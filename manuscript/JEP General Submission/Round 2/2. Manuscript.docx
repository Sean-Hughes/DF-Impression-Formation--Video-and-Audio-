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24B17" w14:textId="1E670EF2" w:rsidR="001B3F21" w:rsidRDefault="001B3F21" w:rsidP="001C4FDD">
      <w:pPr>
        <w:spacing w:line="480" w:lineRule="auto"/>
        <w:ind w:left="360" w:firstLine="0"/>
        <w:jc w:val="center"/>
        <w:rPr>
          <w:rFonts w:ascii="Times New Roman" w:hAnsi="Times New Roman" w:cs="Times New Roman"/>
          <w:b/>
          <w:sz w:val="24"/>
          <w:szCs w:val="24"/>
        </w:rPr>
      </w:pPr>
    </w:p>
    <w:p w14:paraId="72B52178" w14:textId="660B2DFB" w:rsidR="001B3F21" w:rsidRDefault="001B3F21" w:rsidP="00290AA8">
      <w:pPr>
        <w:spacing w:line="480" w:lineRule="auto"/>
        <w:ind w:left="360" w:firstLine="0"/>
        <w:jc w:val="center"/>
        <w:rPr>
          <w:rFonts w:ascii="Times New Roman" w:hAnsi="Times New Roman" w:cs="Times New Roman"/>
          <w:b/>
          <w:sz w:val="24"/>
          <w:szCs w:val="24"/>
        </w:rPr>
      </w:pPr>
    </w:p>
    <w:p w14:paraId="55EFD5A4" w14:textId="4F9181CA" w:rsidR="001B3F21" w:rsidRDefault="001B3F21" w:rsidP="00290AA8">
      <w:pPr>
        <w:spacing w:line="480" w:lineRule="auto"/>
        <w:ind w:left="360" w:firstLine="0"/>
        <w:jc w:val="center"/>
        <w:rPr>
          <w:rFonts w:ascii="Times New Roman" w:hAnsi="Times New Roman" w:cs="Times New Roman"/>
          <w:b/>
          <w:sz w:val="24"/>
          <w:szCs w:val="24"/>
        </w:rPr>
      </w:pPr>
    </w:p>
    <w:p w14:paraId="1559C738" w14:textId="77777777" w:rsidR="001C4FDD" w:rsidRDefault="001C4FDD" w:rsidP="001B3F21">
      <w:pPr>
        <w:spacing w:line="480" w:lineRule="auto"/>
        <w:ind w:firstLine="0"/>
        <w:jc w:val="center"/>
        <w:rPr>
          <w:rFonts w:ascii="Times New Roman" w:eastAsia="Times New Roman" w:hAnsi="Times New Roman" w:cs="Times New Roman"/>
          <w:b/>
          <w:sz w:val="24"/>
          <w:szCs w:val="24"/>
        </w:rPr>
      </w:pPr>
    </w:p>
    <w:p w14:paraId="090A37D5" w14:textId="77777777" w:rsidR="001C4FDD" w:rsidRDefault="001C4FDD" w:rsidP="001B3F21">
      <w:pPr>
        <w:spacing w:line="480" w:lineRule="auto"/>
        <w:ind w:firstLine="0"/>
        <w:jc w:val="center"/>
        <w:rPr>
          <w:rFonts w:ascii="Times New Roman" w:eastAsia="Times New Roman" w:hAnsi="Times New Roman" w:cs="Times New Roman"/>
          <w:b/>
          <w:sz w:val="24"/>
          <w:szCs w:val="24"/>
        </w:rPr>
      </w:pPr>
    </w:p>
    <w:p w14:paraId="5C4EED40" w14:textId="77777777" w:rsidR="001C4FDD" w:rsidRDefault="001C4FDD" w:rsidP="001B3F21">
      <w:pPr>
        <w:spacing w:line="480" w:lineRule="auto"/>
        <w:ind w:firstLine="0"/>
        <w:jc w:val="center"/>
        <w:rPr>
          <w:rFonts w:ascii="Times New Roman" w:eastAsia="Times New Roman" w:hAnsi="Times New Roman" w:cs="Times New Roman"/>
          <w:b/>
          <w:sz w:val="24"/>
          <w:szCs w:val="24"/>
        </w:rPr>
      </w:pPr>
    </w:p>
    <w:p w14:paraId="5FEAB84C" w14:textId="77777777" w:rsidR="001C4FDD" w:rsidRDefault="001C4FDD" w:rsidP="001B3F21">
      <w:pPr>
        <w:spacing w:line="480" w:lineRule="auto"/>
        <w:ind w:firstLine="0"/>
        <w:jc w:val="center"/>
        <w:rPr>
          <w:rFonts w:ascii="Times New Roman" w:eastAsia="Times New Roman" w:hAnsi="Times New Roman" w:cs="Times New Roman"/>
          <w:b/>
          <w:sz w:val="24"/>
          <w:szCs w:val="24"/>
        </w:rPr>
      </w:pPr>
    </w:p>
    <w:p w14:paraId="45532F57" w14:textId="77777777" w:rsidR="001C4FDD" w:rsidRDefault="001C4FDD" w:rsidP="001B3F21">
      <w:pPr>
        <w:spacing w:line="480" w:lineRule="auto"/>
        <w:ind w:firstLine="0"/>
        <w:jc w:val="center"/>
        <w:rPr>
          <w:rFonts w:ascii="Times New Roman" w:eastAsia="Times New Roman" w:hAnsi="Times New Roman" w:cs="Times New Roman"/>
          <w:b/>
          <w:sz w:val="24"/>
          <w:szCs w:val="24"/>
        </w:rPr>
      </w:pPr>
    </w:p>
    <w:p w14:paraId="1C5279DD" w14:textId="24114365" w:rsidR="001B3F21" w:rsidRDefault="001B3F21" w:rsidP="001B3F21">
      <w:pPr>
        <w:spacing w:line="480" w:lineRule="auto"/>
        <w:ind w:firstLine="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Deepfaked Online Content is Highly Effective in Manipulating Attitudes &amp; Intentions</w:t>
      </w:r>
    </w:p>
    <w:p w14:paraId="2319D2E7" w14:textId="77777777" w:rsidR="001B3F21" w:rsidRDefault="001B3F21" w:rsidP="001B3F21">
      <w:pPr>
        <w:spacing w:line="480" w:lineRule="auto"/>
        <w:ind w:firstLine="0"/>
        <w:jc w:val="center"/>
        <w:rPr>
          <w:rFonts w:ascii="Times New Roman" w:eastAsia="Times New Roman" w:hAnsi="Times New Roman" w:cs="Times New Roman"/>
          <w:sz w:val="24"/>
          <w:szCs w:val="24"/>
        </w:rPr>
      </w:pPr>
    </w:p>
    <w:p w14:paraId="1C2CEFB6" w14:textId="05C5B500" w:rsidR="001B3F21" w:rsidRDefault="001B3F21" w:rsidP="00290AA8">
      <w:pPr>
        <w:spacing w:line="480" w:lineRule="auto"/>
        <w:ind w:left="360" w:firstLine="0"/>
        <w:jc w:val="center"/>
        <w:rPr>
          <w:rFonts w:ascii="Times New Roman" w:hAnsi="Times New Roman" w:cs="Times New Roman"/>
          <w:b/>
          <w:sz w:val="24"/>
          <w:szCs w:val="24"/>
        </w:rPr>
      </w:pPr>
    </w:p>
    <w:p w14:paraId="0CBD7501" w14:textId="6A024D4C" w:rsidR="001B3F21" w:rsidRDefault="001B3F21" w:rsidP="00290AA8">
      <w:pPr>
        <w:spacing w:line="480" w:lineRule="auto"/>
        <w:ind w:left="360" w:firstLine="0"/>
        <w:jc w:val="center"/>
        <w:rPr>
          <w:rFonts w:ascii="Times New Roman" w:hAnsi="Times New Roman" w:cs="Times New Roman"/>
          <w:b/>
          <w:sz w:val="24"/>
          <w:szCs w:val="24"/>
        </w:rPr>
      </w:pPr>
    </w:p>
    <w:p w14:paraId="755C4189" w14:textId="12894046" w:rsidR="001B3F21" w:rsidRDefault="001B3F21" w:rsidP="00290AA8">
      <w:pPr>
        <w:spacing w:line="480" w:lineRule="auto"/>
        <w:ind w:left="360" w:firstLine="0"/>
        <w:jc w:val="center"/>
        <w:rPr>
          <w:rFonts w:ascii="Times New Roman" w:hAnsi="Times New Roman" w:cs="Times New Roman"/>
          <w:b/>
          <w:sz w:val="24"/>
          <w:szCs w:val="24"/>
        </w:rPr>
      </w:pPr>
    </w:p>
    <w:p w14:paraId="36736777" w14:textId="14241B7C" w:rsidR="001B3F21" w:rsidRDefault="001B3F21" w:rsidP="00290AA8">
      <w:pPr>
        <w:spacing w:line="480" w:lineRule="auto"/>
        <w:ind w:left="360" w:firstLine="0"/>
        <w:jc w:val="center"/>
        <w:rPr>
          <w:rFonts w:ascii="Times New Roman" w:hAnsi="Times New Roman" w:cs="Times New Roman"/>
          <w:b/>
          <w:sz w:val="24"/>
          <w:szCs w:val="24"/>
        </w:rPr>
      </w:pPr>
    </w:p>
    <w:p w14:paraId="483F1CB1" w14:textId="78D3DE5C" w:rsidR="001B3F21" w:rsidRDefault="001B3F21" w:rsidP="00290AA8">
      <w:pPr>
        <w:spacing w:line="480" w:lineRule="auto"/>
        <w:ind w:left="360" w:firstLine="0"/>
        <w:jc w:val="center"/>
        <w:rPr>
          <w:rFonts w:ascii="Times New Roman" w:hAnsi="Times New Roman" w:cs="Times New Roman"/>
          <w:b/>
          <w:sz w:val="24"/>
          <w:szCs w:val="24"/>
        </w:rPr>
      </w:pPr>
    </w:p>
    <w:p w14:paraId="73065E03" w14:textId="704FC7FF" w:rsidR="001B3F21" w:rsidRDefault="001B3F21" w:rsidP="00290AA8">
      <w:pPr>
        <w:spacing w:line="480" w:lineRule="auto"/>
        <w:ind w:left="360" w:firstLine="0"/>
        <w:jc w:val="center"/>
        <w:rPr>
          <w:rFonts w:ascii="Times New Roman" w:hAnsi="Times New Roman" w:cs="Times New Roman"/>
          <w:b/>
          <w:sz w:val="24"/>
          <w:szCs w:val="24"/>
        </w:rPr>
      </w:pPr>
    </w:p>
    <w:p w14:paraId="3FB87ADF" w14:textId="1DDA2738" w:rsidR="001B3F21" w:rsidRDefault="001B3F21" w:rsidP="00290AA8">
      <w:pPr>
        <w:spacing w:line="480" w:lineRule="auto"/>
        <w:ind w:left="360" w:firstLine="0"/>
        <w:jc w:val="center"/>
        <w:rPr>
          <w:rFonts w:ascii="Times New Roman" w:hAnsi="Times New Roman" w:cs="Times New Roman"/>
          <w:b/>
          <w:sz w:val="24"/>
          <w:szCs w:val="24"/>
        </w:rPr>
      </w:pPr>
    </w:p>
    <w:p w14:paraId="551F4571" w14:textId="4D5EB577" w:rsidR="001B3F21" w:rsidRDefault="001B3F21" w:rsidP="00290AA8">
      <w:pPr>
        <w:spacing w:line="480" w:lineRule="auto"/>
        <w:ind w:left="360" w:firstLine="0"/>
        <w:jc w:val="center"/>
        <w:rPr>
          <w:rFonts w:ascii="Times New Roman" w:hAnsi="Times New Roman" w:cs="Times New Roman"/>
          <w:b/>
          <w:sz w:val="24"/>
          <w:szCs w:val="24"/>
        </w:rPr>
      </w:pPr>
    </w:p>
    <w:p w14:paraId="4564796F" w14:textId="1C5BA945" w:rsidR="001B3F21" w:rsidRDefault="001B3F21" w:rsidP="00290AA8">
      <w:pPr>
        <w:spacing w:line="480" w:lineRule="auto"/>
        <w:ind w:left="360" w:firstLine="0"/>
        <w:jc w:val="center"/>
        <w:rPr>
          <w:rFonts w:ascii="Times New Roman" w:hAnsi="Times New Roman" w:cs="Times New Roman"/>
          <w:b/>
          <w:sz w:val="24"/>
          <w:szCs w:val="24"/>
        </w:rPr>
      </w:pPr>
    </w:p>
    <w:p w14:paraId="037974DE" w14:textId="74EA863C" w:rsidR="001B3F21" w:rsidRDefault="001B3F21" w:rsidP="00290AA8">
      <w:pPr>
        <w:spacing w:line="480" w:lineRule="auto"/>
        <w:ind w:left="360" w:firstLine="0"/>
        <w:jc w:val="center"/>
        <w:rPr>
          <w:rFonts w:ascii="Times New Roman" w:hAnsi="Times New Roman" w:cs="Times New Roman"/>
          <w:b/>
          <w:sz w:val="24"/>
          <w:szCs w:val="24"/>
        </w:rPr>
      </w:pPr>
    </w:p>
    <w:p w14:paraId="642CA999" w14:textId="5A12CA3F" w:rsidR="001B3F21" w:rsidRDefault="001B3F21" w:rsidP="00290AA8">
      <w:pPr>
        <w:spacing w:line="480" w:lineRule="auto"/>
        <w:ind w:left="360" w:firstLine="0"/>
        <w:jc w:val="center"/>
        <w:rPr>
          <w:rFonts w:ascii="Times New Roman" w:hAnsi="Times New Roman" w:cs="Times New Roman"/>
          <w:b/>
          <w:sz w:val="24"/>
          <w:szCs w:val="24"/>
        </w:rPr>
      </w:pPr>
    </w:p>
    <w:p w14:paraId="1DE5CAD9" w14:textId="306FE19E" w:rsidR="001B3F21" w:rsidRDefault="001B3F21" w:rsidP="00290AA8">
      <w:pPr>
        <w:spacing w:line="480" w:lineRule="auto"/>
        <w:ind w:left="360" w:firstLine="0"/>
        <w:jc w:val="center"/>
        <w:rPr>
          <w:rFonts w:ascii="Times New Roman" w:hAnsi="Times New Roman" w:cs="Times New Roman"/>
          <w:b/>
          <w:sz w:val="24"/>
          <w:szCs w:val="24"/>
        </w:rPr>
      </w:pPr>
    </w:p>
    <w:p w14:paraId="4F2F38FF" w14:textId="08796889" w:rsidR="001B3F21" w:rsidRDefault="001B3F21" w:rsidP="00290AA8">
      <w:pPr>
        <w:spacing w:line="480" w:lineRule="auto"/>
        <w:ind w:left="360" w:firstLine="0"/>
        <w:jc w:val="center"/>
        <w:rPr>
          <w:rFonts w:ascii="Times New Roman" w:hAnsi="Times New Roman" w:cs="Times New Roman"/>
          <w:b/>
          <w:sz w:val="24"/>
          <w:szCs w:val="24"/>
        </w:rPr>
      </w:pPr>
    </w:p>
    <w:p w14:paraId="34AC13E1" w14:textId="13AB4788" w:rsidR="001B3F21" w:rsidRDefault="001B3F21" w:rsidP="00290AA8">
      <w:pPr>
        <w:spacing w:line="480" w:lineRule="auto"/>
        <w:ind w:left="360" w:firstLine="0"/>
        <w:jc w:val="center"/>
        <w:rPr>
          <w:rFonts w:ascii="Times New Roman" w:hAnsi="Times New Roman" w:cs="Times New Roman"/>
          <w:b/>
          <w:sz w:val="24"/>
          <w:szCs w:val="24"/>
        </w:rPr>
      </w:pPr>
    </w:p>
    <w:p w14:paraId="2CE3F7DC" w14:textId="77777777" w:rsidR="001B3F21" w:rsidRDefault="001B3F21" w:rsidP="00290AA8">
      <w:pPr>
        <w:spacing w:line="480" w:lineRule="auto"/>
        <w:ind w:left="360" w:firstLine="0"/>
        <w:jc w:val="center"/>
        <w:rPr>
          <w:rFonts w:ascii="Times New Roman" w:hAnsi="Times New Roman" w:cs="Times New Roman"/>
          <w:b/>
          <w:sz w:val="24"/>
          <w:szCs w:val="24"/>
        </w:rPr>
      </w:pPr>
    </w:p>
    <w:p w14:paraId="3E7002E4" w14:textId="5A57D990" w:rsidR="0027432A" w:rsidRPr="0027432A" w:rsidRDefault="00C463C1" w:rsidP="00290AA8">
      <w:pPr>
        <w:spacing w:line="480" w:lineRule="auto"/>
        <w:ind w:left="360" w:firstLine="0"/>
        <w:jc w:val="center"/>
        <w:rPr>
          <w:rFonts w:ascii="Times New Roman" w:hAnsi="Times New Roman" w:cs="Times New Roman"/>
          <w:b/>
          <w:sz w:val="24"/>
          <w:szCs w:val="24"/>
        </w:rPr>
      </w:pPr>
      <w:r>
        <w:rPr>
          <w:rFonts w:ascii="Times New Roman" w:hAnsi="Times New Roman" w:cs="Times New Roman"/>
          <w:b/>
          <w:sz w:val="24"/>
          <w:szCs w:val="24"/>
        </w:rPr>
        <w:lastRenderedPageBreak/>
        <w:t>A</w:t>
      </w:r>
      <w:r w:rsidR="0027432A" w:rsidRPr="0027432A">
        <w:rPr>
          <w:rFonts w:ascii="Times New Roman" w:hAnsi="Times New Roman" w:cs="Times New Roman"/>
          <w:b/>
          <w:sz w:val="24"/>
          <w:szCs w:val="24"/>
        </w:rPr>
        <w:t>bstract</w:t>
      </w:r>
    </w:p>
    <w:p w14:paraId="175338D6" w14:textId="142DD8F2" w:rsidR="0027432A" w:rsidRDefault="00C618D9" w:rsidP="00027986">
      <w:pPr>
        <w:spacing w:line="480" w:lineRule="auto"/>
        <w:ind w:firstLine="0"/>
        <w:rPr>
          <w:rFonts w:ascii="Times New Roman" w:hAnsi="Times New Roman" w:cs="Times New Roman"/>
          <w:sz w:val="24"/>
          <w:szCs w:val="24"/>
        </w:rPr>
      </w:pPr>
      <w:r>
        <w:rPr>
          <w:rFonts w:ascii="Times New Roman" w:hAnsi="Times New Roman" w:cs="Times New Roman"/>
          <w:sz w:val="24"/>
          <w:szCs w:val="24"/>
        </w:rPr>
        <w:t>D</w:t>
      </w:r>
      <w:r w:rsidR="00ED7F64" w:rsidRPr="0027432A">
        <w:rPr>
          <w:rFonts w:ascii="Times New Roman" w:hAnsi="Times New Roman" w:cs="Times New Roman"/>
          <w:sz w:val="24"/>
          <w:szCs w:val="24"/>
        </w:rPr>
        <w:t xml:space="preserve">isinformation has spread rapidly through social media and news sites, biasing our (moral) judgements of </w:t>
      </w:r>
      <w:r w:rsidR="003E249A">
        <w:rPr>
          <w:rFonts w:ascii="Times New Roman" w:hAnsi="Times New Roman" w:cs="Times New Roman"/>
          <w:sz w:val="24"/>
          <w:szCs w:val="24"/>
        </w:rPr>
        <w:t xml:space="preserve">individuals </w:t>
      </w:r>
      <w:r w:rsidR="00ED7F64" w:rsidRPr="0027432A">
        <w:rPr>
          <w:rFonts w:ascii="Times New Roman" w:hAnsi="Times New Roman" w:cs="Times New Roman"/>
          <w:sz w:val="24"/>
          <w:szCs w:val="24"/>
        </w:rPr>
        <w:t xml:space="preserve">and groups. </w:t>
      </w:r>
      <w:r w:rsidR="00561B23" w:rsidRPr="0027432A">
        <w:rPr>
          <w:rFonts w:ascii="Times New Roman" w:hAnsi="Times New Roman" w:cs="Times New Roman"/>
          <w:sz w:val="24"/>
          <w:szCs w:val="24"/>
        </w:rPr>
        <w:t>“Deepfakes</w:t>
      </w:r>
      <w:r w:rsidR="00250BDD" w:rsidRPr="0027432A">
        <w:rPr>
          <w:rFonts w:ascii="Times New Roman" w:hAnsi="Times New Roman" w:cs="Times New Roman"/>
          <w:sz w:val="24"/>
          <w:szCs w:val="24"/>
        </w:rPr>
        <w:t>”</w:t>
      </w:r>
      <w:r w:rsidR="00561B23" w:rsidRPr="0027432A">
        <w:rPr>
          <w:rFonts w:ascii="Times New Roman" w:hAnsi="Times New Roman" w:cs="Times New Roman"/>
          <w:sz w:val="24"/>
          <w:szCs w:val="24"/>
        </w:rPr>
        <w:t xml:space="preserve">, a new type of AI-generated media, </w:t>
      </w:r>
      <w:r w:rsidR="00ED7F64" w:rsidRPr="0027432A">
        <w:rPr>
          <w:rFonts w:ascii="Times New Roman" w:hAnsi="Times New Roman" w:cs="Times New Roman"/>
          <w:sz w:val="24"/>
          <w:szCs w:val="24"/>
        </w:rPr>
        <w:t>represent</w:t>
      </w:r>
      <w:r w:rsidR="002920C0" w:rsidRPr="0027432A">
        <w:rPr>
          <w:rFonts w:ascii="Times New Roman" w:hAnsi="Times New Roman" w:cs="Times New Roman"/>
          <w:sz w:val="24"/>
          <w:szCs w:val="24"/>
        </w:rPr>
        <w:t xml:space="preserve"> </w:t>
      </w:r>
      <w:r w:rsidR="00561B23" w:rsidRPr="0027432A">
        <w:rPr>
          <w:rFonts w:ascii="Times New Roman" w:hAnsi="Times New Roman" w:cs="Times New Roman"/>
          <w:sz w:val="24"/>
          <w:szCs w:val="24"/>
        </w:rPr>
        <w:t xml:space="preserve">a </w:t>
      </w:r>
      <w:r w:rsidR="009559D3" w:rsidRPr="0027432A">
        <w:rPr>
          <w:rFonts w:ascii="Times New Roman" w:hAnsi="Times New Roman" w:cs="Times New Roman"/>
          <w:sz w:val="24"/>
          <w:szCs w:val="24"/>
        </w:rPr>
        <w:t xml:space="preserve">powerful </w:t>
      </w:r>
      <w:r w:rsidR="00A040B8" w:rsidRPr="0027432A">
        <w:rPr>
          <w:rFonts w:ascii="Times New Roman" w:hAnsi="Times New Roman" w:cs="Times New Roman"/>
          <w:sz w:val="24"/>
          <w:szCs w:val="24"/>
        </w:rPr>
        <w:t>tool</w:t>
      </w:r>
      <w:r w:rsidR="009559D3" w:rsidRPr="0027432A">
        <w:rPr>
          <w:rFonts w:ascii="Times New Roman" w:hAnsi="Times New Roman" w:cs="Times New Roman"/>
          <w:sz w:val="24"/>
          <w:szCs w:val="24"/>
        </w:rPr>
        <w:t xml:space="preserve"> </w:t>
      </w:r>
      <w:r w:rsidR="007B2D8D" w:rsidRPr="0027432A">
        <w:rPr>
          <w:rFonts w:ascii="Times New Roman" w:hAnsi="Times New Roman" w:cs="Times New Roman"/>
          <w:sz w:val="24"/>
          <w:szCs w:val="24"/>
        </w:rPr>
        <w:t xml:space="preserve">for </w:t>
      </w:r>
      <w:r w:rsidR="009559D3" w:rsidRPr="0027432A">
        <w:rPr>
          <w:rFonts w:ascii="Times New Roman" w:hAnsi="Times New Roman" w:cs="Times New Roman"/>
          <w:sz w:val="24"/>
          <w:szCs w:val="24"/>
        </w:rPr>
        <w:t>spread</w:t>
      </w:r>
      <w:r w:rsidR="007B2D8D" w:rsidRPr="0027432A">
        <w:rPr>
          <w:rFonts w:ascii="Times New Roman" w:hAnsi="Times New Roman" w:cs="Times New Roman"/>
          <w:sz w:val="24"/>
          <w:szCs w:val="24"/>
        </w:rPr>
        <w:t>ing</w:t>
      </w:r>
      <w:r w:rsidR="009559D3" w:rsidRPr="0027432A">
        <w:rPr>
          <w:rFonts w:ascii="Times New Roman" w:hAnsi="Times New Roman" w:cs="Times New Roman"/>
          <w:sz w:val="24"/>
          <w:szCs w:val="24"/>
        </w:rPr>
        <w:t xml:space="preserve"> disinformation on</w:t>
      </w:r>
      <w:r w:rsidR="00561B23" w:rsidRPr="0027432A">
        <w:rPr>
          <w:rFonts w:ascii="Times New Roman" w:hAnsi="Times New Roman" w:cs="Times New Roman"/>
          <w:sz w:val="24"/>
          <w:szCs w:val="24"/>
        </w:rPr>
        <w:t>line</w:t>
      </w:r>
      <w:r w:rsidR="009559D3" w:rsidRPr="0027432A">
        <w:rPr>
          <w:rFonts w:ascii="Times New Roman" w:hAnsi="Times New Roman" w:cs="Times New Roman"/>
          <w:sz w:val="24"/>
          <w:szCs w:val="24"/>
        </w:rPr>
        <w:t>.</w:t>
      </w:r>
      <w:r w:rsidR="007B2D8D" w:rsidRPr="0027432A">
        <w:rPr>
          <w:rFonts w:ascii="Times New Roman" w:hAnsi="Times New Roman" w:cs="Times New Roman"/>
          <w:sz w:val="24"/>
          <w:szCs w:val="24"/>
        </w:rPr>
        <w:t xml:space="preserve"> </w:t>
      </w:r>
      <w:r w:rsidR="00F74379" w:rsidRPr="0027432A">
        <w:rPr>
          <w:rFonts w:ascii="Times New Roman" w:hAnsi="Times New Roman" w:cs="Times New Roman"/>
          <w:sz w:val="24"/>
          <w:szCs w:val="24"/>
        </w:rPr>
        <w:t xml:space="preserve">Although </w:t>
      </w:r>
      <w:r w:rsidR="004B7F90">
        <w:rPr>
          <w:rFonts w:ascii="Times New Roman" w:hAnsi="Times New Roman" w:cs="Times New Roman"/>
          <w:sz w:val="24"/>
          <w:szCs w:val="24"/>
        </w:rPr>
        <w:t>they</w:t>
      </w:r>
      <w:r w:rsidR="00282A7C" w:rsidRPr="0027432A">
        <w:rPr>
          <w:rFonts w:ascii="Times New Roman" w:hAnsi="Times New Roman" w:cs="Times New Roman"/>
          <w:sz w:val="24"/>
          <w:szCs w:val="24"/>
        </w:rPr>
        <w:t xml:space="preserve"> </w:t>
      </w:r>
      <w:r w:rsidR="0049453F" w:rsidRPr="0027432A">
        <w:rPr>
          <w:rFonts w:ascii="Times New Roman" w:hAnsi="Times New Roman" w:cs="Times New Roman"/>
          <w:sz w:val="24"/>
          <w:szCs w:val="24"/>
        </w:rPr>
        <w:t xml:space="preserve">may </w:t>
      </w:r>
      <w:r w:rsidR="004F5E9F" w:rsidRPr="0027432A">
        <w:rPr>
          <w:rFonts w:ascii="Times New Roman" w:hAnsi="Times New Roman" w:cs="Times New Roman"/>
          <w:sz w:val="24"/>
          <w:szCs w:val="24"/>
        </w:rPr>
        <w:t>appear genuine</w:t>
      </w:r>
      <w:r w:rsidR="006D3219">
        <w:rPr>
          <w:rFonts w:ascii="Times New Roman" w:hAnsi="Times New Roman" w:cs="Times New Roman"/>
          <w:sz w:val="24"/>
          <w:szCs w:val="24"/>
        </w:rPr>
        <w:t>,</w:t>
      </w:r>
      <w:r w:rsidR="00F74379" w:rsidRPr="0027432A">
        <w:rPr>
          <w:rFonts w:ascii="Times New Roman" w:hAnsi="Times New Roman" w:cs="Times New Roman"/>
          <w:sz w:val="24"/>
          <w:szCs w:val="24"/>
        </w:rPr>
        <w:t xml:space="preserve"> </w:t>
      </w:r>
      <w:r w:rsidR="004B7F90">
        <w:rPr>
          <w:rFonts w:ascii="Times New Roman" w:hAnsi="Times New Roman" w:cs="Times New Roman"/>
          <w:sz w:val="24"/>
          <w:szCs w:val="24"/>
        </w:rPr>
        <w:t xml:space="preserve">Deepfakes </w:t>
      </w:r>
      <w:r w:rsidR="00F74379" w:rsidRPr="0027432A">
        <w:rPr>
          <w:rFonts w:ascii="Times New Roman" w:hAnsi="Times New Roman" w:cs="Times New Roman"/>
          <w:sz w:val="24"/>
          <w:szCs w:val="24"/>
        </w:rPr>
        <w:t xml:space="preserve">are </w:t>
      </w:r>
      <w:r w:rsidR="009C15BD" w:rsidRPr="0027432A">
        <w:rPr>
          <w:rFonts w:ascii="Times New Roman" w:hAnsi="Times New Roman" w:cs="Times New Roman"/>
          <w:sz w:val="24"/>
          <w:szCs w:val="24"/>
        </w:rPr>
        <w:t>hyper</w:t>
      </w:r>
      <w:r w:rsidR="001147E1" w:rsidRPr="0027432A">
        <w:rPr>
          <w:rFonts w:ascii="Times New Roman" w:hAnsi="Times New Roman" w:cs="Times New Roman"/>
          <w:sz w:val="24"/>
          <w:szCs w:val="24"/>
        </w:rPr>
        <w:t xml:space="preserve">-realistic </w:t>
      </w:r>
      <w:r w:rsidR="004F5E9F" w:rsidRPr="0027432A">
        <w:rPr>
          <w:rFonts w:ascii="Times New Roman" w:hAnsi="Times New Roman" w:cs="Times New Roman"/>
          <w:sz w:val="24"/>
          <w:szCs w:val="24"/>
        </w:rPr>
        <w:t>fabrication</w:t>
      </w:r>
      <w:r w:rsidR="009C15BD" w:rsidRPr="0027432A">
        <w:rPr>
          <w:rFonts w:ascii="Times New Roman" w:hAnsi="Times New Roman" w:cs="Times New Roman"/>
          <w:sz w:val="24"/>
          <w:szCs w:val="24"/>
        </w:rPr>
        <w:t>s</w:t>
      </w:r>
      <w:r w:rsidR="008D56E1" w:rsidRPr="0027432A">
        <w:rPr>
          <w:rFonts w:ascii="Times New Roman" w:hAnsi="Times New Roman" w:cs="Times New Roman"/>
          <w:sz w:val="24"/>
          <w:szCs w:val="24"/>
        </w:rPr>
        <w:t xml:space="preserve"> that</w:t>
      </w:r>
      <w:r w:rsidR="009C15BD" w:rsidRPr="0027432A">
        <w:rPr>
          <w:rFonts w:ascii="Times New Roman" w:hAnsi="Times New Roman" w:cs="Times New Roman"/>
          <w:sz w:val="24"/>
          <w:szCs w:val="24"/>
        </w:rPr>
        <w:t xml:space="preserve"> enable one to </w:t>
      </w:r>
      <w:r w:rsidR="006D3219">
        <w:rPr>
          <w:rFonts w:ascii="Times New Roman" w:hAnsi="Times New Roman" w:cs="Times New Roman"/>
          <w:sz w:val="24"/>
          <w:szCs w:val="24"/>
        </w:rPr>
        <w:t xml:space="preserve">digitally </w:t>
      </w:r>
      <w:r w:rsidR="009C15BD" w:rsidRPr="0027432A">
        <w:rPr>
          <w:rFonts w:ascii="Times New Roman" w:hAnsi="Times New Roman" w:cs="Times New Roman"/>
          <w:sz w:val="24"/>
          <w:szCs w:val="24"/>
        </w:rPr>
        <w:t xml:space="preserve">control </w:t>
      </w:r>
      <w:r w:rsidR="003E249A">
        <w:rPr>
          <w:rFonts w:ascii="Times New Roman" w:hAnsi="Times New Roman" w:cs="Times New Roman"/>
          <w:sz w:val="24"/>
          <w:szCs w:val="24"/>
        </w:rPr>
        <w:t>another person’s appearance and actions</w:t>
      </w:r>
      <w:r w:rsidR="009C15BD" w:rsidRPr="0027432A">
        <w:rPr>
          <w:rFonts w:ascii="Times New Roman" w:hAnsi="Times New Roman" w:cs="Times New Roman"/>
          <w:sz w:val="24"/>
          <w:szCs w:val="24"/>
        </w:rPr>
        <w:t>.</w:t>
      </w:r>
      <w:r w:rsidR="008D56E1" w:rsidRPr="0027432A">
        <w:rPr>
          <w:rFonts w:ascii="Times New Roman" w:hAnsi="Times New Roman" w:cs="Times New Roman"/>
          <w:sz w:val="24"/>
          <w:szCs w:val="24"/>
        </w:rPr>
        <w:t xml:space="preserve"> </w:t>
      </w:r>
      <w:r w:rsidR="007B2D8D" w:rsidRPr="0027432A">
        <w:rPr>
          <w:rFonts w:ascii="Times New Roman" w:hAnsi="Times New Roman" w:cs="Times New Roman"/>
          <w:sz w:val="24"/>
          <w:szCs w:val="24"/>
        </w:rPr>
        <w:t xml:space="preserve">Across </w:t>
      </w:r>
      <w:r w:rsidR="00175605">
        <w:rPr>
          <w:rFonts w:ascii="Times New Roman" w:hAnsi="Times New Roman" w:cs="Times New Roman"/>
          <w:sz w:val="24"/>
          <w:szCs w:val="24"/>
        </w:rPr>
        <w:t xml:space="preserve">five </w:t>
      </w:r>
      <w:r w:rsidR="00D11F22" w:rsidRPr="0027432A">
        <w:rPr>
          <w:rFonts w:ascii="Times New Roman" w:hAnsi="Times New Roman" w:cs="Times New Roman"/>
          <w:sz w:val="24"/>
          <w:szCs w:val="24"/>
        </w:rPr>
        <w:t>stud</w:t>
      </w:r>
      <w:r w:rsidR="00175605">
        <w:rPr>
          <w:rFonts w:ascii="Times New Roman" w:hAnsi="Times New Roman" w:cs="Times New Roman"/>
          <w:sz w:val="24"/>
          <w:szCs w:val="24"/>
        </w:rPr>
        <w:t>ies</w:t>
      </w:r>
      <w:r w:rsidR="00D11F22" w:rsidRPr="0027432A">
        <w:rPr>
          <w:rFonts w:ascii="Times New Roman" w:hAnsi="Times New Roman" w:cs="Times New Roman"/>
          <w:sz w:val="24"/>
          <w:szCs w:val="24"/>
        </w:rPr>
        <w:t xml:space="preserve"> </w:t>
      </w:r>
      <w:r w:rsidR="004F20D4" w:rsidRPr="0027432A">
        <w:rPr>
          <w:rFonts w:ascii="Times New Roman" w:hAnsi="Times New Roman" w:cs="Times New Roman"/>
          <w:sz w:val="24"/>
          <w:szCs w:val="24"/>
        </w:rPr>
        <w:t>(N = 2</w:t>
      </w:r>
      <w:r w:rsidR="00175605">
        <w:rPr>
          <w:rFonts w:ascii="Times New Roman" w:hAnsi="Times New Roman" w:cs="Times New Roman"/>
          <w:sz w:val="24"/>
          <w:szCs w:val="24"/>
        </w:rPr>
        <w:t>033</w:t>
      </w:r>
      <w:r w:rsidR="004F20D4" w:rsidRPr="0027432A">
        <w:rPr>
          <w:rFonts w:ascii="Times New Roman" w:hAnsi="Times New Roman" w:cs="Times New Roman"/>
          <w:sz w:val="24"/>
          <w:szCs w:val="24"/>
        </w:rPr>
        <w:t xml:space="preserve">) </w:t>
      </w:r>
      <w:r w:rsidR="007C5B97" w:rsidRPr="0027432A">
        <w:rPr>
          <w:rFonts w:ascii="Times New Roman" w:hAnsi="Times New Roman" w:cs="Times New Roman"/>
          <w:sz w:val="24"/>
          <w:szCs w:val="24"/>
        </w:rPr>
        <w:t>we examine</w:t>
      </w:r>
      <w:r w:rsidR="007C5B97">
        <w:rPr>
          <w:rFonts w:ascii="Times New Roman" w:hAnsi="Times New Roman" w:cs="Times New Roman"/>
          <w:sz w:val="24"/>
          <w:szCs w:val="24"/>
        </w:rPr>
        <w:t>d</w:t>
      </w:r>
      <w:r w:rsidR="007C5B97" w:rsidRPr="0027432A">
        <w:rPr>
          <w:rFonts w:ascii="Times New Roman" w:hAnsi="Times New Roman" w:cs="Times New Roman"/>
          <w:sz w:val="24"/>
          <w:szCs w:val="24"/>
        </w:rPr>
        <w:t xml:space="preserve"> the psychological impact </w:t>
      </w:r>
      <w:r w:rsidR="003E249A">
        <w:rPr>
          <w:rFonts w:ascii="Times New Roman" w:hAnsi="Times New Roman" w:cs="Times New Roman"/>
          <w:sz w:val="24"/>
          <w:szCs w:val="24"/>
        </w:rPr>
        <w:t xml:space="preserve">of </w:t>
      </w:r>
      <w:r w:rsidR="007C5B97">
        <w:rPr>
          <w:rFonts w:ascii="Times New Roman" w:hAnsi="Times New Roman" w:cs="Times New Roman"/>
          <w:sz w:val="24"/>
          <w:szCs w:val="24"/>
        </w:rPr>
        <w:t>Deepfakes</w:t>
      </w:r>
      <w:r w:rsidR="007C5B97" w:rsidRPr="0027432A">
        <w:rPr>
          <w:rFonts w:ascii="Times New Roman" w:hAnsi="Times New Roman" w:cs="Times New Roman"/>
          <w:sz w:val="24"/>
          <w:szCs w:val="24"/>
        </w:rPr>
        <w:t xml:space="preserve"> on viewers.</w:t>
      </w:r>
      <w:r w:rsidR="007C5B97">
        <w:rPr>
          <w:rFonts w:ascii="Times New Roman" w:hAnsi="Times New Roman" w:cs="Times New Roman"/>
          <w:sz w:val="24"/>
          <w:szCs w:val="24"/>
        </w:rPr>
        <w:t xml:space="preserve"> P</w:t>
      </w:r>
      <w:r w:rsidR="00561B23" w:rsidRPr="0027432A">
        <w:rPr>
          <w:rFonts w:ascii="Times New Roman" w:hAnsi="Times New Roman" w:cs="Times New Roman"/>
          <w:sz w:val="24"/>
          <w:szCs w:val="24"/>
        </w:rPr>
        <w:t xml:space="preserve">articipants </w:t>
      </w:r>
      <w:r w:rsidR="007C5B97">
        <w:rPr>
          <w:rFonts w:ascii="Times New Roman" w:hAnsi="Times New Roman" w:cs="Times New Roman"/>
          <w:sz w:val="24"/>
          <w:szCs w:val="24"/>
        </w:rPr>
        <w:t xml:space="preserve">were exposed </w:t>
      </w:r>
      <w:r w:rsidR="004F5E9F" w:rsidRPr="0027432A">
        <w:rPr>
          <w:rFonts w:ascii="Times New Roman" w:hAnsi="Times New Roman" w:cs="Times New Roman"/>
          <w:sz w:val="24"/>
          <w:szCs w:val="24"/>
        </w:rPr>
        <w:t xml:space="preserve">to </w:t>
      </w:r>
      <w:r w:rsidR="00175605">
        <w:rPr>
          <w:rFonts w:ascii="Times New Roman" w:hAnsi="Times New Roman" w:cs="Times New Roman"/>
          <w:sz w:val="24"/>
          <w:szCs w:val="24"/>
        </w:rPr>
        <w:t xml:space="preserve">either </w:t>
      </w:r>
      <w:r w:rsidR="004F5E9F" w:rsidRPr="0027432A">
        <w:rPr>
          <w:rFonts w:ascii="Times New Roman" w:hAnsi="Times New Roman" w:cs="Times New Roman"/>
          <w:sz w:val="24"/>
          <w:szCs w:val="24"/>
        </w:rPr>
        <w:t xml:space="preserve">genuine or Deepfaked </w:t>
      </w:r>
      <w:r w:rsidR="007C5B97">
        <w:rPr>
          <w:rFonts w:ascii="Times New Roman" w:hAnsi="Times New Roman" w:cs="Times New Roman"/>
          <w:sz w:val="24"/>
          <w:szCs w:val="24"/>
        </w:rPr>
        <w:t>online content</w:t>
      </w:r>
      <w:r w:rsidR="00A040B8" w:rsidRPr="0027432A">
        <w:rPr>
          <w:rFonts w:ascii="Times New Roman" w:hAnsi="Times New Roman" w:cs="Times New Roman"/>
          <w:sz w:val="24"/>
          <w:szCs w:val="24"/>
        </w:rPr>
        <w:t xml:space="preserve">, </w:t>
      </w:r>
      <w:r w:rsidR="007C5B97">
        <w:rPr>
          <w:rFonts w:ascii="Times New Roman" w:hAnsi="Times New Roman" w:cs="Times New Roman"/>
          <w:sz w:val="24"/>
          <w:szCs w:val="24"/>
        </w:rPr>
        <w:t xml:space="preserve">after which </w:t>
      </w:r>
      <w:r w:rsidR="00250BDD" w:rsidRPr="0027432A">
        <w:rPr>
          <w:rFonts w:ascii="Times New Roman" w:hAnsi="Times New Roman" w:cs="Times New Roman"/>
          <w:sz w:val="24"/>
          <w:szCs w:val="24"/>
        </w:rPr>
        <w:t xml:space="preserve">their </w:t>
      </w:r>
      <w:r w:rsidR="003E249A">
        <w:rPr>
          <w:rFonts w:ascii="Times New Roman" w:hAnsi="Times New Roman" w:cs="Times New Roman"/>
          <w:sz w:val="24"/>
          <w:szCs w:val="24"/>
        </w:rPr>
        <w:t xml:space="preserve">(implicit) attitudes and </w:t>
      </w:r>
      <w:r w:rsidR="00201053">
        <w:rPr>
          <w:rFonts w:ascii="Times New Roman" w:hAnsi="Times New Roman" w:cs="Times New Roman"/>
          <w:sz w:val="24"/>
          <w:szCs w:val="24"/>
        </w:rPr>
        <w:t xml:space="preserve">sharing </w:t>
      </w:r>
      <w:r w:rsidR="00F43473" w:rsidRPr="0027432A">
        <w:rPr>
          <w:rFonts w:ascii="Times New Roman" w:hAnsi="Times New Roman" w:cs="Times New Roman"/>
          <w:sz w:val="24"/>
          <w:szCs w:val="24"/>
        </w:rPr>
        <w:t>intentions</w:t>
      </w:r>
      <w:r w:rsidR="007C5B97">
        <w:rPr>
          <w:rFonts w:ascii="Times New Roman" w:hAnsi="Times New Roman" w:cs="Times New Roman"/>
          <w:sz w:val="24"/>
          <w:szCs w:val="24"/>
        </w:rPr>
        <w:t xml:space="preserve"> were measured</w:t>
      </w:r>
      <w:r w:rsidR="004F5E9F" w:rsidRPr="0027432A">
        <w:rPr>
          <w:rFonts w:ascii="Times New Roman" w:hAnsi="Times New Roman" w:cs="Times New Roman"/>
          <w:sz w:val="24"/>
          <w:szCs w:val="24"/>
        </w:rPr>
        <w:t>.</w:t>
      </w:r>
      <w:r w:rsidR="00F43473" w:rsidRPr="0027432A">
        <w:rPr>
          <w:rFonts w:ascii="Times New Roman" w:hAnsi="Times New Roman" w:cs="Times New Roman"/>
          <w:sz w:val="24"/>
          <w:szCs w:val="24"/>
        </w:rPr>
        <w:t xml:space="preserve"> </w:t>
      </w:r>
      <w:r w:rsidR="004B7F90">
        <w:rPr>
          <w:rFonts w:ascii="Times New Roman" w:hAnsi="Times New Roman" w:cs="Times New Roman"/>
          <w:sz w:val="24"/>
          <w:szCs w:val="24"/>
        </w:rPr>
        <w:t xml:space="preserve">We found </w:t>
      </w:r>
      <w:r w:rsidR="007C5B97">
        <w:rPr>
          <w:rFonts w:ascii="Times New Roman" w:hAnsi="Times New Roman" w:cs="Times New Roman"/>
          <w:sz w:val="24"/>
          <w:szCs w:val="24"/>
        </w:rPr>
        <w:t>that Deepfakes</w:t>
      </w:r>
      <w:r w:rsidR="00926031" w:rsidRPr="0027432A">
        <w:rPr>
          <w:rFonts w:ascii="Times New Roman" w:hAnsi="Times New Roman" w:cs="Times New Roman"/>
          <w:sz w:val="24"/>
          <w:szCs w:val="24"/>
        </w:rPr>
        <w:t xml:space="preserve"> </w:t>
      </w:r>
      <w:r w:rsidR="00175605">
        <w:rPr>
          <w:rFonts w:ascii="Times New Roman" w:hAnsi="Times New Roman" w:cs="Times New Roman"/>
          <w:sz w:val="24"/>
          <w:szCs w:val="24"/>
        </w:rPr>
        <w:t xml:space="preserve">quickly and </w:t>
      </w:r>
      <w:r w:rsidR="002D756A">
        <w:rPr>
          <w:rFonts w:ascii="Times New Roman" w:hAnsi="Times New Roman" w:cs="Times New Roman"/>
          <w:sz w:val="24"/>
          <w:szCs w:val="24"/>
        </w:rPr>
        <w:t xml:space="preserve">effectively </w:t>
      </w:r>
      <w:r w:rsidR="00175605">
        <w:rPr>
          <w:rFonts w:ascii="Times New Roman" w:hAnsi="Times New Roman" w:cs="Times New Roman"/>
          <w:sz w:val="24"/>
          <w:szCs w:val="24"/>
        </w:rPr>
        <w:t xml:space="preserve">allow their creators to </w:t>
      </w:r>
      <w:r w:rsidR="002D756A">
        <w:rPr>
          <w:rFonts w:ascii="Times New Roman" w:hAnsi="Times New Roman" w:cs="Times New Roman"/>
          <w:sz w:val="24"/>
          <w:szCs w:val="24"/>
        </w:rPr>
        <w:t>manipulat</w:t>
      </w:r>
      <w:r w:rsidR="00175605">
        <w:rPr>
          <w:rFonts w:ascii="Times New Roman" w:hAnsi="Times New Roman" w:cs="Times New Roman"/>
          <w:sz w:val="24"/>
          <w:szCs w:val="24"/>
        </w:rPr>
        <w:t>e</w:t>
      </w:r>
      <w:r w:rsidR="002D756A">
        <w:rPr>
          <w:rFonts w:ascii="Times New Roman" w:hAnsi="Times New Roman" w:cs="Times New Roman"/>
          <w:sz w:val="24"/>
          <w:szCs w:val="24"/>
        </w:rPr>
        <w:t xml:space="preserve"> </w:t>
      </w:r>
      <w:r w:rsidR="005720EE" w:rsidRPr="0027432A">
        <w:rPr>
          <w:rFonts w:ascii="Times New Roman" w:hAnsi="Times New Roman" w:cs="Times New Roman"/>
          <w:sz w:val="24"/>
          <w:szCs w:val="24"/>
        </w:rPr>
        <w:t>public perceptions</w:t>
      </w:r>
      <w:r w:rsidR="00175605">
        <w:rPr>
          <w:rFonts w:ascii="Times New Roman" w:hAnsi="Times New Roman" w:cs="Times New Roman"/>
          <w:sz w:val="24"/>
          <w:szCs w:val="24"/>
        </w:rPr>
        <w:t xml:space="preserve"> of a target in both positive and negative directions</w:t>
      </w:r>
      <w:r w:rsidR="00250BDD" w:rsidRPr="0027432A">
        <w:rPr>
          <w:rFonts w:ascii="Times New Roman" w:hAnsi="Times New Roman" w:cs="Times New Roman"/>
          <w:sz w:val="24"/>
          <w:szCs w:val="24"/>
        </w:rPr>
        <w:t>. M</w:t>
      </w:r>
      <w:r w:rsidR="0049581D" w:rsidRPr="0027432A">
        <w:rPr>
          <w:rFonts w:ascii="Times New Roman" w:hAnsi="Times New Roman" w:cs="Times New Roman"/>
          <w:sz w:val="24"/>
          <w:szCs w:val="24"/>
        </w:rPr>
        <w:t xml:space="preserve">any </w:t>
      </w:r>
      <w:r w:rsidR="007B2D8D" w:rsidRPr="0027432A">
        <w:rPr>
          <w:rFonts w:ascii="Times New Roman" w:hAnsi="Times New Roman" w:cs="Times New Roman"/>
          <w:sz w:val="24"/>
          <w:szCs w:val="24"/>
        </w:rPr>
        <w:t xml:space="preserve">are </w:t>
      </w:r>
      <w:r w:rsidR="00926031" w:rsidRPr="0027432A">
        <w:rPr>
          <w:rFonts w:ascii="Times New Roman" w:hAnsi="Times New Roman" w:cs="Times New Roman"/>
          <w:sz w:val="24"/>
          <w:szCs w:val="24"/>
        </w:rPr>
        <w:t xml:space="preserve">unaware that Deepfaking </w:t>
      </w:r>
      <w:r w:rsidR="007B2D8D" w:rsidRPr="0027432A">
        <w:rPr>
          <w:rFonts w:ascii="Times New Roman" w:hAnsi="Times New Roman" w:cs="Times New Roman"/>
          <w:sz w:val="24"/>
          <w:szCs w:val="24"/>
        </w:rPr>
        <w:t>is possible</w:t>
      </w:r>
      <w:r w:rsidR="003E249A">
        <w:rPr>
          <w:rFonts w:ascii="Times New Roman" w:hAnsi="Times New Roman" w:cs="Times New Roman"/>
          <w:sz w:val="24"/>
          <w:szCs w:val="24"/>
        </w:rPr>
        <w:t>,</w:t>
      </w:r>
      <w:r w:rsidR="00926031" w:rsidRPr="0027432A">
        <w:rPr>
          <w:rFonts w:ascii="Times New Roman" w:hAnsi="Times New Roman" w:cs="Times New Roman"/>
          <w:sz w:val="24"/>
          <w:szCs w:val="24"/>
        </w:rPr>
        <w:t xml:space="preserve"> </w:t>
      </w:r>
      <w:r w:rsidR="007B2D8D" w:rsidRPr="0027432A">
        <w:rPr>
          <w:rFonts w:ascii="Times New Roman" w:hAnsi="Times New Roman" w:cs="Times New Roman"/>
          <w:sz w:val="24"/>
          <w:szCs w:val="24"/>
        </w:rPr>
        <w:t xml:space="preserve">find </w:t>
      </w:r>
      <w:r w:rsidR="00926031" w:rsidRPr="0027432A">
        <w:rPr>
          <w:rFonts w:ascii="Times New Roman" w:hAnsi="Times New Roman" w:cs="Times New Roman"/>
          <w:sz w:val="24"/>
          <w:szCs w:val="24"/>
        </w:rPr>
        <w:t xml:space="preserve">it difficult to detect when they </w:t>
      </w:r>
      <w:r w:rsidR="007B2D8D" w:rsidRPr="0027432A">
        <w:rPr>
          <w:rFonts w:ascii="Times New Roman" w:hAnsi="Times New Roman" w:cs="Times New Roman"/>
          <w:sz w:val="24"/>
          <w:szCs w:val="24"/>
        </w:rPr>
        <w:t xml:space="preserve">are </w:t>
      </w:r>
      <w:r w:rsidR="003E249A">
        <w:rPr>
          <w:rFonts w:ascii="Times New Roman" w:hAnsi="Times New Roman" w:cs="Times New Roman"/>
          <w:sz w:val="24"/>
          <w:szCs w:val="24"/>
        </w:rPr>
        <w:t>being exposed to it,</w:t>
      </w:r>
      <w:r w:rsidR="00926031" w:rsidRPr="0027432A">
        <w:rPr>
          <w:rFonts w:ascii="Times New Roman" w:hAnsi="Times New Roman" w:cs="Times New Roman"/>
          <w:sz w:val="24"/>
          <w:szCs w:val="24"/>
        </w:rPr>
        <w:t xml:space="preserve"> and neithe</w:t>
      </w:r>
      <w:r w:rsidR="008310AB" w:rsidRPr="0027432A">
        <w:rPr>
          <w:rFonts w:ascii="Times New Roman" w:hAnsi="Times New Roman" w:cs="Times New Roman"/>
          <w:sz w:val="24"/>
          <w:szCs w:val="24"/>
        </w:rPr>
        <w:t>r awareness nor detection serve</w:t>
      </w:r>
      <w:r w:rsidR="007B2D8D" w:rsidRPr="0027432A">
        <w:rPr>
          <w:rFonts w:ascii="Times New Roman" w:hAnsi="Times New Roman" w:cs="Times New Roman"/>
          <w:sz w:val="24"/>
          <w:szCs w:val="24"/>
        </w:rPr>
        <w:t>s</w:t>
      </w:r>
      <w:r w:rsidR="00926031" w:rsidRPr="0027432A">
        <w:rPr>
          <w:rFonts w:ascii="Times New Roman" w:hAnsi="Times New Roman" w:cs="Times New Roman"/>
          <w:sz w:val="24"/>
          <w:szCs w:val="24"/>
        </w:rPr>
        <w:t xml:space="preserve"> to protect </w:t>
      </w:r>
      <w:r w:rsidR="002C22CD" w:rsidRPr="0027432A">
        <w:rPr>
          <w:rFonts w:ascii="Times New Roman" w:hAnsi="Times New Roman" w:cs="Times New Roman"/>
          <w:sz w:val="24"/>
          <w:szCs w:val="24"/>
        </w:rPr>
        <w:t>them</w:t>
      </w:r>
      <w:r w:rsidR="00E52C5D" w:rsidRPr="0027432A">
        <w:rPr>
          <w:rFonts w:ascii="Times New Roman" w:hAnsi="Times New Roman" w:cs="Times New Roman"/>
          <w:sz w:val="24"/>
          <w:szCs w:val="24"/>
        </w:rPr>
        <w:t xml:space="preserve"> </w:t>
      </w:r>
      <w:r w:rsidR="00926031" w:rsidRPr="0027432A">
        <w:rPr>
          <w:rFonts w:ascii="Times New Roman" w:hAnsi="Times New Roman" w:cs="Times New Roman"/>
          <w:sz w:val="24"/>
          <w:szCs w:val="24"/>
        </w:rPr>
        <w:t>from its influence.</w:t>
      </w:r>
      <w:r w:rsidR="00427DAA" w:rsidRPr="0027432A">
        <w:rPr>
          <w:rFonts w:ascii="Times New Roman" w:hAnsi="Times New Roman" w:cs="Times New Roman"/>
          <w:sz w:val="24"/>
          <w:szCs w:val="24"/>
        </w:rPr>
        <w:t xml:space="preserve"> </w:t>
      </w:r>
      <w:r w:rsidR="003E249A">
        <w:rPr>
          <w:rFonts w:ascii="Times New Roman" w:hAnsi="Times New Roman" w:cs="Times New Roman"/>
          <w:sz w:val="24"/>
          <w:szCs w:val="24"/>
        </w:rPr>
        <w:t>P</w:t>
      </w:r>
      <w:r w:rsidR="00427DAA" w:rsidRPr="0027432A">
        <w:rPr>
          <w:rFonts w:ascii="Times New Roman" w:hAnsi="Times New Roman" w:cs="Times New Roman"/>
          <w:sz w:val="24"/>
          <w:szCs w:val="24"/>
        </w:rPr>
        <w:t>reregistrations, data</w:t>
      </w:r>
      <w:r w:rsidR="005720EE" w:rsidRPr="0027432A">
        <w:rPr>
          <w:rFonts w:ascii="Times New Roman" w:hAnsi="Times New Roman" w:cs="Times New Roman"/>
          <w:sz w:val="24"/>
          <w:szCs w:val="24"/>
        </w:rPr>
        <w:t>,</w:t>
      </w:r>
      <w:r w:rsidR="00427DAA" w:rsidRPr="0027432A">
        <w:rPr>
          <w:rFonts w:ascii="Times New Roman" w:hAnsi="Times New Roman" w:cs="Times New Roman"/>
          <w:sz w:val="24"/>
          <w:szCs w:val="24"/>
        </w:rPr>
        <w:t xml:space="preserve"> and code </w:t>
      </w:r>
      <w:r w:rsidR="005720EE" w:rsidRPr="0027432A">
        <w:rPr>
          <w:rFonts w:ascii="Times New Roman" w:hAnsi="Times New Roman" w:cs="Times New Roman"/>
          <w:sz w:val="24"/>
          <w:szCs w:val="24"/>
        </w:rPr>
        <w:t xml:space="preserve">are </w:t>
      </w:r>
      <w:r w:rsidR="00427DAA" w:rsidRPr="0027432A">
        <w:rPr>
          <w:rFonts w:ascii="Times New Roman" w:hAnsi="Times New Roman" w:cs="Times New Roman"/>
          <w:sz w:val="24"/>
          <w:szCs w:val="24"/>
        </w:rPr>
        <w:t xml:space="preserve">available at </w:t>
      </w:r>
      <w:hyperlink r:id="rId8" w:history="1">
        <w:r w:rsidR="00427DAA" w:rsidRPr="0027432A">
          <w:rPr>
            <w:rStyle w:val="Hyperlink"/>
            <w:rFonts w:ascii="Times New Roman" w:hAnsi="Times New Roman" w:cs="Times New Roman"/>
            <w:sz w:val="24"/>
            <w:szCs w:val="24"/>
          </w:rPr>
          <w:t>osf.io/f6ajb</w:t>
        </w:r>
      </w:hyperlink>
      <w:r w:rsidR="00427DAA" w:rsidRPr="0027432A">
        <w:rPr>
          <w:rFonts w:ascii="Times New Roman" w:hAnsi="Times New Roman" w:cs="Times New Roman"/>
          <w:sz w:val="24"/>
          <w:szCs w:val="24"/>
        </w:rPr>
        <w:t>.</w:t>
      </w:r>
    </w:p>
    <w:p w14:paraId="5310EE02" w14:textId="376DEA93" w:rsidR="0027432A" w:rsidRPr="0027432A" w:rsidRDefault="0027432A" w:rsidP="00027986">
      <w:pPr>
        <w:spacing w:line="480" w:lineRule="auto"/>
        <w:ind w:firstLine="0"/>
        <w:rPr>
          <w:rFonts w:ascii="Times New Roman" w:hAnsi="Times New Roman" w:cs="Times New Roman"/>
          <w:sz w:val="24"/>
          <w:szCs w:val="24"/>
        </w:rPr>
      </w:pPr>
      <w:r w:rsidRPr="00823218">
        <w:rPr>
          <w:rFonts w:ascii="Times New Roman" w:hAnsi="Times New Roman" w:cs="Times New Roman"/>
          <w:i/>
          <w:sz w:val="24"/>
          <w:szCs w:val="24"/>
        </w:rPr>
        <w:t>Keywords</w:t>
      </w:r>
      <w:r w:rsidRPr="00823218">
        <w:rPr>
          <w:rFonts w:ascii="Times New Roman" w:hAnsi="Times New Roman" w:cs="Times New Roman"/>
          <w:sz w:val="24"/>
          <w:szCs w:val="24"/>
        </w:rPr>
        <w:t xml:space="preserve">: </w:t>
      </w:r>
      <w:r w:rsidRPr="0027432A">
        <w:rPr>
          <w:rFonts w:ascii="Times New Roman" w:hAnsi="Times New Roman" w:cs="Times New Roman"/>
          <w:sz w:val="24"/>
          <w:szCs w:val="24"/>
        </w:rPr>
        <w:t>Deepfake</w:t>
      </w:r>
      <w:r w:rsidR="002D756A">
        <w:rPr>
          <w:rFonts w:ascii="Times New Roman" w:hAnsi="Times New Roman" w:cs="Times New Roman"/>
          <w:sz w:val="24"/>
          <w:szCs w:val="24"/>
        </w:rPr>
        <w:t>s</w:t>
      </w:r>
      <w:r w:rsidRPr="0027432A">
        <w:rPr>
          <w:rFonts w:ascii="Times New Roman" w:hAnsi="Times New Roman" w:cs="Times New Roman"/>
          <w:sz w:val="24"/>
          <w:szCs w:val="24"/>
        </w:rPr>
        <w:t>, AI-Generated Media, Implicit, Attitudes, Intentions</w:t>
      </w:r>
      <w:r w:rsidR="00823218">
        <w:rPr>
          <w:rFonts w:ascii="Times New Roman" w:hAnsi="Times New Roman" w:cs="Times New Roman"/>
          <w:sz w:val="24"/>
          <w:szCs w:val="24"/>
        </w:rPr>
        <w:t xml:space="preserve">, </w:t>
      </w:r>
      <w:r w:rsidR="00175605">
        <w:rPr>
          <w:rFonts w:ascii="Times New Roman" w:hAnsi="Times New Roman" w:cs="Times New Roman"/>
          <w:sz w:val="24"/>
          <w:szCs w:val="24"/>
        </w:rPr>
        <w:t>Detection</w:t>
      </w:r>
    </w:p>
    <w:p w14:paraId="309909CB" w14:textId="7A19705B" w:rsidR="0027432A" w:rsidRPr="00823218" w:rsidRDefault="0027432A" w:rsidP="00F73E26">
      <w:pPr>
        <w:pStyle w:val="abstract"/>
      </w:pPr>
    </w:p>
    <w:p w14:paraId="3CF85B6E" w14:textId="1ED854EB" w:rsidR="0027432A" w:rsidRPr="00823218" w:rsidRDefault="0027432A" w:rsidP="00F73E26">
      <w:pPr>
        <w:pStyle w:val="abstract"/>
      </w:pPr>
    </w:p>
    <w:p w14:paraId="6C3E798F" w14:textId="33CA5A03" w:rsidR="0027432A" w:rsidRPr="00823218" w:rsidRDefault="0027432A" w:rsidP="00F73E26">
      <w:pPr>
        <w:pStyle w:val="abstract"/>
      </w:pPr>
    </w:p>
    <w:p w14:paraId="74EBF0B1" w14:textId="1A7D9AB5" w:rsidR="0027432A" w:rsidRPr="00823218" w:rsidRDefault="0027432A" w:rsidP="00F73E26">
      <w:pPr>
        <w:pStyle w:val="abstract"/>
      </w:pPr>
    </w:p>
    <w:p w14:paraId="5FA4D483" w14:textId="51799FB9" w:rsidR="0027432A" w:rsidRPr="00823218" w:rsidRDefault="0027432A" w:rsidP="00F73E26">
      <w:pPr>
        <w:pStyle w:val="abstract"/>
      </w:pPr>
    </w:p>
    <w:p w14:paraId="41F158E5" w14:textId="62EC171D" w:rsidR="0027432A" w:rsidRPr="00823218" w:rsidRDefault="0027432A" w:rsidP="00F73E26">
      <w:pPr>
        <w:pStyle w:val="abstract"/>
      </w:pPr>
    </w:p>
    <w:p w14:paraId="163FB025" w14:textId="2455318B" w:rsidR="0027432A" w:rsidRPr="00823218" w:rsidRDefault="0027432A" w:rsidP="00F73E26">
      <w:pPr>
        <w:pStyle w:val="abstract"/>
      </w:pPr>
    </w:p>
    <w:p w14:paraId="735A5A84" w14:textId="6C4F5C8E" w:rsidR="0027432A" w:rsidRPr="00823218" w:rsidRDefault="0027432A" w:rsidP="00F73E26">
      <w:pPr>
        <w:pStyle w:val="abstract"/>
      </w:pPr>
    </w:p>
    <w:p w14:paraId="3B9EB54A" w14:textId="529D9B8B" w:rsidR="0027432A" w:rsidRPr="00823218" w:rsidRDefault="0027432A" w:rsidP="00F73E26">
      <w:pPr>
        <w:pStyle w:val="abstract"/>
      </w:pPr>
    </w:p>
    <w:p w14:paraId="0364FE2A" w14:textId="54773C7E" w:rsidR="0027432A" w:rsidRPr="00823218" w:rsidRDefault="0027432A" w:rsidP="00F73E26">
      <w:pPr>
        <w:pStyle w:val="abstract"/>
      </w:pPr>
    </w:p>
    <w:p w14:paraId="7D588031" w14:textId="473AD083" w:rsidR="0027432A" w:rsidRPr="00823218" w:rsidRDefault="0027432A" w:rsidP="00F73E26">
      <w:pPr>
        <w:pStyle w:val="abstract"/>
      </w:pPr>
    </w:p>
    <w:p w14:paraId="39AF48BF" w14:textId="77777777" w:rsidR="001C4FDD" w:rsidRDefault="001C4FDD" w:rsidP="005D5E8F">
      <w:pPr>
        <w:spacing w:line="480" w:lineRule="auto"/>
        <w:ind w:left="360" w:firstLine="0"/>
        <w:rPr>
          <w:rFonts w:ascii="Times New Roman" w:hAnsi="Times New Roman" w:cs="Times New Roman"/>
          <w:b/>
          <w:sz w:val="24"/>
          <w:szCs w:val="24"/>
        </w:rPr>
      </w:pPr>
    </w:p>
    <w:p w14:paraId="56516E72" w14:textId="77777777" w:rsidR="001C4FDD" w:rsidRDefault="001C4FDD" w:rsidP="005D5E8F">
      <w:pPr>
        <w:spacing w:line="480" w:lineRule="auto"/>
        <w:ind w:left="360" w:firstLine="0"/>
        <w:rPr>
          <w:rFonts w:ascii="Times New Roman" w:hAnsi="Times New Roman" w:cs="Times New Roman"/>
          <w:b/>
          <w:sz w:val="24"/>
          <w:szCs w:val="24"/>
        </w:rPr>
      </w:pPr>
    </w:p>
    <w:p w14:paraId="07F96320" w14:textId="77777777" w:rsidR="001C4FDD" w:rsidRDefault="001C4FDD" w:rsidP="005D5E8F">
      <w:pPr>
        <w:spacing w:line="480" w:lineRule="auto"/>
        <w:ind w:left="360" w:firstLine="0"/>
        <w:rPr>
          <w:rFonts w:ascii="Times New Roman" w:hAnsi="Times New Roman" w:cs="Times New Roman"/>
          <w:b/>
          <w:sz w:val="24"/>
          <w:szCs w:val="24"/>
        </w:rPr>
      </w:pPr>
    </w:p>
    <w:p w14:paraId="391F9916" w14:textId="6693F75B" w:rsidR="001C4FDD" w:rsidRDefault="001C4FDD" w:rsidP="005D5E8F">
      <w:pPr>
        <w:spacing w:line="480" w:lineRule="auto"/>
        <w:ind w:left="360" w:firstLine="0"/>
        <w:rPr>
          <w:rFonts w:ascii="Times New Roman" w:hAnsi="Times New Roman" w:cs="Times New Roman"/>
          <w:b/>
          <w:sz w:val="24"/>
          <w:szCs w:val="24"/>
        </w:rPr>
      </w:pPr>
    </w:p>
    <w:p w14:paraId="55855186" w14:textId="77777777" w:rsidR="00027986" w:rsidRDefault="00027986" w:rsidP="005D5E8F">
      <w:pPr>
        <w:spacing w:line="480" w:lineRule="auto"/>
        <w:ind w:left="360" w:firstLine="0"/>
        <w:rPr>
          <w:rFonts w:ascii="Times New Roman" w:hAnsi="Times New Roman" w:cs="Times New Roman"/>
          <w:b/>
          <w:sz w:val="24"/>
          <w:szCs w:val="24"/>
        </w:rPr>
      </w:pPr>
    </w:p>
    <w:p w14:paraId="42147886" w14:textId="77777777" w:rsidR="0094087C" w:rsidRDefault="0094087C" w:rsidP="005D5E8F">
      <w:pPr>
        <w:spacing w:line="480" w:lineRule="auto"/>
        <w:ind w:left="360" w:firstLine="0"/>
        <w:rPr>
          <w:rFonts w:ascii="Times New Roman" w:hAnsi="Times New Roman" w:cs="Times New Roman"/>
          <w:b/>
          <w:sz w:val="24"/>
          <w:szCs w:val="24"/>
        </w:rPr>
      </w:pPr>
    </w:p>
    <w:p w14:paraId="2422D93E" w14:textId="0BFB483C" w:rsidR="001C4FDD" w:rsidRDefault="001C4FDD" w:rsidP="005D5E8F">
      <w:pPr>
        <w:spacing w:line="480" w:lineRule="auto"/>
        <w:ind w:left="360" w:firstLine="0"/>
        <w:rPr>
          <w:rFonts w:ascii="Times New Roman" w:hAnsi="Times New Roman" w:cs="Times New Roman"/>
          <w:b/>
          <w:sz w:val="24"/>
          <w:szCs w:val="24"/>
        </w:rPr>
      </w:pPr>
    </w:p>
    <w:p w14:paraId="4C00378D" w14:textId="2900F0CE" w:rsidR="005D5E8F" w:rsidRPr="005D5E8F" w:rsidRDefault="005D5E8F" w:rsidP="00027986">
      <w:pPr>
        <w:spacing w:line="480" w:lineRule="auto"/>
        <w:ind w:firstLine="0"/>
        <w:rPr>
          <w:rFonts w:ascii="Times New Roman" w:hAnsi="Times New Roman" w:cs="Times New Roman"/>
          <w:b/>
          <w:sz w:val="24"/>
          <w:szCs w:val="24"/>
        </w:rPr>
      </w:pPr>
      <w:r w:rsidRPr="005D5E8F">
        <w:rPr>
          <w:rFonts w:ascii="Times New Roman" w:hAnsi="Times New Roman" w:cs="Times New Roman"/>
          <w:b/>
          <w:sz w:val="24"/>
          <w:szCs w:val="24"/>
        </w:rPr>
        <w:lastRenderedPageBreak/>
        <w:t>Statement of Relevance</w:t>
      </w:r>
    </w:p>
    <w:p w14:paraId="29BA4FEB" w14:textId="2FA3E8EA" w:rsidR="00B43B80" w:rsidRDefault="00045B1F" w:rsidP="00027986">
      <w:pPr>
        <w:spacing w:line="480" w:lineRule="auto"/>
        <w:rPr>
          <w:rFonts w:ascii="Times New Roman" w:hAnsi="Times New Roman" w:cs="Times New Roman"/>
          <w:sz w:val="24"/>
          <w:szCs w:val="24"/>
        </w:rPr>
      </w:pPr>
      <w:r w:rsidRPr="00045B1F">
        <w:rPr>
          <w:rFonts w:ascii="Times New Roman" w:hAnsi="Times New Roman" w:cs="Times New Roman"/>
          <w:sz w:val="24"/>
          <w:szCs w:val="24"/>
        </w:rPr>
        <w:t xml:space="preserve">Conventional wisdom </w:t>
      </w:r>
      <w:r w:rsidR="00C17BA9">
        <w:rPr>
          <w:rFonts w:ascii="Times New Roman" w:hAnsi="Times New Roman" w:cs="Times New Roman"/>
          <w:sz w:val="24"/>
          <w:szCs w:val="24"/>
        </w:rPr>
        <w:t xml:space="preserve">dictates </w:t>
      </w:r>
      <w:r w:rsidRPr="00045B1F">
        <w:rPr>
          <w:rFonts w:ascii="Times New Roman" w:hAnsi="Times New Roman" w:cs="Times New Roman"/>
          <w:sz w:val="24"/>
          <w:szCs w:val="24"/>
        </w:rPr>
        <w:t xml:space="preserve">that seeing is believing. However, thanks to recent advances in artificial intelligence, this may no longer be the case. A branch of machine learning known as ‘deep learning’ has made it increasingly easy to take a person’s </w:t>
      </w:r>
      <w:r>
        <w:rPr>
          <w:rFonts w:ascii="Times New Roman" w:hAnsi="Times New Roman" w:cs="Times New Roman"/>
          <w:sz w:val="24"/>
          <w:szCs w:val="24"/>
        </w:rPr>
        <w:t>face, voice, or writing style</w:t>
      </w:r>
      <w:r w:rsidRPr="00045B1F">
        <w:rPr>
          <w:rFonts w:ascii="Times New Roman" w:hAnsi="Times New Roman" w:cs="Times New Roman"/>
          <w:sz w:val="24"/>
          <w:szCs w:val="24"/>
        </w:rPr>
        <w:t xml:space="preserve">, feed that data to a computer algorithm, and have it generate a </w:t>
      </w:r>
      <w:r>
        <w:rPr>
          <w:rFonts w:ascii="Times New Roman" w:hAnsi="Times New Roman" w:cs="Times New Roman"/>
          <w:sz w:val="24"/>
          <w:szCs w:val="24"/>
        </w:rPr>
        <w:t>synthetic copy</w:t>
      </w:r>
      <w:r w:rsidRPr="00045B1F">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7F496C">
        <w:rPr>
          <w:rFonts w:ascii="Times New Roman" w:hAnsi="Times New Roman" w:cs="Times New Roman"/>
          <w:sz w:val="24"/>
          <w:szCs w:val="24"/>
        </w:rPr>
        <w:t>‘</w:t>
      </w:r>
      <w:hyperlink r:id="rId9" w:history="1">
        <w:r w:rsidR="007F496C" w:rsidRPr="00B43B80">
          <w:rPr>
            <w:rStyle w:val="Hyperlink"/>
            <w:rFonts w:ascii="Times New Roman" w:hAnsi="Times New Roman" w:cs="Times New Roman"/>
            <w:sz w:val="24"/>
            <w:szCs w:val="24"/>
          </w:rPr>
          <w:t>Deepfake’</w:t>
        </w:r>
      </w:hyperlink>
      <w:r w:rsidR="007F496C">
        <w:rPr>
          <w:rFonts w:ascii="Times New Roman" w:hAnsi="Times New Roman" w:cs="Times New Roman"/>
          <w:sz w:val="24"/>
          <w:szCs w:val="24"/>
        </w:rPr>
        <w:t xml:space="preserve"> </w:t>
      </w:r>
      <w:r w:rsidRPr="00045B1F">
        <w:rPr>
          <w:rFonts w:ascii="Times New Roman" w:hAnsi="Times New Roman" w:cs="Times New Roman"/>
          <w:sz w:val="24"/>
          <w:szCs w:val="24"/>
        </w:rPr>
        <w:t xml:space="preserve">can </w:t>
      </w:r>
      <w:r>
        <w:rPr>
          <w:rFonts w:ascii="Times New Roman" w:hAnsi="Times New Roman" w:cs="Times New Roman"/>
          <w:sz w:val="24"/>
          <w:szCs w:val="24"/>
        </w:rPr>
        <w:t xml:space="preserve">be used to </w:t>
      </w:r>
      <w:r w:rsidRPr="00045B1F">
        <w:rPr>
          <w:rFonts w:ascii="Times New Roman" w:hAnsi="Times New Roman" w:cs="Times New Roman"/>
          <w:sz w:val="24"/>
          <w:szCs w:val="24"/>
        </w:rPr>
        <w:t>convince others that what they are seeing, reading, or hearing is fact rather than fiction.</w:t>
      </w:r>
      <w:r w:rsidR="000760C2">
        <w:rPr>
          <w:rFonts w:ascii="Times New Roman" w:hAnsi="Times New Roman" w:cs="Times New Roman"/>
          <w:sz w:val="24"/>
          <w:szCs w:val="24"/>
        </w:rPr>
        <w:t xml:space="preserve"> </w:t>
      </w:r>
      <w:r w:rsidR="007F496C">
        <w:rPr>
          <w:rFonts w:ascii="Times New Roman" w:hAnsi="Times New Roman" w:cs="Times New Roman"/>
          <w:sz w:val="24"/>
          <w:szCs w:val="24"/>
        </w:rPr>
        <w:t xml:space="preserve">Concern grows that Deepfakes pose a danger for the business, entertainment, intelligence, and political sectors. Yet the psychological impact of this new technology has never been systematically </w:t>
      </w:r>
      <w:r w:rsidR="00236DFC">
        <w:rPr>
          <w:rFonts w:ascii="Times New Roman" w:hAnsi="Times New Roman" w:cs="Times New Roman"/>
          <w:sz w:val="24"/>
          <w:szCs w:val="24"/>
        </w:rPr>
        <w:t>investigated</w:t>
      </w:r>
      <w:r w:rsidR="007F496C">
        <w:rPr>
          <w:rFonts w:ascii="Times New Roman" w:hAnsi="Times New Roman" w:cs="Times New Roman"/>
          <w:sz w:val="24"/>
          <w:szCs w:val="24"/>
        </w:rPr>
        <w:t xml:space="preserve">. Across </w:t>
      </w:r>
      <w:r w:rsidR="00175605">
        <w:rPr>
          <w:rFonts w:ascii="Times New Roman" w:hAnsi="Times New Roman" w:cs="Times New Roman"/>
          <w:sz w:val="24"/>
          <w:szCs w:val="24"/>
        </w:rPr>
        <w:t>five</w:t>
      </w:r>
      <w:r w:rsidR="007F496C">
        <w:rPr>
          <w:rFonts w:ascii="Times New Roman" w:hAnsi="Times New Roman" w:cs="Times New Roman"/>
          <w:sz w:val="24"/>
          <w:szCs w:val="24"/>
        </w:rPr>
        <w:t xml:space="preserve"> studies</w:t>
      </w:r>
      <w:r w:rsidR="004C08FD">
        <w:rPr>
          <w:rFonts w:ascii="Times New Roman" w:hAnsi="Times New Roman" w:cs="Times New Roman"/>
          <w:sz w:val="24"/>
          <w:szCs w:val="24"/>
        </w:rPr>
        <w:t xml:space="preserve"> we exposed people to Deepfaked </w:t>
      </w:r>
      <w:r w:rsidR="00F462EE">
        <w:rPr>
          <w:rFonts w:ascii="Times New Roman" w:hAnsi="Times New Roman" w:cs="Times New Roman"/>
          <w:sz w:val="24"/>
          <w:szCs w:val="24"/>
        </w:rPr>
        <w:t xml:space="preserve">online </w:t>
      </w:r>
      <w:r w:rsidR="004C08FD">
        <w:rPr>
          <w:rFonts w:ascii="Times New Roman" w:hAnsi="Times New Roman" w:cs="Times New Roman"/>
          <w:sz w:val="24"/>
          <w:szCs w:val="24"/>
        </w:rPr>
        <w:t>content</w:t>
      </w:r>
      <w:r w:rsidR="00175605">
        <w:rPr>
          <w:rFonts w:ascii="Times New Roman" w:hAnsi="Times New Roman" w:cs="Times New Roman"/>
          <w:sz w:val="24"/>
          <w:szCs w:val="24"/>
        </w:rPr>
        <w:t xml:space="preserve"> and found </w:t>
      </w:r>
      <w:r w:rsidR="005D5E8F" w:rsidRPr="005D5E8F">
        <w:rPr>
          <w:rFonts w:ascii="Times New Roman" w:hAnsi="Times New Roman" w:cs="Times New Roman"/>
          <w:sz w:val="24"/>
          <w:szCs w:val="24"/>
        </w:rPr>
        <w:t xml:space="preserve">that </w:t>
      </w:r>
      <w:r w:rsidR="00175605">
        <w:rPr>
          <w:rFonts w:ascii="Times New Roman" w:hAnsi="Times New Roman" w:cs="Times New Roman"/>
          <w:sz w:val="24"/>
          <w:szCs w:val="24"/>
        </w:rPr>
        <w:t xml:space="preserve">disinformation spread via this pathway is </w:t>
      </w:r>
      <w:r w:rsidR="00E14E94">
        <w:rPr>
          <w:rFonts w:ascii="Times New Roman" w:hAnsi="Times New Roman" w:cs="Times New Roman"/>
          <w:sz w:val="24"/>
          <w:szCs w:val="24"/>
        </w:rPr>
        <w:t>highly effective</w:t>
      </w:r>
      <w:r w:rsidR="00E14E94" w:rsidRPr="00D3602A">
        <w:rPr>
          <w:rFonts w:ascii="Times New Roman" w:hAnsi="Times New Roman" w:cs="Times New Roman"/>
          <w:sz w:val="24"/>
          <w:szCs w:val="24"/>
        </w:rPr>
        <w:t xml:space="preserve"> </w:t>
      </w:r>
      <w:r w:rsidR="00E14E94">
        <w:rPr>
          <w:rFonts w:ascii="Times New Roman" w:hAnsi="Times New Roman" w:cs="Times New Roman"/>
          <w:sz w:val="24"/>
          <w:szCs w:val="24"/>
        </w:rPr>
        <w:t xml:space="preserve">in manipulating </w:t>
      </w:r>
      <w:r w:rsidR="00370ADE">
        <w:rPr>
          <w:rFonts w:ascii="Times New Roman" w:hAnsi="Times New Roman" w:cs="Times New Roman"/>
          <w:sz w:val="24"/>
          <w:szCs w:val="24"/>
        </w:rPr>
        <w:t xml:space="preserve">the </w:t>
      </w:r>
      <w:r w:rsidR="00F462EE">
        <w:rPr>
          <w:rFonts w:ascii="Times New Roman" w:hAnsi="Times New Roman" w:cs="Times New Roman"/>
          <w:sz w:val="24"/>
          <w:szCs w:val="24"/>
        </w:rPr>
        <w:t>public</w:t>
      </w:r>
      <w:r w:rsidR="00370ADE">
        <w:rPr>
          <w:rFonts w:ascii="Times New Roman" w:hAnsi="Times New Roman" w:cs="Times New Roman"/>
          <w:sz w:val="24"/>
          <w:szCs w:val="24"/>
        </w:rPr>
        <w:t>’s</w:t>
      </w:r>
      <w:r w:rsidR="00F462EE">
        <w:rPr>
          <w:rFonts w:ascii="Times New Roman" w:hAnsi="Times New Roman" w:cs="Times New Roman"/>
          <w:sz w:val="24"/>
          <w:szCs w:val="24"/>
        </w:rPr>
        <w:t xml:space="preserve"> </w:t>
      </w:r>
      <w:r w:rsidR="00370ADE">
        <w:rPr>
          <w:rFonts w:ascii="Times New Roman" w:hAnsi="Times New Roman" w:cs="Times New Roman"/>
          <w:sz w:val="24"/>
          <w:szCs w:val="24"/>
        </w:rPr>
        <w:t>implicit and explicit attitudes as well as sharing intentions</w:t>
      </w:r>
      <w:r w:rsidR="00E14E94" w:rsidRPr="00D3602A">
        <w:rPr>
          <w:rFonts w:ascii="Times New Roman" w:hAnsi="Times New Roman" w:cs="Times New Roman"/>
          <w:sz w:val="24"/>
          <w:szCs w:val="24"/>
        </w:rPr>
        <w:t>.</w:t>
      </w:r>
      <w:r w:rsidR="00E14E94">
        <w:rPr>
          <w:rFonts w:ascii="Times New Roman" w:hAnsi="Times New Roman" w:cs="Times New Roman"/>
          <w:sz w:val="24"/>
          <w:szCs w:val="24"/>
        </w:rPr>
        <w:t xml:space="preserve"> </w:t>
      </w:r>
    </w:p>
    <w:p w14:paraId="12AEAC4B" w14:textId="077FC540" w:rsidR="005D5E8F" w:rsidRDefault="005D5E8F" w:rsidP="00823218">
      <w:pPr>
        <w:spacing w:line="480" w:lineRule="auto"/>
        <w:ind w:left="360" w:firstLine="0"/>
        <w:rPr>
          <w:rFonts w:ascii="Times New Roman" w:hAnsi="Times New Roman" w:cs="Times New Roman"/>
          <w:sz w:val="24"/>
          <w:szCs w:val="24"/>
        </w:rPr>
      </w:pPr>
    </w:p>
    <w:p w14:paraId="4BBEE65D" w14:textId="4F53A86A" w:rsidR="005D5E8F" w:rsidRDefault="005D5E8F" w:rsidP="00823218">
      <w:pPr>
        <w:spacing w:line="480" w:lineRule="auto"/>
        <w:ind w:left="360" w:firstLine="0"/>
        <w:rPr>
          <w:rFonts w:ascii="Times New Roman" w:hAnsi="Times New Roman" w:cs="Times New Roman"/>
          <w:sz w:val="24"/>
          <w:szCs w:val="24"/>
        </w:rPr>
      </w:pPr>
    </w:p>
    <w:p w14:paraId="5770D85A" w14:textId="04B983AE" w:rsidR="005D5E8F" w:rsidRDefault="005D5E8F" w:rsidP="00823218">
      <w:pPr>
        <w:spacing w:line="480" w:lineRule="auto"/>
        <w:ind w:left="360" w:firstLine="0"/>
        <w:rPr>
          <w:rFonts w:ascii="Times New Roman" w:hAnsi="Times New Roman" w:cs="Times New Roman"/>
          <w:sz w:val="24"/>
          <w:szCs w:val="24"/>
        </w:rPr>
      </w:pPr>
    </w:p>
    <w:p w14:paraId="5BFD5D63" w14:textId="0E0088C6" w:rsidR="005D5E8F" w:rsidRDefault="005D5E8F" w:rsidP="00823218">
      <w:pPr>
        <w:spacing w:line="480" w:lineRule="auto"/>
        <w:ind w:left="360" w:firstLine="0"/>
        <w:rPr>
          <w:rFonts w:ascii="Times New Roman" w:hAnsi="Times New Roman" w:cs="Times New Roman"/>
          <w:sz w:val="24"/>
          <w:szCs w:val="24"/>
        </w:rPr>
      </w:pPr>
    </w:p>
    <w:p w14:paraId="458BD1D2" w14:textId="062719CF" w:rsidR="005D5E8F" w:rsidRDefault="005D5E8F" w:rsidP="00823218">
      <w:pPr>
        <w:spacing w:line="480" w:lineRule="auto"/>
        <w:ind w:left="360" w:firstLine="0"/>
        <w:rPr>
          <w:rFonts w:ascii="Times New Roman" w:hAnsi="Times New Roman" w:cs="Times New Roman"/>
          <w:sz w:val="24"/>
          <w:szCs w:val="24"/>
        </w:rPr>
      </w:pPr>
    </w:p>
    <w:p w14:paraId="2515E0DC" w14:textId="6AEBA550" w:rsidR="005D5E8F" w:rsidRDefault="005D5E8F" w:rsidP="00823218">
      <w:pPr>
        <w:spacing w:line="480" w:lineRule="auto"/>
        <w:ind w:left="360" w:firstLine="0"/>
        <w:rPr>
          <w:rFonts w:ascii="Times New Roman" w:hAnsi="Times New Roman" w:cs="Times New Roman"/>
          <w:sz w:val="24"/>
          <w:szCs w:val="24"/>
        </w:rPr>
      </w:pPr>
    </w:p>
    <w:p w14:paraId="6D31F083" w14:textId="2A059C82" w:rsidR="005D5E8F" w:rsidRDefault="005D5E8F" w:rsidP="00823218">
      <w:pPr>
        <w:spacing w:line="480" w:lineRule="auto"/>
        <w:ind w:left="360" w:firstLine="0"/>
        <w:rPr>
          <w:rFonts w:ascii="Times New Roman" w:hAnsi="Times New Roman" w:cs="Times New Roman"/>
          <w:sz w:val="24"/>
          <w:szCs w:val="24"/>
        </w:rPr>
      </w:pPr>
    </w:p>
    <w:p w14:paraId="3451FFDE" w14:textId="3B56D879" w:rsidR="005D5E8F" w:rsidRDefault="005D5E8F" w:rsidP="00823218">
      <w:pPr>
        <w:spacing w:line="480" w:lineRule="auto"/>
        <w:ind w:left="360" w:firstLine="0"/>
        <w:rPr>
          <w:rFonts w:ascii="Times New Roman" w:hAnsi="Times New Roman" w:cs="Times New Roman"/>
          <w:sz w:val="24"/>
          <w:szCs w:val="24"/>
        </w:rPr>
      </w:pPr>
    </w:p>
    <w:p w14:paraId="0DBB7500" w14:textId="51D57574" w:rsidR="005D5E8F" w:rsidRDefault="005D5E8F" w:rsidP="00823218">
      <w:pPr>
        <w:spacing w:line="480" w:lineRule="auto"/>
        <w:ind w:left="360" w:firstLine="0"/>
        <w:rPr>
          <w:rFonts w:ascii="Times New Roman" w:hAnsi="Times New Roman" w:cs="Times New Roman"/>
          <w:sz w:val="24"/>
          <w:szCs w:val="24"/>
        </w:rPr>
      </w:pPr>
    </w:p>
    <w:p w14:paraId="0507B8A3" w14:textId="3A25E56F" w:rsidR="005D5E8F" w:rsidRDefault="005D5E8F" w:rsidP="00823218">
      <w:pPr>
        <w:spacing w:line="480" w:lineRule="auto"/>
        <w:ind w:left="360" w:firstLine="0"/>
        <w:rPr>
          <w:rFonts w:ascii="Times New Roman" w:hAnsi="Times New Roman" w:cs="Times New Roman"/>
          <w:sz w:val="24"/>
          <w:szCs w:val="24"/>
        </w:rPr>
      </w:pPr>
    </w:p>
    <w:p w14:paraId="5ADFB089" w14:textId="3B38D6A7" w:rsidR="005D5E8F" w:rsidRDefault="005D5E8F" w:rsidP="00823218">
      <w:pPr>
        <w:spacing w:line="480" w:lineRule="auto"/>
        <w:ind w:left="360" w:firstLine="0"/>
        <w:rPr>
          <w:rFonts w:ascii="Times New Roman" w:hAnsi="Times New Roman" w:cs="Times New Roman"/>
          <w:sz w:val="24"/>
          <w:szCs w:val="24"/>
        </w:rPr>
      </w:pPr>
    </w:p>
    <w:p w14:paraId="0E8F8B8E" w14:textId="77777777" w:rsidR="00831E90" w:rsidRDefault="00831E90" w:rsidP="00823218">
      <w:pPr>
        <w:spacing w:line="480" w:lineRule="auto"/>
        <w:ind w:left="360" w:firstLine="0"/>
        <w:rPr>
          <w:rFonts w:ascii="Times New Roman" w:hAnsi="Times New Roman" w:cs="Times New Roman"/>
          <w:sz w:val="24"/>
          <w:szCs w:val="24"/>
        </w:rPr>
      </w:pPr>
    </w:p>
    <w:p w14:paraId="11EE16C8" w14:textId="21F143CD" w:rsidR="005D5E8F" w:rsidRDefault="005D5E8F" w:rsidP="00823218">
      <w:pPr>
        <w:spacing w:line="480" w:lineRule="auto"/>
        <w:ind w:left="360" w:firstLine="0"/>
        <w:rPr>
          <w:rFonts w:ascii="Times New Roman" w:hAnsi="Times New Roman" w:cs="Times New Roman"/>
          <w:sz w:val="24"/>
          <w:szCs w:val="24"/>
        </w:rPr>
      </w:pPr>
    </w:p>
    <w:p w14:paraId="5A5DB511" w14:textId="77777777" w:rsidR="00027986" w:rsidRDefault="00027986" w:rsidP="00027986">
      <w:pPr>
        <w:spacing w:line="480" w:lineRule="auto"/>
        <w:ind w:firstLine="0"/>
        <w:contextualSpacing w:val="0"/>
        <w:rPr>
          <w:rFonts w:ascii="Times New Roman" w:hAnsi="Times New Roman" w:cs="Times New Roman"/>
          <w:sz w:val="24"/>
          <w:szCs w:val="24"/>
        </w:rPr>
      </w:pPr>
    </w:p>
    <w:p w14:paraId="04CE61AA" w14:textId="769557FE" w:rsidR="00593DEF" w:rsidRPr="00027986" w:rsidRDefault="00593DEF" w:rsidP="00027986">
      <w:pPr>
        <w:spacing w:line="480" w:lineRule="auto"/>
        <w:ind w:firstLine="0"/>
        <w:contextualSpacing w:val="0"/>
        <w:jc w:val="center"/>
        <w:rPr>
          <w:rFonts w:ascii="Times New Roman" w:eastAsia="Times New Roman" w:hAnsi="Times New Roman" w:cs="Times New Roman"/>
          <w:b/>
          <w:bCs/>
          <w:sz w:val="24"/>
          <w:szCs w:val="24"/>
        </w:rPr>
      </w:pPr>
      <w:r w:rsidRPr="00027986">
        <w:rPr>
          <w:rFonts w:ascii="Times New Roman" w:eastAsia="Times New Roman" w:hAnsi="Times New Roman" w:cs="Times New Roman"/>
          <w:b/>
          <w:bCs/>
          <w:sz w:val="24"/>
          <w:szCs w:val="24"/>
        </w:rPr>
        <w:lastRenderedPageBreak/>
        <w:t>Deepfaked Online Content is Highly Effective in Manipulating Attitudes &amp; Intentions</w:t>
      </w:r>
    </w:p>
    <w:p w14:paraId="3CCBF9A4" w14:textId="120BF8BF" w:rsidR="00121BF1" w:rsidRDefault="003818B1" w:rsidP="00025014">
      <w:pPr>
        <w:spacing w:line="480" w:lineRule="auto"/>
        <w:ind w:firstLine="680"/>
        <w:rPr>
          <w:rFonts w:ascii="Times New Roman" w:hAnsi="Times New Roman" w:cs="Times New Roman"/>
          <w:sz w:val="24"/>
          <w:szCs w:val="24"/>
        </w:rPr>
      </w:pPr>
      <w:r w:rsidRPr="003818B1">
        <w:rPr>
          <w:rFonts w:ascii="Times New Roman" w:hAnsi="Times New Roman" w:cs="Times New Roman"/>
          <w:sz w:val="24"/>
          <w:szCs w:val="24"/>
        </w:rPr>
        <w:t xml:space="preserve">Oliver Taylor </w:t>
      </w:r>
      <w:r>
        <w:rPr>
          <w:rFonts w:ascii="Times New Roman" w:hAnsi="Times New Roman" w:cs="Times New Roman"/>
          <w:sz w:val="24"/>
          <w:szCs w:val="24"/>
        </w:rPr>
        <w:t xml:space="preserve">is </w:t>
      </w:r>
      <w:r w:rsidRPr="003818B1">
        <w:rPr>
          <w:rFonts w:ascii="Times New Roman" w:hAnsi="Times New Roman" w:cs="Times New Roman"/>
          <w:sz w:val="24"/>
          <w:szCs w:val="24"/>
        </w:rPr>
        <w:t xml:space="preserve">a student at the University of Birmingham </w:t>
      </w:r>
      <w:r w:rsidR="0068546E">
        <w:rPr>
          <w:rFonts w:ascii="Times New Roman" w:hAnsi="Times New Roman" w:cs="Times New Roman"/>
          <w:sz w:val="24"/>
          <w:szCs w:val="24"/>
        </w:rPr>
        <w:t xml:space="preserve">(UK) </w:t>
      </w:r>
      <w:r>
        <w:rPr>
          <w:rFonts w:ascii="Times New Roman" w:hAnsi="Times New Roman" w:cs="Times New Roman"/>
          <w:sz w:val="24"/>
          <w:szCs w:val="24"/>
        </w:rPr>
        <w:t xml:space="preserve">in his mid-twenties. He has brown eyes, dark hair, </w:t>
      </w:r>
      <w:r w:rsidR="0068546E">
        <w:rPr>
          <w:rFonts w:ascii="Times New Roman" w:hAnsi="Times New Roman" w:cs="Times New Roman"/>
          <w:sz w:val="24"/>
          <w:szCs w:val="24"/>
        </w:rPr>
        <w:t>loves coffee and politics, and was raised in a traditional Jewish home. In his free time he serve</w:t>
      </w:r>
      <w:r w:rsidR="006C4902">
        <w:rPr>
          <w:rFonts w:ascii="Times New Roman" w:hAnsi="Times New Roman" w:cs="Times New Roman"/>
          <w:sz w:val="24"/>
          <w:szCs w:val="24"/>
        </w:rPr>
        <w:t>s</w:t>
      </w:r>
      <w:r w:rsidR="0068546E">
        <w:rPr>
          <w:rFonts w:ascii="Times New Roman" w:hAnsi="Times New Roman" w:cs="Times New Roman"/>
          <w:sz w:val="24"/>
          <w:szCs w:val="24"/>
        </w:rPr>
        <w:t xml:space="preserve"> as a freelancer and his work on anti-Semitism and Jewish affairs </w:t>
      </w:r>
      <w:r w:rsidR="006C4902">
        <w:rPr>
          <w:rFonts w:ascii="Times New Roman" w:hAnsi="Times New Roman" w:cs="Times New Roman"/>
          <w:sz w:val="24"/>
          <w:szCs w:val="24"/>
        </w:rPr>
        <w:t xml:space="preserve">has been </w:t>
      </w:r>
      <w:r w:rsidR="0068546E">
        <w:rPr>
          <w:rFonts w:ascii="Times New Roman" w:hAnsi="Times New Roman" w:cs="Times New Roman"/>
          <w:sz w:val="24"/>
          <w:szCs w:val="24"/>
        </w:rPr>
        <w:t xml:space="preserve">published in mainstream outlets such as the </w:t>
      </w:r>
      <w:r w:rsidR="0068546E" w:rsidRPr="005F1329">
        <w:rPr>
          <w:rFonts w:ascii="Times New Roman" w:hAnsi="Times New Roman" w:cs="Times New Roman"/>
          <w:i/>
          <w:iCs/>
          <w:sz w:val="24"/>
          <w:szCs w:val="24"/>
        </w:rPr>
        <w:t>Jerusalem Post</w:t>
      </w:r>
      <w:r w:rsidR="0068546E">
        <w:rPr>
          <w:rFonts w:ascii="Times New Roman" w:hAnsi="Times New Roman" w:cs="Times New Roman"/>
          <w:sz w:val="24"/>
          <w:szCs w:val="24"/>
        </w:rPr>
        <w:t xml:space="preserve"> and </w:t>
      </w:r>
      <w:r w:rsidR="0068546E" w:rsidRPr="005F1329">
        <w:rPr>
          <w:rFonts w:ascii="Times New Roman" w:hAnsi="Times New Roman" w:cs="Times New Roman"/>
          <w:i/>
          <w:iCs/>
          <w:sz w:val="24"/>
          <w:szCs w:val="24"/>
        </w:rPr>
        <w:t>Times of Israel</w:t>
      </w:r>
      <w:r w:rsidR="0068546E">
        <w:rPr>
          <w:rFonts w:ascii="Times New Roman" w:hAnsi="Times New Roman" w:cs="Times New Roman"/>
          <w:sz w:val="24"/>
          <w:szCs w:val="24"/>
        </w:rPr>
        <w:t xml:space="preserve">. </w:t>
      </w:r>
      <w:r w:rsidR="009B06DF">
        <w:rPr>
          <w:rFonts w:ascii="Times New Roman" w:hAnsi="Times New Roman" w:cs="Times New Roman"/>
          <w:sz w:val="24"/>
          <w:szCs w:val="24"/>
        </w:rPr>
        <w:t>There’s only one issue: Oliver doesn’t exist. His university has no record of him, he has no digital fingerprint</w:t>
      </w:r>
      <w:r w:rsidR="005F1329" w:rsidRPr="005F1329">
        <w:rPr>
          <w:rFonts w:ascii="Times New Roman" w:hAnsi="Times New Roman" w:cs="Times New Roman"/>
          <w:sz w:val="24"/>
          <w:szCs w:val="24"/>
        </w:rPr>
        <w:t xml:space="preserve"> </w:t>
      </w:r>
      <w:r w:rsidR="005F1329">
        <w:rPr>
          <w:rFonts w:ascii="Times New Roman" w:hAnsi="Times New Roman" w:cs="Times New Roman"/>
          <w:sz w:val="24"/>
          <w:szCs w:val="24"/>
        </w:rPr>
        <w:t>online</w:t>
      </w:r>
      <w:r w:rsidR="009B06DF">
        <w:rPr>
          <w:rFonts w:ascii="Times New Roman" w:hAnsi="Times New Roman" w:cs="Times New Roman"/>
          <w:sz w:val="24"/>
          <w:szCs w:val="24"/>
        </w:rPr>
        <w:t xml:space="preserve">, nor can anyone contact him. </w:t>
      </w:r>
      <w:r w:rsidR="00A74A43">
        <w:rPr>
          <w:rFonts w:ascii="Times New Roman" w:hAnsi="Times New Roman" w:cs="Times New Roman"/>
          <w:sz w:val="24"/>
          <w:szCs w:val="24"/>
        </w:rPr>
        <w:t xml:space="preserve">It appears that </w:t>
      </w:r>
      <w:r w:rsidR="00945D3C">
        <w:rPr>
          <w:rFonts w:ascii="Times New Roman" w:hAnsi="Times New Roman" w:cs="Times New Roman"/>
          <w:sz w:val="24"/>
          <w:szCs w:val="24"/>
        </w:rPr>
        <w:t xml:space="preserve">someone manufactured a false </w:t>
      </w:r>
      <w:r w:rsidR="005F1329">
        <w:rPr>
          <w:rFonts w:ascii="Times New Roman" w:hAnsi="Times New Roman" w:cs="Times New Roman"/>
          <w:sz w:val="24"/>
          <w:szCs w:val="24"/>
        </w:rPr>
        <w:t xml:space="preserve">persona </w:t>
      </w:r>
      <w:r w:rsidR="00945D3C">
        <w:rPr>
          <w:rFonts w:ascii="Times New Roman" w:hAnsi="Times New Roman" w:cs="Times New Roman"/>
          <w:sz w:val="24"/>
          <w:szCs w:val="24"/>
        </w:rPr>
        <w:t xml:space="preserve">and coupled it with </w:t>
      </w:r>
      <w:r w:rsidR="005F1329">
        <w:rPr>
          <w:rFonts w:ascii="Times New Roman" w:hAnsi="Times New Roman" w:cs="Times New Roman"/>
          <w:sz w:val="24"/>
          <w:szCs w:val="24"/>
        </w:rPr>
        <w:t xml:space="preserve">a </w:t>
      </w:r>
      <w:r w:rsidR="00945D3C">
        <w:rPr>
          <w:rFonts w:ascii="Times New Roman" w:hAnsi="Times New Roman" w:cs="Times New Roman"/>
          <w:sz w:val="24"/>
          <w:szCs w:val="24"/>
        </w:rPr>
        <w:t xml:space="preserve">hyper-realistic, AI-generated photo to propagate disinformation across </w:t>
      </w:r>
      <w:r w:rsidR="00A74A43" w:rsidRPr="00A74A43">
        <w:rPr>
          <w:rFonts w:ascii="Times New Roman" w:hAnsi="Times New Roman" w:cs="Times New Roman"/>
          <w:sz w:val="24"/>
          <w:szCs w:val="24"/>
        </w:rPr>
        <w:t>international newspapers</w:t>
      </w:r>
      <w:r w:rsidR="00945D3C">
        <w:rPr>
          <w:rFonts w:ascii="Times New Roman" w:hAnsi="Times New Roman" w:cs="Times New Roman"/>
          <w:sz w:val="24"/>
          <w:szCs w:val="24"/>
        </w:rPr>
        <w:t xml:space="preserve"> (</w:t>
      </w:r>
      <w:r w:rsidR="00C45F4E">
        <w:rPr>
          <w:rFonts w:ascii="Times New Roman" w:hAnsi="Times New Roman" w:cs="Times New Roman"/>
          <w:sz w:val="24"/>
          <w:szCs w:val="24"/>
        </w:rPr>
        <w:t xml:space="preserve">Hill &amp; White, 2020; </w:t>
      </w:r>
      <w:proofErr w:type="spellStart"/>
      <w:r w:rsidR="00945D3C">
        <w:rPr>
          <w:rFonts w:ascii="Times New Roman" w:hAnsi="Times New Roman" w:cs="Times New Roman"/>
          <w:sz w:val="24"/>
          <w:szCs w:val="24"/>
        </w:rPr>
        <w:t>Satter</w:t>
      </w:r>
      <w:proofErr w:type="spellEnd"/>
      <w:r w:rsidR="00945D3C">
        <w:rPr>
          <w:rFonts w:ascii="Times New Roman" w:hAnsi="Times New Roman" w:cs="Times New Roman"/>
          <w:sz w:val="24"/>
          <w:szCs w:val="24"/>
        </w:rPr>
        <w:t>, 2020)</w:t>
      </w:r>
      <w:r w:rsidR="00A74A43" w:rsidRPr="00A74A43">
        <w:rPr>
          <w:rFonts w:ascii="Times New Roman" w:hAnsi="Times New Roman" w:cs="Times New Roman"/>
          <w:sz w:val="24"/>
          <w:szCs w:val="24"/>
        </w:rPr>
        <w:t>.</w:t>
      </w:r>
      <w:r w:rsidR="00A24FD1">
        <w:rPr>
          <w:rFonts w:ascii="Times New Roman" w:hAnsi="Times New Roman" w:cs="Times New Roman"/>
          <w:sz w:val="24"/>
          <w:szCs w:val="24"/>
        </w:rPr>
        <w:t xml:space="preserve"> </w:t>
      </w:r>
    </w:p>
    <w:p w14:paraId="466DA98D" w14:textId="031486D4" w:rsidR="00025014" w:rsidRDefault="00110F92" w:rsidP="00DF53B3">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It turns out that </w:t>
      </w:r>
      <w:r w:rsidR="00025014">
        <w:rPr>
          <w:rFonts w:ascii="Times New Roman" w:hAnsi="Times New Roman" w:cs="Times New Roman"/>
          <w:sz w:val="24"/>
          <w:szCs w:val="24"/>
        </w:rPr>
        <w:t xml:space="preserve">Oliver is </w:t>
      </w:r>
      <w:r>
        <w:rPr>
          <w:rFonts w:ascii="Times New Roman" w:hAnsi="Times New Roman" w:cs="Times New Roman"/>
          <w:sz w:val="24"/>
          <w:szCs w:val="24"/>
        </w:rPr>
        <w:t xml:space="preserve">just </w:t>
      </w:r>
      <w:r w:rsidR="0007363F">
        <w:rPr>
          <w:rFonts w:ascii="Times New Roman" w:hAnsi="Times New Roman" w:cs="Times New Roman"/>
          <w:sz w:val="24"/>
          <w:szCs w:val="24"/>
        </w:rPr>
        <w:t xml:space="preserve">the tip of </w:t>
      </w:r>
      <w:r w:rsidR="006C4902">
        <w:rPr>
          <w:rFonts w:ascii="Times New Roman" w:hAnsi="Times New Roman" w:cs="Times New Roman"/>
          <w:sz w:val="24"/>
          <w:szCs w:val="24"/>
        </w:rPr>
        <w:t xml:space="preserve">a larger </w:t>
      </w:r>
      <w:r w:rsidR="0007363F">
        <w:rPr>
          <w:rFonts w:ascii="Times New Roman" w:hAnsi="Times New Roman" w:cs="Times New Roman"/>
          <w:sz w:val="24"/>
          <w:szCs w:val="24"/>
        </w:rPr>
        <w:t>disinformation iceberg.</w:t>
      </w:r>
      <w:r w:rsidR="00025014">
        <w:rPr>
          <w:rFonts w:ascii="Times New Roman" w:hAnsi="Times New Roman" w:cs="Times New Roman"/>
          <w:sz w:val="24"/>
          <w:szCs w:val="24"/>
        </w:rPr>
        <w:t xml:space="preserve"> </w:t>
      </w:r>
      <w:r w:rsidR="0007363F">
        <w:rPr>
          <w:rFonts w:ascii="Times New Roman" w:hAnsi="Times New Roman" w:cs="Times New Roman"/>
          <w:sz w:val="24"/>
          <w:szCs w:val="24"/>
        </w:rPr>
        <w:t>I</w:t>
      </w:r>
      <w:r w:rsidR="00630470" w:rsidRPr="00630470">
        <w:rPr>
          <w:rFonts w:ascii="Times New Roman" w:hAnsi="Times New Roman" w:cs="Times New Roman"/>
          <w:sz w:val="24"/>
          <w:szCs w:val="24"/>
        </w:rPr>
        <w:t>nvestigative report</w:t>
      </w:r>
      <w:r w:rsidR="00025014">
        <w:rPr>
          <w:rFonts w:ascii="Times New Roman" w:hAnsi="Times New Roman" w:cs="Times New Roman"/>
          <w:sz w:val="24"/>
          <w:szCs w:val="24"/>
        </w:rPr>
        <w:t>s</w:t>
      </w:r>
      <w:r w:rsidR="00630470" w:rsidRPr="00630470">
        <w:rPr>
          <w:rFonts w:ascii="Times New Roman" w:hAnsi="Times New Roman" w:cs="Times New Roman"/>
          <w:sz w:val="24"/>
          <w:szCs w:val="24"/>
        </w:rPr>
        <w:t xml:space="preserve"> </w:t>
      </w:r>
      <w:r w:rsidR="00025014">
        <w:rPr>
          <w:rFonts w:ascii="Times New Roman" w:hAnsi="Times New Roman" w:cs="Times New Roman"/>
          <w:sz w:val="24"/>
          <w:szCs w:val="24"/>
        </w:rPr>
        <w:t xml:space="preserve">have uncovered </w:t>
      </w:r>
      <w:r w:rsidR="00AC359E">
        <w:rPr>
          <w:rFonts w:ascii="Times New Roman" w:hAnsi="Times New Roman" w:cs="Times New Roman"/>
          <w:sz w:val="24"/>
          <w:szCs w:val="24"/>
        </w:rPr>
        <w:t xml:space="preserve">online </w:t>
      </w:r>
      <w:r w:rsidR="00025014">
        <w:rPr>
          <w:rFonts w:ascii="Times New Roman" w:hAnsi="Times New Roman" w:cs="Times New Roman"/>
          <w:sz w:val="24"/>
          <w:szCs w:val="24"/>
        </w:rPr>
        <w:t>network</w:t>
      </w:r>
      <w:r w:rsidR="00AC359E">
        <w:rPr>
          <w:rFonts w:ascii="Times New Roman" w:hAnsi="Times New Roman" w:cs="Times New Roman"/>
          <w:sz w:val="24"/>
          <w:szCs w:val="24"/>
        </w:rPr>
        <w:t>s</w:t>
      </w:r>
      <w:r w:rsidR="00025014">
        <w:rPr>
          <w:rFonts w:ascii="Times New Roman" w:hAnsi="Times New Roman" w:cs="Times New Roman"/>
          <w:sz w:val="24"/>
          <w:szCs w:val="24"/>
        </w:rPr>
        <w:t xml:space="preserve"> of </w:t>
      </w:r>
      <w:r w:rsidR="00B75B0F">
        <w:rPr>
          <w:rFonts w:ascii="Times New Roman" w:hAnsi="Times New Roman" w:cs="Times New Roman"/>
          <w:sz w:val="24"/>
          <w:szCs w:val="24"/>
        </w:rPr>
        <w:t>“</w:t>
      </w:r>
      <w:r w:rsidR="00524C38">
        <w:rPr>
          <w:rFonts w:ascii="Times New Roman" w:hAnsi="Times New Roman" w:cs="Times New Roman"/>
          <w:sz w:val="24"/>
          <w:szCs w:val="24"/>
        </w:rPr>
        <w:t>political consultants</w:t>
      </w:r>
      <w:r w:rsidR="00B75B0F">
        <w:rPr>
          <w:rFonts w:ascii="Times New Roman" w:hAnsi="Times New Roman" w:cs="Times New Roman"/>
          <w:sz w:val="24"/>
          <w:szCs w:val="24"/>
        </w:rPr>
        <w:t>”</w:t>
      </w:r>
      <w:r w:rsidR="00524C38">
        <w:rPr>
          <w:rFonts w:ascii="Times New Roman" w:hAnsi="Times New Roman" w:cs="Times New Roman"/>
          <w:sz w:val="24"/>
          <w:szCs w:val="24"/>
        </w:rPr>
        <w:t xml:space="preserve"> and </w:t>
      </w:r>
      <w:r w:rsidR="00B75B0F">
        <w:rPr>
          <w:rFonts w:ascii="Times New Roman" w:hAnsi="Times New Roman" w:cs="Times New Roman"/>
          <w:sz w:val="24"/>
          <w:szCs w:val="24"/>
        </w:rPr>
        <w:t>“</w:t>
      </w:r>
      <w:r w:rsidR="00524C38">
        <w:rPr>
          <w:rFonts w:ascii="Times New Roman" w:hAnsi="Times New Roman" w:cs="Times New Roman"/>
          <w:sz w:val="24"/>
          <w:szCs w:val="24"/>
        </w:rPr>
        <w:t>freelance journalists</w:t>
      </w:r>
      <w:r w:rsidR="00B75B0F">
        <w:rPr>
          <w:rFonts w:ascii="Times New Roman" w:hAnsi="Times New Roman" w:cs="Times New Roman"/>
          <w:sz w:val="24"/>
          <w:szCs w:val="24"/>
        </w:rPr>
        <w:t>”</w:t>
      </w:r>
      <w:r w:rsidR="00524C38">
        <w:rPr>
          <w:rFonts w:ascii="Times New Roman" w:hAnsi="Times New Roman" w:cs="Times New Roman"/>
          <w:sz w:val="24"/>
          <w:szCs w:val="24"/>
        </w:rPr>
        <w:t xml:space="preserve"> </w:t>
      </w:r>
      <w:r w:rsidR="00AC359E">
        <w:rPr>
          <w:rFonts w:ascii="Times New Roman" w:hAnsi="Times New Roman" w:cs="Times New Roman"/>
          <w:sz w:val="24"/>
          <w:szCs w:val="24"/>
        </w:rPr>
        <w:t>propagat</w:t>
      </w:r>
      <w:r w:rsidR="00121BF1">
        <w:rPr>
          <w:rFonts w:ascii="Times New Roman" w:hAnsi="Times New Roman" w:cs="Times New Roman"/>
          <w:sz w:val="24"/>
          <w:szCs w:val="24"/>
        </w:rPr>
        <w:t>ing</w:t>
      </w:r>
      <w:r w:rsidR="00AC359E">
        <w:rPr>
          <w:rFonts w:ascii="Times New Roman" w:hAnsi="Times New Roman" w:cs="Times New Roman"/>
          <w:sz w:val="24"/>
          <w:szCs w:val="24"/>
        </w:rPr>
        <w:t xml:space="preserve"> </w:t>
      </w:r>
      <w:r w:rsidR="00236C66">
        <w:rPr>
          <w:rFonts w:ascii="Times New Roman" w:hAnsi="Times New Roman" w:cs="Times New Roman"/>
          <w:sz w:val="24"/>
          <w:szCs w:val="24"/>
        </w:rPr>
        <w:t xml:space="preserve">disinformation </w:t>
      </w:r>
      <w:r w:rsidR="007D220E">
        <w:rPr>
          <w:rFonts w:ascii="Times New Roman" w:hAnsi="Times New Roman" w:cs="Times New Roman"/>
          <w:sz w:val="24"/>
          <w:szCs w:val="24"/>
        </w:rPr>
        <w:t xml:space="preserve">through </w:t>
      </w:r>
      <w:r w:rsidR="00AC359E">
        <w:rPr>
          <w:rFonts w:ascii="Times New Roman" w:hAnsi="Times New Roman" w:cs="Times New Roman"/>
          <w:sz w:val="24"/>
          <w:szCs w:val="24"/>
        </w:rPr>
        <w:t xml:space="preserve">conservative </w:t>
      </w:r>
      <w:r w:rsidR="00A65889">
        <w:rPr>
          <w:rFonts w:ascii="Times New Roman" w:hAnsi="Times New Roman" w:cs="Times New Roman"/>
          <w:sz w:val="24"/>
          <w:szCs w:val="24"/>
        </w:rPr>
        <w:t xml:space="preserve">news </w:t>
      </w:r>
      <w:r w:rsidR="00AC359E">
        <w:rPr>
          <w:rFonts w:ascii="Times New Roman" w:hAnsi="Times New Roman" w:cs="Times New Roman"/>
          <w:sz w:val="24"/>
          <w:szCs w:val="24"/>
        </w:rPr>
        <w:t>outlets (</w:t>
      </w:r>
      <w:r w:rsidR="00AC359E" w:rsidRPr="00697360">
        <w:rPr>
          <w:rFonts w:ascii="Times New Roman" w:hAnsi="Times New Roman" w:cs="Times New Roman"/>
          <w:sz w:val="24"/>
          <w:szCs w:val="24"/>
        </w:rPr>
        <w:t>Vincent, 2020</w:t>
      </w:r>
      <w:r w:rsidR="00AC359E">
        <w:rPr>
          <w:rFonts w:ascii="Times New Roman" w:hAnsi="Times New Roman" w:cs="Times New Roman"/>
          <w:sz w:val="24"/>
          <w:szCs w:val="24"/>
        </w:rPr>
        <w:t>)</w:t>
      </w:r>
      <w:r w:rsidR="00A65889">
        <w:rPr>
          <w:rFonts w:ascii="Times New Roman" w:hAnsi="Times New Roman" w:cs="Times New Roman"/>
          <w:sz w:val="24"/>
          <w:szCs w:val="24"/>
        </w:rPr>
        <w:t>.</w:t>
      </w:r>
      <w:r w:rsidR="00121BF1">
        <w:rPr>
          <w:rFonts w:ascii="Times New Roman" w:hAnsi="Times New Roman" w:cs="Times New Roman"/>
          <w:sz w:val="24"/>
          <w:szCs w:val="24"/>
        </w:rPr>
        <w:t xml:space="preserve"> Facebook </w:t>
      </w:r>
      <w:r w:rsidR="00A65889">
        <w:rPr>
          <w:rFonts w:ascii="Times New Roman" w:hAnsi="Times New Roman" w:cs="Times New Roman"/>
          <w:sz w:val="24"/>
          <w:szCs w:val="24"/>
        </w:rPr>
        <w:t xml:space="preserve">recently </w:t>
      </w:r>
      <w:r w:rsidR="00121BF1">
        <w:rPr>
          <w:rFonts w:ascii="Times New Roman" w:hAnsi="Times New Roman" w:cs="Times New Roman"/>
          <w:sz w:val="24"/>
          <w:szCs w:val="24"/>
        </w:rPr>
        <w:t xml:space="preserve">dismantled a network of </w:t>
      </w:r>
      <w:r>
        <w:rPr>
          <w:rFonts w:ascii="Times New Roman" w:hAnsi="Times New Roman" w:cs="Times New Roman"/>
          <w:sz w:val="24"/>
          <w:szCs w:val="24"/>
        </w:rPr>
        <w:t xml:space="preserve">fictitious </w:t>
      </w:r>
      <w:r w:rsidR="00A65889">
        <w:rPr>
          <w:rFonts w:ascii="Times New Roman" w:hAnsi="Times New Roman" w:cs="Times New Roman"/>
          <w:sz w:val="24"/>
          <w:szCs w:val="24"/>
        </w:rPr>
        <w:t>“</w:t>
      </w:r>
      <w:r w:rsidR="00121BF1">
        <w:rPr>
          <w:rFonts w:ascii="Times New Roman" w:hAnsi="Times New Roman" w:cs="Times New Roman"/>
          <w:sz w:val="24"/>
          <w:szCs w:val="24"/>
        </w:rPr>
        <w:t xml:space="preserve">news editors </w:t>
      </w:r>
      <w:r>
        <w:rPr>
          <w:rFonts w:ascii="Times New Roman" w:hAnsi="Times New Roman" w:cs="Times New Roman"/>
          <w:sz w:val="24"/>
          <w:szCs w:val="24"/>
        </w:rPr>
        <w:t xml:space="preserve">from </w:t>
      </w:r>
      <w:r w:rsidR="00121BF1">
        <w:rPr>
          <w:rFonts w:ascii="Times New Roman" w:hAnsi="Times New Roman" w:cs="Times New Roman"/>
          <w:sz w:val="24"/>
          <w:szCs w:val="24"/>
        </w:rPr>
        <w:t>Kyiv</w:t>
      </w:r>
      <w:r w:rsidR="00A65889">
        <w:rPr>
          <w:rFonts w:ascii="Times New Roman" w:hAnsi="Times New Roman" w:cs="Times New Roman"/>
          <w:sz w:val="24"/>
          <w:szCs w:val="24"/>
        </w:rPr>
        <w:t>”</w:t>
      </w:r>
      <w:r w:rsidR="00121BF1">
        <w:rPr>
          <w:rFonts w:ascii="Times New Roman" w:hAnsi="Times New Roman" w:cs="Times New Roman"/>
          <w:sz w:val="24"/>
          <w:szCs w:val="24"/>
        </w:rPr>
        <w:t xml:space="preserve"> publishing pro-Russian propaganda (</w:t>
      </w:r>
      <w:bookmarkStart w:id="0" w:name="_Hlk104201200"/>
      <w:proofErr w:type="spellStart"/>
      <w:r w:rsidR="0007363F" w:rsidRPr="00697360">
        <w:rPr>
          <w:rFonts w:ascii="Times New Roman" w:hAnsi="Times New Roman" w:cs="Times New Roman"/>
          <w:sz w:val="24"/>
          <w:szCs w:val="24"/>
        </w:rPr>
        <w:t>Gleicher</w:t>
      </w:r>
      <w:proofErr w:type="spellEnd"/>
      <w:r w:rsidR="0007363F" w:rsidRPr="00697360">
        <w:rPr>
          <w:rFonts w:ascii="Times New Roman" w:hAnsi="Times New Roman" w:cs="Times New Roman"/>
          <w:sz w:val="24"/>
          <w:szCs w:val="24"/>
        </w:rPr>
        <w:t xml:space="preserve"> &amp; </w:t>
      </w:r>
      <w:proofErr w:type="spellStart"/>
      <w:r w:rsidR="0007363F" w:rsidRPr="00697360">
        <w:rPr>
          <w:rFonts w:ascii="Times New Roman" w:hAnsi="Times New Roman" w:cs="Times New Roman"/>
          <w:sz w:val="24"/>
          <w:szCs w:val="24"/>
        </w:rPr>
        <w:t>Agranovich</w:t>
      </w:r>
      <w:proofErr w:type="spellEnd"/>
      <w:r w:rsidR="0007363F" w:rsidRPr="00697360">
        <w:rPr>
          <w:rFonts w:ascii="Times New Roman" w:hAnsi="Times New Roman" w:cs="Times New Roman"/>
          <w:sz w:val="24"/>
          <w:szCs w:val="24"/>
        </w:rPr>
        <w:t>, 2022</w:t>
      </w:r>
      <w:bookmarkEnd w:id="0"/>
      <w:r w:rsidR="00121BF1">
        <w:rPr>
          <w:rFonts w:ascii="Times New Roman" w:hAnsi="Times New Roman" w:cs="Times New Roman"/>
          <w:sz w:val="24"/>
          <w:szCs w:val="24"/>
        </w:rPr>
        <w:t>)</w:t>
      </w:r>
      <w:r w:rsidR="00AE458A">
        <w:rPr>
          <w:rFonts w:ascii="Times New Roman" w:hAnsi="Times New Roman" w:cs="Times New Roman"/>
          <w:sz w:val="24"/>
          <w:szCs w:val="24"/>
        </w:rPr>
        <w:t xml:space="preserve">, while others </w:t>
      </w:r>
      <w:r w:rsidR="00A65889">
        <w:rPr>
          <w:rFonts w:ascii="Times New Roman" w:hAnsi="Times New Roman" w:cs="Times New Roman"/>
          <w:sz w:val="24"/>
          <w:szCs w:val="24"/>
        </w:rPr>
        <w:t xml:space="preserve">have </w:t>
      </w:r>
      <w:r w:rsidR="001B6055">
        <w:rPr>
          <w:rFonts w:ascii="Times New Roman" w:hAnsi="Times New Roman" w:cs="Times New Roman"/>
          <w:sz w:val="24"/>
          <w:szCs w:val="24"/>
        </w:rPr>
        <w:t xml:space="preserve">uncovered </w:t>
      </w:r>
      <w:r w:rsidR="0007363F">
        <w:rPr>
          <w:rFonts w:ascii="Times New Roman" w:hAnsi="Times New Roman" w:cs="Times New Roman"/>
          <w:sz w:val="24"/>
          <w:szCs w:val="24"/>
        </w:rPr>
        <w:t>network</w:t>
      </w:r>
      <w:r w:rsidR="00A65889">
        <w:rPr>
          <w:rFonts w:ascii="Times New Roman" w:hAnsi="Times New Roman" w:cs="Times New Roman"/>
          <w:sz w:val="24"/>
          <w:szCs w:val="24"/>
        </w:rPr>
        <w:t>s</w:t>
      </w:r>
      <w:r w:rsidR="0007363F">
        <w:rPr>
          <w:rFonts w:ascii="Times New Roman" w:hAnsi="Times New Roman" w:cs="Times New Roman"/>
          <w:sz w:val="24"/>
          <w:szCs w:val="24"/>
        </w:rPr>
        <w:t xml:space="preserve"> of fake social media accounts </w:t>
      </w:r>
      <w:r w:rsidR="001B6055">
        <w:rPr>
          <w:rFonts w:ascii="Times New Roman" w:hAnsi="Times New Roman" w:cs="Times New Roman"/>
          <w:sz w:val="24"/>
          <w:szCs w:val="24"/>
        </w:rPr>
        <w:t xml:space="preserve">of “regular people” </w:t>
      </w:r>
      <w:r w:rsidR="00A65889">
        <w:rPr>
          <w:rFonts w:ascii="Times New Roman" w:hAnsi="Times New Roman" w:cs="Times New Roman"/>
          <w:sz w:val="24"/>
          <w:szCs w:val="24"/>
        </w:rPr>
        <w:t xml:space="preserve">spreading </w:t>
      </w:r>
      <w:r w:rsidR="0007363F" w:rsidRPr="0007363F">
        <w:rPr>
          <w:rFonts w:ascii="Times New Roman" w:hAnsi="Times New Roman" w:cs="Times New Roman"/>
          <w:sz w:val="24"/>
          <w:szCs w:val="24"/>
        </w:rPr>
        <w:t>Chinese state propaganda</w:t>
      </w:r>
      <w:r w:rsidR="0007363F">
        <w:rPr>
          <w:rFonts w:ascii="Times New Roman" w:hAnsi="Times New Roman" w:cs="Times New Roman"/>
          <w:sz w:val="24"/>
          <w:szCs w:val="24"/>
        </w:rPr>
        <w:t xml:space="preserve"> (</w:t>
      </w:r>
      <w:r w:rsidR="0007363F" w:rsidRPr="00697360">
        <w:rPr>
          <w:rFonts w:ascii="Times New Roman" w:hAnsi="Times New Roman" w:cs="Times New Roman"/>
          <w:sz w:val="24"/>
          <w:szCs w:val="24"/>
        </w:rPr>
        <w:t>Burley, 2021</w:t>
      </w:r>
      <w:r w:rsidR="0007363F">
        <w:rPr>
          <w:rFonts w:ascii="Times New Roman" w:hAnsi="Times New Roman" w:cs="Times New Roman"/>
          <w:sz w:val="24"/>
          <w:szCs w:val="24"/>
        </w:rPr>
        <w:t xml:space="preserve">) </w:t>
      </w:r>
      <w:r w:rsidR="00A65889">
        <w:rPr>
          <w:rFonts w:ascii="Times New Roman" w:hAnsi="Times New Roman" w:cs="Times New Roman"/>
          <w:sz w:val="24"/>
          <w:szCs w:val="24"/>
        </w:rPr>
        <w:t xml:space="preserve">and </w:t>
      </w:r>
      <w:r w:rsidR="0007363F">
        <w:rPr>
          <w:rFonts w:ascii="Times New Roman" w:hAnsi="Times New Roman" w:cs="Times New Roman"/>
          <w:sz w:val="24"/>
          <w:szCs w:val="24"/>
        </w:rPr>
        <w:t xml:space="preserve">disinformation favoring </w:t>
      </w:r>
      <w:r w:rsidR="00A65889">
        <w:rPr>
          <w:rFonts w:ascii="Times New Roman" w:hAnsi="Times New Roman" w:cs="Times New Roman"/>
          <w:sz w:val="24"/>
          <w:szCs w:val="24"/>
        </w:rPr>
        <w:t>ex</w:t>
      </w:r>
      <w:r w:rsidR="0007363F" w:rsidRPr="0007363F">
        <w:rPr>
          <w:rFonts w:ascii="Times New Roman" w:hAnsi="Times New Roman" w:cs="Times New Roman"/>
          <w:sz w:val="24"/>
          <w:szCs w:val="24"/>
        </w:rPr>
        <w:t>-Prime Minister Benjamin Netanyahu</w:t>
      </w:r>
      <w:r w:rsidR="0007363F">
        <w:rPr>
          <w:rFonts w:ascii="Times New Roman" w:hAnsi="Times New Roman" w:cs="Times New Roman"/>
          <w:sz w:val="24"/>
          <w:szCs w:val="24"/>
        </w:rPr>
        <w:t xml:space="preserve"> (</w:t>
      </w:r>
      <w:proofErr w:type="spellStart"/>
      <w:r w:rsidR="00DF53B3" w:rsidRPr="00697360">
        <w:rPr>
          <w:rFonts w:ascii="Times New Roman" w:hAnsi="Times New Roman" w:cs="Times New Roman"/>
          <w:sz w:val="24"/>
          <w:szCs w:val="24"/>
        </w:rPr>
        <w:t>Benzaquen</w:t>
      </w:r>
      <w:proofErr w:type="spellEnd"/>
      <w:r w:rsidR="00DF53B3" w:rsidRPr="00697360">
        <w:rPr>
          <w:rFonts w:ascii="Times New Roman" w:hAnsi="Times New Roman" w:cs="Times New Roman"/>
          <w:sz w:val="24"/>
          <w:szCs w:val="24"/>
        </w:rPr>
        <w:t>, 2020</w:t>
      </w:r>
      <w:r w:rsidR="0007363F">
        <w:rPr>
          <w:rFonts w:ascii="Times New Roman" w:hAnsi="Times New Roman" w:cs="Times New Roman"/>
          <w:sz w:val="24"/>
          <w:szCs w:val="24"/>
        </w:rPr>
        <w:t>)</w:t>
      </w:r>
      <w:r w:rsidR="00DF53B3">
        <w:rPr>
          <w:rFonts w:ascii="Times New Roman" w:hAnsi="Times New Roman" w:cs="Times New Roman"/>
          <w:sz w:val="24"/>
          <w:szCs w:val="24"/>
        </w:rPr>
        <w:t xml:space="preserve">. </w:t>
      </w:r>
      <w:r>
        <w:rPr>
          <w:rFonts w:ascii="Times New Roman" w:hAnsi="Times New Roman" w:cs="Times New Roman"/>
          <w:sz w:val="24"/>
          <w:szCs w:val="24"/>
        </w:rPr>
        <w:t>What unites t</w:t>
      </w:r>
      <w:r w:rsidR="00DF53B3">
        <w:rPr>
          <w:rFonts w:ascii="Times New Roman" w:hAnsi="Times New Roman" w:cs="Times New Roman"/>
          <w:sz w:val="24"/>
          <w:szCs w:val="24"/>
        </w:rPr>
        <w:t xml:space="preserve">hese </w:t>
      </w:r>
      <w:r w:rsidR="00AE458A">
        <w:rPr>
          <w:rFonts w:ascii="Times New Roman" w:hAnsi="Times New Roman" w:cs="Times New Roman"/>
          <w:sz w:val="24"/>
          <w:szCs w:val="24"/>
        </w:rPr>
        <w:t>“</w:t>
      </w:r>
      <w:r w:rsidR="00DF53B3">
        <w:rPr>
          <w:rFonts w:ascii="Times New Roman" w:hAnsi="Times New Roman" w:cs="Times New Roman"/>
          <w:sz w:val="24"/>
          <w:szCs w:val="24"/>
        </w:rPr>
        <w:t>political consultants</w:t>
      </w:r>
      <w:r w:rsidR="00AE458A">
        <w:rPr>
          <w:rFonts w:ascii="Times New Roman" w:hAnsi="Times New Roman" w:cs="Times New Roman"/>
          <w:sz w:val="24"/>
          <w:szCs w:val="24"/>
        </w:rPr>
        <w:t>”</w:t>
      </w:r>
      <w:r w:rsidR="00DF53B3">
        <w:rPr>
          <w:rFonts w:ascii="Times New Roman" w:hAnsi="Times New Roman" w:cs="Times New Roman"/>
          <w:sz w:val="24"/>
          <w:szCs w:val="24"/>
        </w:rPr>
        <w:t xml:space="preserve">, </w:t>
      </w:r>
      <w:r w:rsidR="00AE458A">
        <w:rPr>
          <w:rFonts w:ascii="Times New Roman" w:hAnsi="Times New Roman" w:cs="Times New Roman"/>
          <w:sz w:val="24"/>
          <w:szCs w:val="24"/>
        </w:rPr>
        <w:t>“</w:t>
      </w:r>
      <w:r w:rsidR="00DF53B3">
        <w:rPr>
          <w:rFonts w:ascii="Times New Roman" w:hAnsi="Times New Roman" w:cs="Times New Roman"/>
          <w:sz w:val="24"/>
          <w:szCs w:val="24"/>
        </w:rPr>
        <w:t>freelance journalists</w:t>
      </w:r>
      <w:r w:rsidR="00AE458A">
        <w:rPr>
          <w:rFonts w:ascii="Times New Roman" w:hAnsi="Times New Roman" w:cs="Times New Roman"/>
          <w:sz w:val="24"/>
          <w:szCs w:val="24"/>
        </w:rPr>
        <w:t>”</w:t>
      </w:r>
      <w:r w:rsidR="00DF53B3">
        <w:rPr>
          <w:rFonts w:ascii="Times New Roman" w:hAnsi="Times New Roman" w:cs="Times New Roman"/>
          <w:sz w:val="24"/>
          <w:szCs w:val="24"/>
        </w:rPr>
        <w:t xml:space="preserve">, </w:t>
      </w:r>
      <w:r w:rsidR="00AE458A">
        <w:rPr>
          <w:rFonts w:ascii="Times New Roman" w:hAnsi="Times New Roman" w:cs="Times New Roman"/>
          <w:sz w:val="24"/>
          <w:szCs w:val="24"/>
        </w:rPr>
        <w:t>“</w:t>
      </w:r>
      <w:r w:rsidR="00DF53B3">
        <w:rPr>
          <w:rFonts w:ascii="Times New Roman" w:hAnsi="Times New Roman" w:cs="Times New Roman"/>
          <w:sz w:val="24"/>
          <w:szCs w:val="24"/>
        </w:rPr>
        <w:t>news editors</w:t>
      </w:r>
      <w:r w:rsidR="00AE458A">
        <w:rPr>
          <w:rFonts w:ascii="Times New Roman" w:hAnsi="Times New Roman" w:cs="Times New Roman"/>
          <w:sz w:val="24"/>
          <w:szCs w:val="24"/>
        </w:rPr>
        <w:t>”</w:t>
      </w:r>
      <w:r w:rsidR="00DF53B3">
        <w:rPr>
          <w:rFonts w:ascii="Times New Roman" w:hAnsi="Times New Roman" w:cs="Times New Roman"/>
          <w:sz w:val="24"/>
          <w:szCs w:val="24"/>
        </w:rPr>
        <w:t xml:space="preserve">, and </w:t>
      </w:r>
      <w:r w:rsidR="00AE458A">
        <w:rPr>
          <w:rFonts w:ascii="Times New Roman" w:hAnsi="Times New Roman" w:cs="Times New Roman"/>
          <w:sz w:val="24"/>
          <w:szCs w:val="24"/>
        </w:rPr>
        <w:t xml:space="preserve">“genuine” </w:t>
      </w:r>
      <w:r w:rsidR="00DF53B3">
        <w:rPr>
          <w:rFonts w:ascii="Times New Roman" w:hAnsi="Times New Roman" w:cs="Times New Roman"/>
          <w:sz w:val="24"/>
          <w:szCs w:val="24"/>
        </w:rPr>
        <w:t xml:space="preserve">social media users </w:t>
      </w:r>
      <w:r>
        <w:rPr>
          <w:rFonts w:ascii="Times New Roman" w:hAnsi="Times New Roman" w:cs="Times New Roman"/>
          <w:sz w:val="24"/>
          <w:szCs w:val="24"/>
        </w:rPr>
        <w:t xml:space="preserve">is that </w:t>
      </w:r>
      <w:r w:rsidR="00DF53B3">
        <w:rPr>
          <w:rFonts w:ascii="Times New Roman" w:hAnsi="Times New Roman" w:cs="Times New Roman"/>
          <w:sz w:val="24"/>
          <w:szCs w:val="24"/>
        </w:rPr>
        <w:t>none of them exist.</w:t>
      </w:r>
    </w:p>
    <w:p w14:paraId="49A37A88" w14:textId="18B14008" w:rsidR="00124C1B" w:rsidRDefault="00DA2D55" w:rsidP="00170C66">
      <w:pPr>
        <w:spacing w:line="480" w:lineRule="auto"/>
        <w:ind w:firstLine="680"/>
        <w:rPr>
          <w:rFonts w:ascii="Times New Roman" w:hAnsi="Times New Roman" w:cs="Times New Roman"/>
          <w:sz w:val="24"/>
          <w:szCs w:val="24"/>
        </w:rPr>
      </w:pPr>
      <w:r w:rsidRPr="00DA2D55">
        <w:rPr>
          <w:rFonts w:ascii="Times New Roman" w:hAnsi="Times New Roman" w:cs="Times New Roman"/>
          <w:sz w:val="24"/>
          <w:szCs w:val="24"/>
        </w:rPr>
        <w:t xml:space="preserve">Deception </w:t>
      </w:r>
      <w:r>
        <w:rPr>
          <w:rFonts w:ascii="Times New Roman" w:hAnsi="Times New Roman" w:cs="Times New Roman"/>
          <w:sz w:val="24"/>
          <w:szCs w:val="24"/>
        </w:rPr>
        <w:t xml:space="preserve">and disinformation are nothing new </w:t>
      </w:r>
      <w:r w:rsidRPr="00DA2D55">
        <w:rPr>
          <w:rFonts w:ascii="Times New Roman" w:hAnsi="Times New Roman" w:cs="Times New Roman"/>
          <w:sz w:val="24"/>
          <w:szCs w:val="24"/>
        </w:rPr>
        <w:t>in mass communication</w:t>
      </w:r>
      <w:r w:rsidR="00EE5616">
        <w:rPr>
          <w:rFonts w:ascii="Times New Roman" w:hAnsi="Times New Roman" w:cs="Times New Roman"/>
          <w:sz w:val="24"/>
          <w:szCs w:val="24"/>
        </w:rPr>
        <w:t xml:space="preserve">. </w:t>
      </w:r>
      <w:r w:rsidR="00FB57AB">
        <w:rPr>
          <w:rFonts w:ascii="Times New Roman" w:hAnsi="Times New Roman" w:cs="Times New Roman"/>
          <w:sz w:val="24"/>
          <w:szCs w:val="24"/>
        </w:rPr>
        <w:t>T</w:t>
      </w:r>
      <w:r w:rsidR="00D95A69" w:rsidRPr="00823218">
        <w:rPr>
          <w:rFonts w:ascii="Times New Roman" w:hAnsi="Times New Roman" w:cs="Times New Roman"/>
          <w:sz w:val="24"/>
          <w:szCs w:val="24"/>
        </w:rPr>
        <w:t xml:space="preserve">ext and image </w:t>
      </w:r>
      <w:r w:rsidR="00FB57AB">
        <w:rPr>
          <w:rFonts w:ascii="Times New Roman" w:hAnsi="Times New Roman" w:cs="Times New Roman"/>
          <w:sz w:val="24"/>
          <w:szCs w:val="24"/>
        </w:rPr>
        <w:t xml:space="preserve">have long been </w:t>
      </w:r>
      <w:r w:rsidR="002C22CD" w:rsidRPr="00823218">
        <w:rPr>
          <w:rFonts w:ascii="Times New Roman" w:hAnsi="Times New Roman" w:cs="Times New Roman"/>
          <w:sz w:val="24"/>
          <w:szCs w:val="24"/>
        </w:rPr>
        <w:t>manipulated</w:t>
      </w:r>
      <w:r w:rsidR="00EE5616">
        <w:rPr>
          <w:rFonts w:ascii="Times New Roman" w:hAnsi="Times New Roman" w:cs="Times New Roman"/>
          <w:sz w:val="24"/>
          <w:szCs w:val="24"/>
        </w:rPr>
        <w:t xml:space="preserve"> </w:t>
      </w:r>
      <w:r w:rsidR="00B21E99">
        <w:rPr>
          <w:rFonts w:ascii="Times New Roman" w:hAnsi="Times New Roman" w:cs="Times New Roman"/>
          <w:sz w:val="24"/>
          <w:szCs w:val="24"/>
        </w:rPr>
        <w:t xml:space="preserve">for </w:t>
      </w:r>
      <w:r w:rsidR="00124C1B">
        <w:rPr>
          <w:rFonts w:ascii="Times New Roman" w:hAnsi="Times New Roman" w:cs="Times New Roman"/>
          <w:sz w:val="24"/>
          <w:szCs w:val="24"/>
        </w:rPr>
        <w:t>various ends: a</w:t>
      </w:r>
      <w:r w:rsidR="00124C1B" w:rsidRPr="00823218">
        <w:rPr>
          <w:rFonts w:ascii="Times New Roman" w:hAnsi="Times New Roman" w:cs="Times New Roman"/>
          <w:sz w:val="24"/>
          <w:szCs w:val="24"/>
        </w:rPr>
        <w:t xml:space="preserve"> politician or celebrity’s comments can be edited and misreported while images on magazine covers, advertisements, and websites can be altered to depict their contents as better than they actually are. </w:t>
      </w:r>
      <w:r w:rsidR="00354D42">
        <w:rPr>
          <w:rFonts w:ascii="Times New Roman" w:hAnsi="Times New Roman" w:cs="Times New Roman"/>
          <w:sz w:val="24"/>
          <w:szCs w:val="24"/>
        </w:rPr>
        <w:t>Although p</w:t>
      </w:r>
      <w:r w:rsidR="00EC7F12">
        <w:rPr>
          <w:rFonts w:ascii="Times New Roman" w:hAnsi="Times New Roman" w:cs="Times New Roman"/>
          <w:sz w:val="24"/>
          <w:szCs w:val="24"/>
        </w:rPr>
        <w:t xml:space="preserve">eople </w:t>
      </w:r>
      <w:r w:rsidR="00170C66">
        <w:rPr>
          <w:rFonts w:ascii="Times New Roman" w:hAnsi="Times New Roman" w:cs="Times New Roman"/>
          <w:sz w:val="24"/>
          <w:szCs w:val="24"/>
        </w:rPr>
        <w:t xml:space="preserve">are generally </w:t>
      </w:r>
      <w:r w:rsidR="00440417">
        <w:rPr>
          <w:rFonts w:ascii="Times New Roman" w:hAnsi="Times New Roman" w:cs="Times New Roman"/>
          <w:sz w:val="24"/>
          <w:szCs w:val="24"/>
        </w:rPr>
        <w:t>aware that text and image</w:t>
      </w:r>
      <w:r w:rsidR="001B6055">
        <w:rPr>
          <w:rFonts w:ascii="Times New Roman" w:hAnsi="Times New Roman" w:cs="Times New Roman"/>
          <w:sz w:val="24"/>
          <w:szCs w:val="24"/>
        </w:rPr>
        <w:t xml:space="preserve">s </w:t>
      </w:r>
      <w:r w:rsidR="00FE3737">
        <w:rPr>
          <w:rFonts w:ascii="Times New Roman" w:hAnsi="Times New Roman" w:cs="Times New Roman"/>
          <w:sz w:val="24"/>
          <w:szCs w:val="24"/>
        </w:rPr>
        <w:t xml:space="preserve">of others </w:t>
      </w:r>
      <w:r w:rsidR="00440417">
        <w:rPr>
          <w:rFonts w:ascii="Times New Roman" w:hAnsi="Times New Roman" w:cs="Times New Roman"/>
          <w:sz w:val="24"/>
          <w:szCs w:val="24"/>
        </w:rPr>
        <w:t xml:space="preserve">can be </w:t>
      </w:r>
      <w:r w:rsidR="00440417" w:rsidRPr="00B16822">
        <w:rPr>
          <w:rFonts w:ascii="Times New Roman" w:hAnsi="Times New Roman" w:cs="Times New Roman"/>
          <w:sz w:val="24"/>
          <w:szCs w:val="24"/>
        </w:rPr>
        <w:t>manipulated</w:t>
      </w:r>
      <w:r w:rsidR="00354D42">
        <w:rPr>
          <w:rFonts w:ascii="Times New Roman" w:hAnsi="Times New Roman" w:cs="Times New Roman"/>
          <w:sz w:val="24"/>
          <w:szCs w:val="24"/>
        </w:rPr>
        <w:t xml:space="preserve">, </w:t>
      </w:r>
      <w:r w:rsidR="00170C66">
        <w:rPr>
          <w:rFonts w:ascii="Times New Roman" w:hAnsi="Times New Roman" w:cs="Times New Roman"/>
          <w:sz w:val="24"/>
          <w:szCs w:val="24"/>
        </w:rPr>
        <w:t xml:space="preserve">watching </w:t>
      </w:r>
      <w:r w:rsidR="00354D42">
        <w:rPr>
          <w:rFonts w:ascii="Times New Roman" w:hAnsi="Times New Roman" w:cs="Times New Roman"/>
          <w:sz w:val="24"/>
          <w:szCs w:val="24"/>
        </w:rPr>
        <w:t xml:space="preserve">others </w:t>
      </w:r>
      <w:r w:rsidR="00170C66">
        <w:rPr>
          <w:rFonts w:ascii="Times New Roman" w:hAnsi="Times New Roman" w:cs="Times New Roman"/>
          <w:sz w:val="24"/>
          <w:szCs w:val="24"/>
        </w:rPr>
        <w:t xml:space="preserve">behave in a particular way </w:t>
      </w:r>
      <w:r w:rsidR="00B16822">
        <w:rPr>
          <w:rFonts w:ascii="Times New Roman" w:hAnsi="Times New Roman" w:cs="Times New Roman"/>
          <w:sz w:val="24"/>
          <w:szCs w:val="24"/>
        </w:rPr>
        <w:t xml:space="preserve">on </w:t>
      </w:r>
      <w:r w:rsidR="00170C66">
        <w:rPr>
          <w:rFonts w:ascii="Times New Roman" w:hAnsi="Times New Roman" w:cs="Times New Roman"/>
          <w:sz w:val="24"/>
          <w:szCs w:val="24"/>
        </w:rPr>
        <w:t>video, or hearing them state a</w:t>
      </w:r>
      <w:r w:rsidR="001B6055">
        <w:rPr>
          <w:rFonts w:ascii="Times New Roman" w:hAnsi="Times New Roman" w:cs="Times New Roman"/>
          <w:sz w:val="24"/>
          <w:szCs w:val="24"/>
        </w:rPr>
        <w:t xml:space="preserve">n </w:t>
      </w:r>
      <w:r w:rsidR="00170C66">
        <w:rPr>
          <w:rFonts w:ascii="Times New Roman" w:hAnsi="Times New Roman" w:cs="Times New Roman"/>
          <w:sz w:val="24"/>
          <w:szCs w:val="24"/>
        </w:rPr>
        <w:t xml:space="preserve">opinion with their own voice, </w:t>
      </w:r>
      <w:r w:rsidR="00B16822">
        <w:rPr>
          <w:rFonts w:ascii="Times New Roman" w:hAnsi="Times New Roman" w:cs="Times New Roman"/>
          <w:sz w:val="24"/>
          <w:szCs w:val="24"/>
        </w:rPr>
        <w:t xml:space="preserve">is </w:t>
      </w:r>
      <w:r w:rsidR="00170C66">
        <w:rPr>
          <w:rFonts w:ascii="Times New Roman" w:hAnsi="Times New Roman" w:cs="Times New Roman"/>
          <w:sz w:val="24"/>
          <w:szCs w:val="24"/>
        </w:rPr>
        <w:t xml:space="preserve">still </w:t>
      </w:r>
      <w:r w:rsidR="00B16822">
        <w:rPr>
          <w:rFonts w:ascii="Times New Roman" w:hAnsi="Times New Roman" w:cs="Times New Roman"/>
          <w:sz w:val="24"/>
          <w:szCs w:val="24"/>
        </w:rPr>
        <w:t xml:space="preserve">considered an </w:t>
      </w:r>
      <w:r w:rsidR="00170C66">
        <w:rPr>
          <w:rFonts w:ascii="Times New Roman" w:hAnsi="Times New Roman" w:cs="Times New Roman"/>
          <w:sz w:val="24"/>
          <w:szCs w:val="24"/>
        </w:rPr>
        <w:t>accurate</w:t>
      </w:r>
      <w:r w:rsidR="00C5284C">
        <w:rPr>
          <w:rFonts w:ascii="Times New Roman" w:hAnsi="Times New Roman" w:cs="Times New Roman"/>
          <w:sz w:val="24"/>
          <w:szCs w:val="24"/>
        </w:rPr>
        <w:t xml:space="preserve">, </w:t>
      </w:r>
      <w:r w:rsidR="00170C66">
        <w:rPr>
          <w:rFonts w:ascii="Times New Roman" w:hAnsi="Times New Roman" w:cs="Times New Roman"/>
          <w:sz w:val="24"/>
          <w:szCs w:val="24"/>
        </w:rPr>
        <w:t>valid</w:t>
      </w:r>
      <w:r w:rsidR="00C5284C">
        <w:rPr>
          <w:rFonts w:ascii="Times New Roman" w:hAnsi="Times New Roman" w:cs="Times New Roman"/>
          <w:sz w:val="24"/>
          <w:szCs w:val="24"/>
        </w:rPr>
        <w:t>, and trustworthy</w:t>
      </w:r>
      <w:r w:rsidR="00170C66">
        <w:rPr>
          <w:rFonts w:ascii="Times New Roman" w:hAnsi="Times New Roman" w:cs="Times New Roman"/>
          <w:sz w:val="24"/>
          <w:szCs w:val="24"/>
        </w:rPr>
        <w:t xml:space="preserve"> form of information.</w:t>
      </w:r>
    </w:p>
    <w:p w14:paraId="503DFCC5" w14:textId="6F2BBD3C" w:rsidR="00593DEF" w:rsidRDefault="0073527C" w:rsidP="00170C66">
      <w:pPr>
        <w:spacing w:line="480" w:lineRule="auto"/>
        <w:ind w:firstLine="680"/>
        <w:rPr>
          <w:rFonts w:ascii="Times New Roman" w:hAnsi="Times New Roman" w:cs="Times New Roman"/>
          <w:sz w:val="24"/>
          <w:szCs w:val="24"/>
        </w:rPr>
      </w:pPr>
      <w:r>
        <w:rPr>
          <w:rFonts w:ascii="Times New Roman" w:hAnsi="Times New Roman" w:cs="Times New Roman"/>
          <w:sz w:val="24"/>
          <w:szCs w:val="24"/>
        </w:rPr>
        <w:lastRenderedPageBreak/>
        <w:t xml:space="preserve">However, </w:t>
      </w:r>
      <w:r w:rsidR="002839EC">
        <w:rPr>
          <w:rFonts w:ascii="Times New Roman" w:hAnsi="Times New Roman" w:cs="Times New Roman"/>
          <w:sz w:val="24"/>
          <w:szCs w:val="24"/>
        </w:rPr>
        <w:t xml:space="preserve">this </w:t>
      </w:r>
      <w:r w:rsidR="00170C66">
        <w:rPr>
          <w:rFonts w:ascii="Times New Roman" w:hAnsi="Times New Roman" w:cs="Times New Roman"/>
          <w:sz w:val="24"/>
          <w:szCs w:val="24"/>
        </w:rPr>
        <w:t>may no longer be true. A</w:t>
      </w:r>
      <w:r w:rsidR="008C663D">
        <w:rPr>
          <w:rFonts w:ascii="Times New Roman" w:hAnsi="Times New Roman" w:cs="Times New Roman"/>
          <w:sz w:val="24"/>
          <w:szCs w:val="24"/>
        </w:rPr>
        <w:t xml:space="preserve"> </w:t>
      </w:r>
      <w:r w:rsidR="004F5E9F" w:rsidRPr="00823218">
        <w:rPr>
          <w:rFonts w:ascii="Times New Roman" w:hAnsi="Times New Roman" w:cs="Times New Roman"/>
          <w:sz w:val="24"/>
          <w:szCs w:val="24"/>
        </w:rPr>
        <w:t xml:space="preserve">branch of </w:t>
      </w:r>
      <w:r w:rsidR="002304FF" w:rsidRPr="00823218">
        <w:rPr>
          <w:rFonts w:ascii="Times New Roman" w:hAnsi="Times New Roman" w:cs="Times New Roman"/>
          <w:sz w:val="24"/>
          <w:szCs w:val="24"/>
        </w:rPr>
        <w:t xml:space="preserve">artificial intelligence </w:t>
      </w:r>
      <w:r w:rsidR="004F5E9F" w:rsidRPr="00823218">
        <w:rPr>
          <w:rFonts w:ascii="Times New Roman" w:hAnsi="Times New Roman" w:cs="Times New Roman"/>
          <w:sz w:val="24"/>
          <w:szCs w:val="24"/>
        </w:rPr>
        <w:t xml:space="preserve">known as ‘deep learning’ </w:t>
      </w:r>
      <w:r w:rsidR="00124C1B">
        <w:rPr>
          <w:rFonts w:ascii="Times New Roman" w:hAnsi="Times New Roman" w:cs="Times New Roman"/>
          <w:sz w:val="24"/>
          <w:szCs w:val="24"/>
        </w:rPr>
        <w:t xml:space="preserve">has </w:t>
      </w:r>
      <w:r w:rsidR="00170C66">
        <w:rPr>
          <w:rFonts w:ascii="Times New Roman" w:hAnsi="Times New Roman" w:cs="Times New Roman"/>
          <w:sz w:val="24"/>
          <w:szCs w:val="24"/>
        </w:rPr>
        <w:t xml:space="preserve">brought with it the ability </w:t>
      </w:r>
      <w:r w:rsidR="00CB2EE5">
        <w:rPr>
          <w:rFonts w:ascii="Times New Roman" w:hAnsi="Times New Roman" w:cs="Times New Roman"/>
          <w:sz w:val="24"/>
          <w:szCs w:val="24"/>
        </w:rPr>
        <w:t xml:space="preserve">to </w:t>
      </w:r>
      <w:r w:rsidR="004F5E9F" w:rsidRPr="00823218">
        <w:rPr>
          <w:rFonts w:ascii="Times New Roman" w:hAnsi="Times New Roman" w:cs="Times New Roman"/>
          <w:sz w:val="24"/>
          <w:szCs w:val="24"/>
        </w:rPr>
        <w:t xml:space="preserve">take </w:t>
      </w:r>
      <w:r w:rsidR="00170C66">
        <w:rPr>
          <w:rFonts w:ascii="Times New Roman" w:hAnsi="Times New Roman" w:cs="Times New Roman"/>
          <w:sz w:val="24"/>
          <w:szCs w:val="24"/>
        </w:rPr>
        <w:t xml:space="preserve">another </w:t>
      </w:r>
      <w:r w:rsidR="004F5E9F" w:rsidRPr="00823218">
        <w:rPr>
          <w:rFonts w:ascii="Times New Roman" w:hAnsi="Times New Roman" w:cs="Times New Roman"/>
          <w:sz w:val="24"/>
          <w:szCs w:val="24"/>
        </w:rPr>
        <w:t>person’s likeness (whether their face, voice, or writing style), feed that data to a computer algorithm, and have it</w:t>
      </w:r>
      <w:r w:rsidR="00E52C5D" w:rsidRPr="00823218">
        <w:rPr>
          <w:rFonts w:ascii="Times New Roman" w:hAnsi="Times New Roman" w:cs="Times New Roman"/>
          <w:sz w:val="24"/>
          <w:szCs w:val="24"/>
        </w:rPr>
        <w:t xml:space="preserve"> generate a ‘</w:t>
      </w:r>
      <w:hyperlink r:id="rId10" w:history="1">
        <w:r w:rsidR="00E52C5D" w:rsidRPr="00D67443">
          <w:rPr>
            <w:rStyle w:val="Hyperlink"/>
            <w:rFonts w:ascii="Times New Roman" w:hAnsi="Times New Roman" w:cs="Times New Roman"/>
            <w:sz w:val="24"/>
            <w:szCs w:val="24"/>
          </w:rPr>
          <w:t>Deepfake’</w:t>
        </w:r>
      </w:hyperlink>
      <w:r w:rsidR="00E52C5D" w:rsidRPr="00823218">
        <w:rPr>
          <w:rFonts w:ascii="Times New Roman" w:hAnsi="Times New Roman" w:cs="Times New Roman"/>
          <w:sz w:val="24"/>
          <w:szCs w:val="24"/>
        </w:rPr>
        <w:t xml:space="preserve">: </w:t>
      </w:r>
      <w:r w:rsidR="005B6D71" w:rsidRPr="00823218">
        <w:rPr>
          <w:rFonts w:ascii="Times New Roman" w:hAnsi="Times New Roman" w:cs="Times New Roman"/>
          <w:sz w:val="24"/>
          <w:szCs w:val="24"/>
        </w:rPr>
        <w:t>a hyper-realistic digital copy that can be</w:t>
      </w:r>
      <w:r w:rsidR="003D5473" w:rsidRPr="00823218">
        <w:rPr>
          <w:rFonts w:ascii="Times New Roman" w:hAnsi="Times New Roman" w:cs="Times New Roman"/>
          <w:sz w:val="24"/>
          <w:szCs w:val="24"/>
        </w:rPr>
        <w:t xml:space="preserve"> </w:t>
      </w:r>
      <w:r w:rsidR="005B6D71" w:rsidRPr="00823218">
        <w:rPr>
          <w:rFonts w:ascii="Times New Roman" w:hAnsi="Times New Roman" w:cs="Times New Roman"/>
          <w:sz w:val="24"/>
          <w:szCs w:val="24"/>
        </w:rPr>
        <w:t>manipulated into doing or saying anything.</w:t>
      </w:r>
      <w:r w:rsidR="00CF30D7">
        <w:rPr>
          <w:rFonts w:ascii="Times New Roman" w:hAnsi="Times New Roman" w:cs="Times New Roman"/>
          <w:sz w:val="24"/>
          <w:szCs w:val="24"/>
        </w:rPr>
        <w:t xml:space="preserve"> </w:t>
      </w:r>
      <w:r w:rsidR="00CB2EE5">
        <w:rPr>
          <w:rFonts w:ascii="Times New Roman" w:hAnsi="Times New Roman" w:cs="Times New Roman"/>
          <w:sz w:val="24"/>
          <w:szCs w:val="24"/>
        </w:rPr>
        <w:t xml:space="preserve">Many argue that </w:t>
      </w:r>
      <w:r w:rsidR="00805CCA">
        <w:rPr>
          <w:rFonts w:ascii="Times New Roman" w:hAnsi="Times New Roman" w:cs="Times New Roman"/>
          <w:sz w:val="24"/>
          <w:szCs w:val="24"/>
        </w:rPr>
        <w:t>Deepfakes represent a powerful new tool</w:t>
      </w:r>
      <w:r w:rsidR="00170C66">
        <w:rPr>
          <w:rFonts w:ascii="Times New Roman" w:hAnsi="Times New Roman" w:cs="Times New Roman"/>
          <w:sz w:val="24"/>
          <w:szCs w:val="24"/>
        </w:rPr>
        <w:t>, one</w:t>
      </w:r>
      <w:r w:rsidR="00CB2EE5">
        <w:rPr>
          <w:rFonts w:ascii="Times New Roman" w:hAnsi="Times New Roman" w:cs="Times New Roman"/>
          <w:sz w:val="24"/>
          <w:szCs w:val="24"/>
        </w:rPr>
        <w:t xml:space="preserve"> that</w:t>
      </w:r>
      <w:r w:rsidR="00F142B9">
        <w:rPr>
          <w:rFonts w:ascii="Times New Roman" w:hAnsi="Times New Roman" w:cs="Times New Roman"/>
          <w:sz w:val="24"/>
          <w:szCs w:val="24"/>
        </w:rPr>
        <w:t xml:space="preserve"> in the wrong hands</w:t>
      </w:r>
      <w:r w:rsidR="00170C66">
        <w:rPr>
          <w:rFonts w:ascii="Times New Roman" w:hAnsi="Times New Roman" w:cs="Times New Roman"/>
          <w:sz w:val="24"/>
          <w:szCs w:val="24"/>
        </w:rPr>
        <w:t>,</w:t>
      </w:r>
      <w:r w:rsidR="00F142B9">
        <w:rPr>
          <w:rFonts w:ascii="Times New Roman" w:hAnsi="Times New Roman" w:cs="Times New Roman"/>
          <w:sz w:val="24"/>
          <w:szCs w:val="24"/>
        </w:rPr>
        <w:t xml:space="preserve"> </w:t>
      </w:r>
      <w:r w:rsidR="00CB2EE5">
        <w:rPr>
          <w:rFonts w:ascii="Times New Roman" w:hAnsi="Times New Roman" w:cs="Times New Roman"/>
          <w:sz w:val="24"/>
          <w:szCs w:val="24"/>
        </w:rPr>
        <w:t xml:space="preserve">can be </w:t>
      </w:r>
      <w:r w:rsidR="00F142B9">
        <w:rPr>
          <w:rFonts w:ascii="Times New Roman" w:hAnsi="Times New Roman" w:cs="Times New Roman"/>
          <w:sz w:val="24"/>
          <w:szCs w:val="24"/>
        </w:rPr>
        <w:t xml:space="preserve">used </w:t>
      </w:r>
      <w:r w:rsidR="00CB2EE5">
        <w:rPr>
          <w:rFonts w:ascii="Times New Roman" w:hAnsi="Times New Roman" w:cs="Times New Roman"/>
          <w:sz w:val="24"/>
          <w:szCs w:val="24"/>
        </w:rPr>
        <w:t xml:space="preserve">to </w:t>
      </w:r>
      <w:r w:rsidR="00170C66">
        <w:rPr>
          <w:rFonts w:ascii="Times New Roman" w:hAnsi="Times New Roman" w:cs="Times New Roman"/>
          <w:sz w:val="24"/>
          <w:szCs w:val="24"/>
        </w:rPr>
        <w:t xml:space="preserve">supercharge </w:t>
      </w:r>
      <w:r w:rsidR="00CB2EE5">
        <w:rPr>
          <w:rFonts w:ascii="Times New Roman" w:hAnsi="Times New Roman" w:cs="Times New Roman"/>
          <w:sz w:val="24"/>
          <w:szCs w:val="24"/>
        </w:rPr>
        <w:t>dece</w:t>
      </w:r>
      <w:r w:rsidR="00170C66">
        <w:rPr>
          <w:rFonts w:ascii="Times New Roman" w:hAnsi="Times New Roman" w:cs="Times New Roman"/>
          <w:sz w:val="24"/>
          <w:szCs w:val="24"/>
        </w:rPr>
        <w:t>ption</w:t>
      </w:r>
      <w:r w:rsidR="00CB2EE5">
        <w:rPr>
          <w:rFonts w:ascii="Times New Roman" w:hAnsi="Times New Roman" w:cs="Times New Roman"/>
          <w:sz w:val="24"/>
          <w:szCs w:val="24"/>
        </w:rPr>
        <w:t xml:space="preserve"> </w:t>
      </w:r>
      <w:r w:rsidR="001B6055">
        <w:rPr>
          <w:rFonts w:ascii="Times New Roman" w:hAnsi="Times New Roman" w:cs="Times New Roman"/>
          <w:sz w:val="24"/>
          <w:szCs w:val="24"/>
        </w:rPr>
        <w:t xml:space="preserve">as well as </w:t>
      </w:r>
      <w:r w:rsidR="00170C66">
        <w:rPr>
          <w:rFonts w:ascii="Times New Roman" w:hAnsi="Times New Roman" w:cs="Times New Roman"/>
          <w:sz w:val="24"/>
          <w:szCs w:val="24"/>
        </w:rPr>
        <w:t xml:space="preserve">the </w:t>
      </w:r>
      <w:r w:rsidR="00805CCA">
        <w:rPr>
          <w:rFonts w:ascii="Times New Roman" w:hAnsi="Times New Roman" w:cs="Times New Roman"/>
          <w:sz w:val="24"/>
          <w:szCs w:val="24"/>
        </w:rPr>
        <w:t xml:space="preserve">spread </w:t>
      </w:r>
      <w:r w:rsidR="00170C66">
        <w:rPr>
          <w:rFonts w:ascii="Times New Roman" w:hAnsi="Times New Roman" w:cs="Times New Roman"/>
          <w:sz w:val="24"/>
          <w:szCs w:val="24"/>
        </w:rPr>
        <w:t xml:space="preserve">of </w:t>
      </w:r>
      <w:r w:rsidR="00805CCA">
        <w:rPr>
          <w:rFonts w:ascii="Times New Roman" w:hAnsi="Times New Roman" w:cs="Times New Roman"/>
          <w:sz w:val="24"/>
          <w:szCs w:val="24"/>
        </w:rPr>
        <w:t xml:space="preserve">disinformation. </w:t>
      </w:r>
      <w:r w:rsidR="001542DE">
        <w:rPr>
          <w:rStyle w:val="FootnoteReference"/>
          <w:rFonts w:ascii="Times New Roman" w:hAnsi="Times New Roman" w:cs="Times New Roman"/>
          <w:sz w:val="24"/>
          <w:szCs w:val="24"/>
        </w:rPr>
        <w:footnoteReference w:id="1"/>
      </w:r>
      <w:r w:rsidR="005B6D71" w:rsidRPr="00823218">
        <w:rPr>
          <w:rFonts w:ascii="Times New Roman" w:hAnsi="Times New Roman" w:cs="Times New Roman"/>
          <w:sz w:val="24"/>
          <w:szCs w:val="24"/>
        </w:rPr>
        <w:t xml:space="preserve"> </w:t>
      </w:r>
    </w:p>
    <w:p w14:paraId="1B0A1A2E" w14:textId="061B1260" w:rsidR="00D74678" w:rsidRDefault="001B6055" w:rsidP="00593DEF">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Deepfakes </w:t>
      </w:r>
      <w:r w:rsidR="00F704D5">
        <w:rPr>
          <w:rFonts w:ascii="Times New Roman" w:hAnsi="Times New Roman" w:cs="Times New Roman"/>
          <w:sz w:val="24"/>
          <w:szCs w:val="24"/>
        </w:rPr>
        <w:t xml:space="preserve">are </w:t>
      </w:r>
      <w:r w:rsidR="00FE5197" w:rsidRPr="00823218">
        <w:rPr>
          <w:rFonts w:ascii="Times New Roman" w:hAnsi="Times New Roman" w:cs="Times New Roman"/>
          <w:sz w:val="24"/>
          <w:szCs w:val="24"/>
        </w:rPr>
        <w:t>evolving</w:t>
      </w:r>
      <w:r w:rsidR="00F704D5">
        <w:rPr>
          <w:rFonts w:ascii="Times New Roman" w:hAnsi="Times New Roman" w:cs="Times New Roman"/>
          <w:sz w:val="24"/>
          <w:szCs w:val="24"/>
        </w:rPr>
        <w:t xml:space="preserve"> at a rapid pace.</w:t>
      </w:r>
      <w:r w:rsidR="00FE5197" w:rsidRPr="00823218">
        <w:rPr>
          <w:rFonts w:ascii="Times New Roman" w:hAnsi="Times New Roman" w:cs="Times New Roman"/>
          <w:sz w:val="24"/>
          <w:szCs w:val="24"/>
        </w:rPr>
        <w:t xml:space="preserve"> </w:t>
      </w:r>
      <w:r w:rsidR="00F704D5">
        <w:rPr>
          <w:rFonts w:ascii="Times New Roman" w:hAnsi="Times New Roman" w:cs="Times New Roman"/>
          <w:sz w:val="24"/>
          <w:szCs w:val="24"/>
        </w:rPr>
        <w:t xml:space="preserve">Each year </w:t>
      </w:r>
      <w:r>
        <w:rPr>
          <w:rFonts w:ascii="Times New Roman" w:hAnsi="Times New Roman" w:cs="Times New Roman"/>
          <w:sz w:val="24"/>
          <w:szCs w:val="24"/>
        </w:rPr>
        <w:t xml:space="preserve">they </w:t>
      </w:r>
      <w:r w:rsidR="00FE5197" w:rsidRPr="00823218">
        <w:rPr>
          <w:rFonts w:ascii="Times New Roman" w:hAnsi="Times New Roman" w:cs="Times New Roman"/>
          <w:sz w:val="24"/>
          <w:szCs w:val="24"/>
        </w:rPr>
        <w:t>becom</w:t>
      </w:r>
      <w:r w:rsidR="00F704D5">
        <w:rPr>
          <w:rFonts w:ascii="Times New Roman" w:hAnsi="Times New Roman" w:cs="Times New Roman"/>
          <w:sz w:val="24"/>
          <w:szCs w:val="24"/>
        </w:rPr>
        <w:t>e</w:t>
      </w:r>
      <w:r w:rsidR="00FE5197" w:rsidRPr="00823218">
        <w:rPr>
          <w:rFonts w:ascii="Times New Roman" w:hAnsi="Times New Roman" w:cs="Times New Roman"/>
          <w:sz w:val="24"/>
          <w:szCs w:val="24"/>
        </w:rPr>
        <w:t xml:space="preserve"> </w:t>
      </w:r>
      <w:r w:rsidR="00F704D5">
        <w:rPr>
          <w:rFonts w:ascii="Times New Roman" w:hAnsi="Times New Roman" w:cs="Times New Roman"/>
          <w:sz w:val="24"/>
          <w:szCs w:val="24"/>
        </w:rPr>
        <w:t xml:space="preserve">more </w:t>
      </w:r>
      <w:r w:rsidR="00FE5197" w:rsidRPr="00823218">
        <w:rPr>
          <w:rFonts w:ascii="Times New Roman" w:hAnsi="Times New Roman" w:cs="Times New Roman"/>
          <w:sz w:val="24"/>
          <w:szCs w:val="24"/>
        </w:rPr>
        <w:t>realistic, easier to produce, and thanks to the Internet, distributed and shared on a mass scale</w:t>
      </w:r>
      <w:r w:rsidR="00CE166A">
        <w:rPr>
          <w:rFonts w:ascii="Times New Roman" w:hAnsi="Times New Roman" w:cs="Times New Roman"/>
          <w:sz w:val="24"/>
          <w:szCs w:val="24"/>
        </w:rPr>
        <w:t xml:space="preserve"> (</w:t>
      </w:r>
      <w:proofErr w:type="spellStart"/>
      <w:r w:rsidR="00CE166A">
        <w:rPr>
          <w:rFonts w:ascii="Times New Roman" w:hAnsi="Times New Roman" w:cs="Times New Roman"/>
          <w:sz w:val="24"/>
          <w:szCs w:val="24"/>
        </w:rPr>
        <w:t>Kietzmann</w:t>
      </w:r>
      <w:proofErr w:type="spellEnd"/>
      <w:r w:rsidR="00376697">
        <w:rPr>
          <w:rFonts w:ascii="Times New Roman" w:hAnsi="Times New Roman" w:cs="Times New Roman"/>
          <w:sz w:val="24"/>
          <w:szCs w:val="24"/>
        </w:rPr>
        <w:t xml:space="preserve"> et al., </w:t>
      </w:r>
      <w:r w:rsidR="00CE166A">
        <w:rPr>
          <w:rFonts w:ascii="Times New Roman" w:hAnsi="Times New Roman" w:cs="Times New Roman"/>
          <w:sz w:val="24"/>
          <w:szCs w:val="24"/>
        </w:rPr>
        <w:t>2020)</w:t>
      </w:r>
      <w:r w:rsidR="00697724">
        <w:rPr>
          <w:rFonts w:ascii="Times New Roman" w:hAnsi="Times New Roman" w:cs="Times New Roman"/>
          <w:sz w:val="24"/>
          <w:szCs w:val="24"/>
        </w:rPr>
        <w:t>,</w:t>
      </w:r>
      <w:r w:rsidR="00FE5197" w:rsidRPr="00823218">
        <w:rPr>
          <w:rFonts w:ascii="Times New Roman" w:hAnsi="Times New Roman" w:cs="Times New Roman"/>
          <w:sz w:val="24"/>
          <w:szCs w:val="24"/>
        </w:rPr>
        <w:t xml:space="preserve"> </w:t>
      </w:r>
      <w:r w:rsidR="00697724">
        <w:rPr>
          <w:rFonts w:ascii="Times New Roman" w:hAnsi="Times New Roman" w:cs="Times New Roman"/>
          <w:sz w:val="24"/>
          <w:szCs w:val="24"/>
        </w:rPr>
        <w:t>with o</w:t>
      </w:r>
      <w:r w:rsidR="00CE166A">
        <w:rPr>
          <w:rFonts w:ascii="Times New Roman" w:hAnsi="Times New Roman" w:cs="Times New Roman"/>
          <w:sz w:val="24"/>
          <w:szCs w:val="24"/>
        </w:rPr>
        <w:t xml:space="preserve">ne </w:t>
      </w:r>
      <w:r w:rsidR="00FE5197" w:rsidRPr="00823218">
        <w:rPr>
          <w:rFonts w:ascii="Times New Roman" w:hAnsi="Times New Roman" w:cs="Times New Roman"/>
          <w:sz w:val="24"/>
          <w:szCs w:val="24"/>
        </w:rPr>
        <w:t>report suggest</w:t>
      </w:r>
      <w:r w:rsidR="00697724">
        <w:rPr>
          <w:rFonts w:ascii="Times New Roman" w:hAnsi="Times New Roman" w:cs="Times New Roman"/>
          <w:sz w:val="24"/>
          <w:szCs w:val="24"/>
        </w:rPr>
        <w:t>ing</w:t>
      </w:r>
      <w:r w:rsidR="00FE5197" w:rsidRPr="00823218">
        <w:rPr>
          <w:rFonts w:ascii="Times New Roman" w:hAnsi="Times New Roman" w:cs="Times New Roman"/>
          <w:sz w:val="24"/>
          <w:szCs w:val="24"/>
        </w:rPr>
        <w:t xml:space="preserve"> that </w:t>
      </w:r>
      <w:r w:rsidR="00B638A2">
        <w:rPr>
          <w:rFonts w:ascii="Times New Roman" w:hAnsi="Times New Roman" w:cs="Times New Roman"/>
          <w:sz w:val="24"/>
          <w:szCs w:val="24"/>
        </w:rPr>
        <w:t xml:space="preserve">they are </w:t>
      </w:r>
      <w:r w:rsidR="00FE5197" w:rsidRPr="00823218">
        <w:rPr>
          <w:rFonts w:ascii="Times New Roman" w:hAnsi="Times New Roman" w:cs="Times New Roman"/>
          <w:sz w:val="24"/>
          <w:szCs w:val="24"/>
        </w:rPr>
        <w:t>doubling online every six months (</w:t>
      </w:r>
      <w:proofErr w:type="spellStart"/>
      <w:r w:rsidR="001B57D4" w:rsidRPr="001B57D4">
        <w:rPr>
          <w:rFonts w:ascii="Times New Roman" w:hAnsi="Times New Roman" w:cs="Times New Roman"/>
          <w:sz w:val="24"/>
          <w:szCs w:val="24"/>
        </w:rPr>
        <w:t>Ajder</w:t>
      </w:r>
      <w:proofErr w:type="spellEnd"/>
      <w:r w:rsidR="00376697">
        <w:rPr>
          <w:rFonts w:ascii="Times New Roman" w:hAnsi="Times New Roman" w:cs="Times New Roman"/>
          <w:sz w:val="24"/>
          <w:szCs w:val="24"/>
        </w:rPr>
        <w:t xml:space="preserve"> et al., </w:t>
      </w:r>
      <w:r w:rsidR="001B57D4">
        <w:rPr>
          <w:rFonts w:ascii="Times New Roman" w:hAnsi="Times New Roman" w:cs="Times New Roman"/>
          <w:sz w:val="24"/>
          <w:szCs w:val="24"/>
        </w:rPr>
        <w:t>2019</w:t>
      </w:r>
      <w:r w:rsidR="00FE5197" w:rsidRPr="00823218">
        <w:rPr>
          <w:rFonts w:ascii="Times New Roman" w:hAnsi="Times New Roman" w:cs="Times New Roman"/>
          <w:sz w:val="24"/>
          <w:szCs w:val="24"/>
        </w:rPr>
        <w:t xml:space="preserve">). </w:t>
      </w:r>
      <w:r w:rsidR="004308D8">
        <w:rPr>
          <w:rFonts w:ascii="Times New Roman" w:hAnsi="Times New Roman" w:cs="Times New Roman"/>
          <w:sz w:val="24"/>
          <w:szCs w:val="24"/>
        </w:rPr>
        <w:t xml:space="preserve">A variety of </w:t>
      </w:r>
      <w:r w:rsidR="00D74678" w:rsidRPr="00FD16E8">
        <w:rPr>
          <w:rFonts w:ascii="Times New Roman" w:hAnsi="Times New Roman" w:cs="Times New Roman"/>
          <w:sz w:val="24"/>
          <w:szCs w:val="24"/>
        </w:rPr>
        <w:t xml:space="preserve">Deepfake apps freely </w:t>
      </w:r>
      <w:r w:rsidR="004308D8" w:rsidRPr="00FD16E8">
        <w:rPr>
          <w:rFonts w:ascii="Times New Roman" w:hAnsi="Times New Roman" w:cs="Times New Roman"/>
          <w:sz w:val="24"/>
          <w:szCs w:val="24"/>
        </w:rPr>
        <w:t xml:space="preserve">exist </w:t>
      </w:r>
      <w:r w:rsidR="00D74678" w:rsidRPr="00FD16E8">
        <w:rPr>
          <w:rFonts w:ascii="Times New Roman" w:hAnsi="Times New Roman" w:cs="Times New Roman"/>
          <w:sz w:val="24"/>
          <w:szCs w:val="24"/>
        </w:rPr>
        <w:t>online</w:t>
      </w:r>
      <w:r w:rsidR="00D74678">
        <w:rPr>
          <w:rFonts w:ascii="Times New Roman" w:hAnsi="Times New Roman" w:cs="Times New Roman"/>
          <w:sz w:val="24"/>
          <w:szCs w:val="24"/>
        </w:rPr>
        <w:t xml:space="preserve">, </w:t>
      </w:r>
      <w:r w:rsidR="00D74678" w:rsidRPr="00FD16E8">
        <w:rPr>
          <w:rFonts w:ascii="Times New Roman" w:hAnsi="Times New Roman" w:cs="Times New Roman"/>
          <w:sz w:val="24"/>
          <w:szCs w:val="24"/>
        </w:rPr>
        <w:t>allow</w:t>
      </w:r>
      <w:r w:rsidR="00D74678">
        <w:rPr>
          <w:rFonts w:ascii="Times New Roman" w:hAnsi="Times New Roman" w:cs="Times New Roman"/>
          <w:sz w:val="24"/>
          <w:szCs w:val="24"/>
        </w:rPr>
        <w:t>ing</w:t>
      </w:r>
      <w:r w:rsidR="00D74678" w:rsidRPr="00FD16E8">
        <w:rPr>
          <w:rFonts w:ascii="Times New Roman" w:hAnsi="Times New Roman" w:cs="Times New Roman"/>
          <w:sz w:val="24"/>
          <w:szCs w:val="24"/>
        </w:rPr>
        <w:t xml:space="preserve"> anyone with a computer </w:t>
      </w:r>
      <w:r w:rsidR="004308D8">
        <w:rPr>
          <w:rFonts w:ascii="Times New Roman" w:hAnsi="Times New Roman" w:cs="Times New Roman"/>
          <w:sz w:val="24"/>
          <w:szCs w:val="24"/>
        </w:rPr>
        <w:t xml:space="preserve">or smartphone </w:t>
      </w:r>
      <w:r w:rsidR="00D74678" w:rsidRPr="00FD16E8">
        <w:rPr>
          <w:rFonts w:ascii="Times New Roman" w:hAnsi="Times New Roman" w:cs="Times New Roman"/>
          <w:sz w:val="24"/>
          <w:szCs w:val="24"/>
        </w:rPr>
        <w:t xml:space="preserve">to swap one person’s face with another (e.g., </w:t>
      </w:r>
      <w:proofErr w:type="spellStart"/>
      <w:r w:rsidR="00D74678" w:rsidRPr="00FD16E8">
        <w:rPr>
          <w:rFonts w:ascii="Times New Roman" w:hAnsi="Times New Roman" w:cs="Times New Roman"/>
          <w:sz w:val="24"/>
          <w:szCs w:val="24"/>
        </w:rPr>
        <w:t>Zao</w:t>
      </w:r>
      <w:proofErr w:type="spellEnd"/>
      <w:r w:rsidR="00D74678" w:rsidRPr="00FD16E8">
        <w:rPr>
          <w:rFonts w:ascii="Times New Roman" w:hAnsi="Times New Roman" w:cs="Times New Roman"/>
          <w:sz w:val="24"/>
          <w:szCs w:val="24"/>
        </w:rPr>
        <w:t xml:space="preserve">, </w:t>
      </w:r>
      <w:proofErr w:type="spellStart"/>
      <w:r w:rsidR="00D74678" w:rsidRPr="00FD16E8">
        <w:rPr>
          <w:rFonts w:ascii="Times New Roman" w:hAnsi="Times New Roman" w:cs="Times New Roman"/>
          <w:sz w:val="24"/>
          <w:szCs w:val="24"/>
        </w:rPr>
        <w:t>FakeApp</w:t>
      </w:r>
      <w:proofErr w:type="spellEnd"/>
      <w:r w:rsidR="00D74678" w:rsidRPr="00FD16E8">
        <w:rPr>
          <w:rFonts w:ascii="Times New Roman" w:hAnsi="Times New Roman" w:cs="Times New Roman"/>
          <w:sz w:val="24"/>
          <w:szCs w:val="24"/>
        </w:rPr>
        <w:t xml:space="preserve">, </w:t>
      </w:r>
      <w:proofErr w:type="spellStart"/>
      <w:r w:rsidR="00D74678" w:rsidRPr="00FD16E8">
        <w:rPr>
          <w:rFonts w:ascii="Times New Roman" w:hAnsi="Times New Roman" w:cs="Times New Roman"/>
          <w:sz w:val="24"/>
          <w:szCs w:val="24"/>
        </w:rPr>
        <w:t>FaceSwap</w:t>
      </w:r>
      <w:proofErr w:type="spellEnd"/>
      <w:r w:rsidR="00D74678" w:rsidRPr="00FD16E8">
        <w:rPr>
          <w:rFonts w:ascii="Times New Roman" w:hAnsi="Times New Roman" w:cs="Times New Roman"/>
          <w:sz w:val="24"/>
          <w:szCs w:val="24"/>
        </w:rPr>
        <w:t xml:space="preserve">), manipulate what a target says (e.g., </w:t>
      </w:r>
      <w:proofErr w:type="spellStart"/>
      <w:r w:rsidR="00D74678" w:rsidRPr="00FD16E8">
        <w:rPr>
          <w:rFonts w:ascii="Times New Roman" w:hAnsi="Times New Roman" w:cs="Times New Roman"/>
          <w:sz w:val="24"/>
          <w:szCs w:val="24"/>
        </w:rPr>
        <w:t>DeepFace</w:t>
      </w:r>
      <w:proofErr w:type="spellEnd"/>
      <w:r w:rsidR="00D74678" w:rsidRPr="00FD16E8">
        <w:rPr>
          <w:rFonts w:ascii="Times New Roman" w:hAnsi="Times New Roman" w:cs="Times New Roman"/>
          <w:sz w:val="24"/>
          <w:szCs w:val="24"/>
        </w:rPr>
        <w:t xml:space="preserve"> Lab), </w:t>
      </w:r>
      <w:r w:rsidR="00AE458A">
        <w:rPr>
          <w:rFonts w:ascii="Times New Roman" w:hAnsi="Times New Roman" w:cs="Times New Roman"/>
          <w:sz w:val="24"/>
          <w:szCs w:val="24"/>
        </w:rPr>
        <w:t>take control of their voice (</w:t>
      </w:r>
      <w:r w:rsidR="00AE458A" w:rsidRPr="00E9528A">
        <w:rPr>
          <w:rFonts w:ascii="Times New Roman" w:hAnsi="Times New Roman" w:cs="Times New Roman"/>
          <w:sz w:val="24"/>
          <w:szCs w:val="24"/>
        </w:rPr>
        <w:t>David, 2021</w:t>
      </w:r>
      <w:r w:rsidR="00AE458A">
        <w:rPr>
          <w:rFonts w:ascii="Times New Roman" w:hAnsi="Times New Roman" w:cs="Times New Roman"/>
          <w:sz w:val="24"/>
          <w:szCs w:val="24"/>
        </w:rPr>
        <w:t xml:space="preserve">), and </w:t>
      </w:r>
      <w:r w:rsidR="004308D8">
        <w:rPr>
          <w:rFonts w:ascii="Times New Roman" w:hAnsi="Times New Roman" w:cs="Times New Roman"/>
          <w:sz w:val="24"/>
          <w:szCs w:val="24"/>
        </w:rPr>
        <w:t xml:space="preserve">even their </w:t>
      </w:r>
      <w:r w:rsidR="00D74678" w:rsidRPr="00FD16E8">
        <w:rPr>
          <w:rFonts w:ascii="Times New Roman" w:hAnsi="Times New Roman" w:cs="Times New Roman"/>
          <w:sz w:val="24"/>
          <w:szCs w:val="24"/>
        </w:rPr>
        <w:t>writ</w:t>
      </w:r>
      <w:r w:rsidR="004308D8">
        <w:rPr>
          <w:rFonts w:ascii="Times New Roman" w:hAnsi="Times New Roman" w:cs="Times New Roman"/>
          <w:sz w:val="24"/>
          <w:szCs w:val="24"/>
        </w:rPr>
        <w:t>ing style</w:t>
      </w:r>
      <w:r w:rsidR="00D74678" w:rsidRPr="00FD16E8">
        <w:rPr>
          <w:rFonts w:ascii="Times New Roman" w:hAnsi="Times New Roman" w:cs="Times New Roman"/>
          <w:sz w:val="24"/>
          <w:szCs w:val="24"/>
        </w:rPr>
        <w:t xml:space="preserve"> (</w:t>
      </w:r>
      <w:proofErr w:type="spellStart"/>
      <w:r w:rsidR="00E9528A">
        <w:rPr>
          <w:rFonts w:ascii="Times New Roman" w:hAnsi="Times New Roman" w:cs="Times New Roman"/>
          <w:sz w:val="24"/>
          <w:szCs w:val="24"/>
        </w:rPr>
        <w:t>Fagni</w:t>
      </w:r>
      <w:proofErr w:type="spellEnd"/>
      <w:r w:rsidR="00E9528A">
        <w:rPr>
          <w:rFonts w:ascii="Times New Roman" w:hAnsi="Times New Roman" w:cs="Times New Roman"/>
          <w:sz w:val="24"/>
          <w:szCs w:val="24"/>
        </w:rPr>
        <w:t xml:space="preserve"> et al., 2021</w:t>
      </w:r>
      <w:r w:rsidR="00D74678" w:rsidRPr="00FD16E8">
        <w:rPr>
          <w:rFonts w:ascii="Times New Roman" w:hAnsi="Times New Roman" w:cs="Times New Roman"/>
          <w:sz w:val="24"/>
          <w:szCs w:val="24"/>
        </w:rPr>
        <w:t>).</w:t>
      </w:r>
    </w:p>
    <w:p w14:paraId="24346890" w14:textId="1FD804FE" w:rsidR="007D5C13" w:rsidRDefault="00862FAC" w:rsidP="007D5C13">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Like any technology, Deepfakes can be used for both good and ill. </w:t>
      </w:r>
      <w:r w:rsidR="00A143F6">
        <w:rPr>
          <w:rFonts w:ascii="Times New Roman" w:hAnsi="Times New Roman" w:cs="Times New Roman"/>
          <w:sz w:val="24"/>
          <w:szCs w:val="24"/>
        </w:rPr>
        <w:t xml:space="preserve">Some are using it to </w:t>
      </w:r>
      <w:r w:rsidRPr="00862FAC">
        <w:rPr>
          <w:rFonts w:ascii="Times New Roman" w:hAnsi="Times New Roman" w:cs="Times New Roman"/>
          <w:sz w:val="24"/>
          <w:szCs w:val="24"/>
        </w:rPr>
        <w:t xml:space="preserve">generate believable voices and images for those who have lost their own through traumatic injury or cancer </w:t>
      </w:r>
      <w:r w:rsidR="007D5C13">
        <w:rPr>
          <w:rFonts w:ascii="Times New Roman" w:hAnsi="Times New Roman" w:cs="Times New Roman"/>
          <w:sz w:val="24"/>
          <w:szCs w:val="24"/>
        </w:rPr>
        <w:t>(</w:t>
      </w:r>
      <w:proofErr w:type="spellStart"/>
      <w:r w:rsidR="009D57B1" w:rsidRPr="006422AA">
        <w:rPr>
          <w:rFonts w:ascii="Times New Roman" w:hAnsi="Times New Roman" w:cs="Times New Roman"/>
          <w:sz w:val="24"/>
          <w:szCs w:val="24"/>
        </w:rPr>
        <w:t>Cattiau</w:t>
      </w:r>
      <w:proofErr w:type="spellEnd"/>
      <w:r w:rsidR="009D57B1" w:rsidRPr="006422AA">
        <w:rPr>
          <w:rFonts w:ascii="Times New Roman" w:hAnsi="Times New Roman" w:cs="Times New Roman"/>
          <w:sz w:val="24"/>
          <w:szCs w:val="24"/>
        </w:rPr>
        <w:t>, 2019</w:t>
      </w:r>
      <w:r w:rsidR="007D5C13">
        <w:rPr>
          <w:rFonts w:ascii="Times New Roman" w:hAnsi="Times New Roman" w:cs="Times New Roman"/>
          <w:sz w:val="24"/>
          <w:szCs w:val="24"/>
        </w:rPr>
        <w:t>)</w:t>
      </w:r>
      <w:r w:rsidRPr="00862FAC">
        <w:rPr>
          <w:rFonts w:ascii="Times New Roman" w:hAnsi="Times New Roman" w:cs="Times New Roman"/>
          <w:sz w:val="24"/>
          <w:szCs w:val="24"/>
        </w:rPr>
        <w:t xml:space="preserve">, </w:t>
      </w:r>
      <w:r w:rsidR="007D5C13">
        <w:rPr>
          <w:rFonts w:ascii="Times New Roman" w:hAnsi="Times New Roman" w:cs="Times New Roman"/>
          <w:sz w:val="24"/>
          <w:szCs w:val="24"/>
        </w:rPr>
        <w:t xml:space="preserve">and </w:t>
      </w:r>
      <w:r w:rsidRPr="00862FAC">
        <w:rPr>
          <w:rFonts w:ascii="Times New Roman" w:hAnsi="Times New Roman" w:cs="Times New Roman"/>
          <w:sz w:val="24"/>
          <w:szCs w:val="24"/>
        </w:rPr>
        <w:t xml:space="preserve">to </w:t>
      </w:r>
      <w:r w:rsidR="00C15CDD">
        <w:rPr>
          <w:rFonts w:ascii="Times New Roman" w:hAnsi="Times New Roman" w:cs="Times New Roman"/>
          <w:sz w:val="24"/>
          <w:szCs w:val="24"/>
        </w:rPr>
        <w:t>digitally</w:t>
      </w:r>
      <w:r w:rsidR="007D5C13">
        <w:rPr>
          <w:rFonts w:ascii="Times New Roman" w:hAnsi="Times New Roman" w:cs="Times New Roman"/>
          <w:sz w:val="24"/>
          <w:szCs w:val="24"/>
        </w:rPr>
        <w:t xml:space="preserve"> revive loved ones </w:t>
      </w:r>
      <w:r w:rsidR="00A143F6">
        <w:rPr>
          <w:rFonts w:ascii="Times New Roman" w:hAnsi="Times New Roman" w:cs="Times New Roman"/>
          <w:sz w:val="24"/>
          <w:szCs w:val="24"/>
        </w:rPr>
        <w:t xml:space="preserve">to help their family members </w:t>
      </w:r>
      <w:r w:rsidR="007D5C13">
        <w:rPr>
          <w:rFonts w:ascii="Times New Roman" w:hAnsi="Times New Roman" w:cs="Times New Roman"/>
          <w:sz w:val="24"/>
          <w:szCs w:val="24"/>
        </w:rPr>
        <w:t>deal with grief (</w:t>
      </w:r>
      <w:r w:rsidR="009D57B1" w:rsidRPr="006422AA">
        <w:rPr>
          <w:rFonts w:ascii="Times New Roman" w:hAnsi="Times New Roman" w:cs="Times New Roman"/>
          <w:sz w:val="24"/>
          <w:szCs w:val="24"/>
        </w:rPr>
        <w:t>Kim, 2022</w:t>
      </w:r>
      <w:r w:rsidR="007D5C13">
        <w:rPr>
          <w:rFonts w:ascii="Times New Roman" w:hAnsi="Times New Roman" w:cs="Times New Roman"/>
          <w:sz w:val="24"/>
          <w:szCs w:val="24"/>
        </w:rPr>
        <w:t xml:space="preserve">). </w:t>
      </w:r>
      <w:r w:rsidR="00114DA3">
        <w:rPr>
          <w:rFonts w:ascii="Times New Roman" w:hAnsi="Times New Roman" w:cs="Times New Roman"/>
          <w:sz w:val="24"/>
          <w:szCs w:val="24"/>
        </w:rPr>
        <w:t xml:space="preserve">Others are using the technology to </w:t>
      </w:r>
      <w:r w:rsidR="007D5C13">
        <w:rPr>
          <w:rFonts w:ascii="Times New Roman" w:hAnsi="Times New Roman" w:cs="Times New Roman"/>
          <w:sz w:val="24"/>
          <w:szCs w:val="24"/>
        </w:rPr>
        <w:t xml:space="preserve">enable </w:t>
      </w:r>
      <w:r w:rsidRPr="00862FAC">
        <w:rPr>
          <w:rFonts w:ascii="Times New Roman" w:hAnsi="Times New Roman" w:cs="Times New Roman"/>
          <w:sz w:val="24"/>
          <w:szCs w:val="24"/>
        </w:rPr>
        <w:t xml:space="preserve">celebrities such as David Beckham to deliver public health messages about malaria in </w:t>
      </w:r>
      <w:r w:rsidR="001B6055">
        <w:rPr>
          <w:rFonts w:ascii="Times New Roman" w:hAnsi="Times New Roman" w:cs="Times New Roman"/>
          <w:sz w:val="24"/>
          <w:szCs w:val="24"/>
        </w:rPr>
        <w:t xml:space="preserve">multiple </w:t>
      </w:r>
      <w:r w:rsidRPr="00862FAC">
        <w:rPr>
          <w:rFonts w:ascii="Times New Roman" w:hAnsi="Times New Roman" w:cs="Times New Roman"/>
          <w:sz w:val="24"/>
          <w:szCs w:val="24"/>
        </w:rPr>
        <w:t xml:space="preserve">languages </w:t>
      </w:r>
      <w:r w:rsidR="007D5C13">
        <w:rPr>
          <w:rFonts w:ascii="Times New Roman" w:hAnsi="Times New Roman" w:cs="Times New Roman"/>
          <w:sz w:val="24"/>
          <w:szCs w:val="24"/>
        </w:rPr>
        <w:t>(</w:t>
      </w:r>
      <w:r w:rsidR="009D57B1" w:rsidRPr="006422AA">
        <w:rPr>
          <w:rFonts w:ascii="Times New Roman" w:hAnsi="Times New Roman" w:cs="Times New Roman"/>
          <w:sz w:val="24"/>
          <w:szCs w:val="24"/>
        </w:rPr>
        <w:t>Malaria Must Die, 2019</w:t>
      </w:r>
      <w:r w:rsidR="007D5C13">
        <w:rPr>
          <w:rFonts w:ascii="Times New Roman" w:hAnsi="Times New Roman" w:cs="Times New Roman"/>
          <w:sz w:val="24"/>
          <w:szCs w:val="24"/>
        </w:rPr>
        <w:t>), and m</w:t>
      </w:r>
      <w:r w:rsidRPr="00862FAC">
        <w:rPr>
          <w:rFonts w:ascii="Times New Roman" w:hAnsi="Times New Roman" w:cs="Times New Roman"/>
          <w:sz w:val="24"/>
          <w:szCs w:val="24"/>
        </w:rPr>
        <w:t>useums to bring the dead back to life (</w:t>
      </w:r>
      <w:r w:rsidR="00A143F6">
        <w:rPr>
          <w:rFonts w:ascii="Times New Roman" w:hAnsi="Times New Roman" w:cs="Times New Roman"/>
          <w:sz w:val="24"/>
          <w:szCs w:val="24"/>
        </w:rPr>
        <w:t xml:space="preserve">e.g., </w:t>
      </w:r>
      <w:r w:rsidR="00A143F6" w:rsidRPr="00862FAC">
        <w:rPr>
          <w:rFonts w:ascii="Times New Roman" w:hAnsi="Times New Roman" w:cs="Times New Roman"/>
          <w:sz w:val="24"/>
          <w:szCs w:val="24"/>
        </w:rPr>
        <w:t xml:space="preserve">visitors </w:t>
      </w:r>
      <w:r w:rsidR="00A143F6">
        <w:rPr>
          <w:rFonts w:ascii="Times New Roman" w:hAnsi="Times New Roman" w:cs="Times New Roman"/>
          <w:sz w:val="24"/>
          <w:szCs w:val="24"/>
        </w:rPr>
        <w:t xml:space="preserve">at </w:t>
      </w:r>
      <w:r w:rsidRPr="00862FAC">
        <w:rPr>
          <w:rFonts w:ascii="Times New Roman" w:hAnsi="Times New Roman" w:cs="Times New Roman"/>
          <w:sz w:val="24"/>
          <w:szCs w:val="24"/>
        </w:rPr>
        <w:t xml:space="preserve">the Salvador Dalí Museum can interact with a synthetic Dalí to learn about his art </w:t>
      </w:r>
      <w:r w:rsidR="007D5C13">
        <w:rPr>
          <w:rFonts w:ascii="Times New Roman" w:hAnsi="Times New Roman" w:cs="Times New Roman"/>
          <w:sz w:val="24"/>
          <w:szCs w:val="24"/>
        </w:rPr>
        <w:t>[</w:t>
      </w:r>
      <w:r w:rsidR="009D57B1" w:rsidRPr="003905C4">
        <w:rPr>
          <w:rFonts w:ascii="Times New Roman" w:hAnsi="Times New Roman" w:cs="Times New Roman"/>
          <w:sz w:val="24"/>
          <w:szCs w:val="24"/>
        </w:rPr>
        <w:t>Lee, 2019</w:t>
      </w:r>
      <w:r w:rsidR="007D5C13">
        <w:rPr>
          <w:rFonts w:ascii="Times New Roman" w:hAnsi="Times New Roman" w:cs="Times New Roman"/>
          <w:sz w:val="24"/>
          <w:szCs w:val="24"/>
        </w:rPr>
        <w:t>]</w:t>
      </w:r>
      <w:r w:rsidRPr="00862FAC">
        <w:rPr>
          <w:rFonts w:ascii="Times New Roman" w:hAnsi="Times New Roman" w:cs="Times New Roman"/>
          <w:sz w:val="24"/>
          <w:szCs w:val="24"/>
        </w:rPr>
        <w:t>)</w:t>
      </w:r>
      <w:r w:rsidR="007D5C13">
        <w:rPr>
          <w:rFonts w:ascii="Times New Roman" w:hAnsi="Times New Roman" w:cs="Times New Roman"/>
          <w:sz w:val="24"/>
          <w:szCs w:val="24"/>
        </w:rPr>
        <w:t xml:space="preserve">. </w:t>
      </w:r>
    </w:p>
    <w:p w14:paraId="0D40F8D7" w14:textId="47A41B42" w:rsidR="00593DEF" w:rsidRDefault="00A143F6" w:rsidP="00593DEF">
      <w:pPr>
        <w:spacing w:line="480" w:lineRule="auto"/>
        <w:ind w:firstLine="680"/>
        <w:rPr>
          <w:rFonts w:ascii="Times New Roman" w:hAnsi="Times New Roman" w:cs="Times New Roman"/>
          <w:sz w:val="24"/>
          <w:szCs w:val="24"/>
        </w:rPr>
      </w:pPr>
      <w:r>
        <w:rPr>
          <w:rFonts w:ascii="Times New Roman" w:hAnsi="Times New Roman" w:cs="Times New Roman"/>
          <w:sz w:val="24"/>
          <w:szCs w:val="24"/>
        </w:rPr>
        <w:t>Nevertheless</w:t>
      </w:r>
      <w:r w:rsidR="00C15CDD" w:rsidRPr="00C15CDD">
        <w:rPr>
          <w:rFonts w:ascii="Times New Roman" w:hAnsi="Times New Roman" w:cs="Times New Roman"/>
          <w:sz w:val="24"/>
          <w:szCs w:val="24"/>
        </w:rPr>
        <w:t>, the technology also ripe for abuse.</w:t>
      </w:r>
      <w:r w:rsidR="00C15CDD">
        <w:rPr>
          <w:rFonts w:ascii="Times New Roman" w:hAnsi="Times New Roman" w:cs="Times New Roman"/>
          <w:sz w:val="24"/>
          <w:szCs w:val="24"/>
        </w:rPr>
        <w:t xml:space="preserve"> </w:t>
      </w:r>
      <w:r w:rsidR="004B7F90">
        <w:rPr>
          <w:rFonts w:ascii="Times New Roman" w:hAnsi="Times New Roman" w:cs="Times New Roman"/>
          <w:sz w:val="24"/>
          <w:szCs w:val="24"/>
        </w:rPr>
        <w:t>Deepfakes</w:t>
      </w:r>
      <w:r w:rsidR="004F5E9F" w:rsidRPr="00823218">
        <w:rPr>
          <w:rFonts w:ascii="Times New Roman" w:hAnsi="Times New Roman" w:cs="Times New Roman"/>
          <w:sz w:val="24"/>
          <w:szCs w:val="24"/>
        </w:rPr>
        <w:t xml:space="preserve"> </w:t>
      </w:r>
      <w:r w:rsidR="004B7F90">
        <w:rPr>
          <w:rFonts w:ascii="Times New Roman" w:hAnsi="Times New Roman" w:cs="Times New Roman"/>
          <w:sz w:val="24"/>
          <w:szCs w:val="24"/>
        </w:rPr>
        <w:t xml:space="preserve">have </w:t>
      </w:r>
      <w:r w:rsidR="004F5E9F" w:rsidRPr="00823218">
        <w:rPr>
          <w:rFonts w:ascii="Times New Roman" w:hAnsi="Times New Roman" w:cs="Times New Roman"/>
          <w:sz w:val="24"/>
          <w:szCs w:val="24"/>
        </w:rPr>
        <w:t>quickly become a tool of harassment against activists (</w:t>
      </w:r>
      <w:proofErr w:type="spellStart"/>
      <w:r w:rsidR="001B57D4" w:rsidRPr="001B57D4">
        <w:rPr>
          <w:rFonts w:ascii="Times New Roman" w:hAnsi="Times New Roman" w:cs="Times New Roman"/>
          <w:sz w:val="24"/>
          <w:szCs w:val="24"/>
        </w:rPr>
        <w:t>Satter</w:t>
      </w:r>
      <w:proofErr w:type="spellEnd"/>
      <w:r w:rsidR="001B57D4">
        <w:rPr>
          <w:rFonts w:ascii="Times New Roman" w:hAnsi="Times New Roman" w:cs="Times New Roman"/>
          <w:sz w:val="24"/>
          <w:szCs w:val="24"/>
        </w:rPr>
        <w:t>, 2020</w:t>
      </w:r>
      <w:r w:rsidR="004F5E9F" w:rsidRPr="00823218">
        <w:rPr>
          <w:rFonts w:ascii="Times New Roman" w:hAnsi="Times New Roman" w:cs="Times New Roman"/>
          <w:sz w:val="24"/>
          <w:szCs w:val="24"/>
        </w:rPr>
        <w:t xml:space="preserve">), and a growing concern for those in the business, </w:t>
      </w:r>
      <w:r w:rsidR="004F5E9F" w:rsidRPr="00823218">
        <w:rPr>
          <w:rFonts w:ascii="Times New Roman" w:hAnsi="Times New Roman" w:cs="Times New Roman"/>
          <w:sz w:val="24"/>
          <w:szCs w:val="24"/>
        </w:rPr>
        <w:lastRenderedPageBreak/>
        <w:t>entertainment, and political sectors. The ability to control a</w:t>
      </w:r>
      <w:r w:rsidR="001B6055">
        <w:rPr>
          <w:rFonts w:ascii="Times New Roman" w:hAnsi="Times New Roman" w:cs="Times New Roman"/>
          <w:sz w:val="24"/>
          <w:szCs w:val="24"/>
        </w:rPr>
        <w:t>nother</w:t>
      </w:r>
      <w:r w:rsidR="004F5E9F" w:rsidRPr="00823218">
        <w:rPr>
          <w:rFonts w:ascii="Times New Roman" w:hAnsi="Times New Roman" w:cs="Times New Roman"/>
          <w:sz w:val="24"/>
          <w:szCs w:val="24"/>
        </w:rPr>
        <w:t xml:space="preserve"> person’s voice or appearance opens companies to new levels of identity theft, impersonation, and financial harm (</w:t>
      </w:r>
      <w:r w:rsidR="001B57D4" w:rsidRPr="001B57D4">
        <w:rPr>
          <w:rFonts w:ascii="Times New Roman" w:hAnsi="Times New Roman" w:cs="Times New Roman"/>
          <w:sz w:val="24"/>
          <w:szCs w:val="24"/>
        </w:rPr>
        <w:t>Bateman</w:t>
      </w:r>
      <w:r w:rsidR="001B57D4">
        <w:rPr>
          <w:rFonts w:ascii="Times New Roman" w:hAnsi="Times New Roman" w:cs="Times New Roman"/>
          <w:sz w:val="24"/>
          <w:szCs w:val="24"/>
        </w:rPr>
        <w:t xml:space="preserve">, 2020; </w:t>
      </w:r>
      <w:r w:rsidR="001B57D4" w:rsidRPr="001B57D4">
        <w:rPr>
          <w:rFonts w:ascii="Times New Roman" w:hAnsi="Times New Roman" w:cs="Times New Roman"/>
          <w:sz w:val="24"/>
          <w:szCs w:val="24"/>
        </w:rPr>
        <w:t>Stupp</w:t>
      </w:r>
      <w:r w:rsidR="001B57D4">
        <w:rPr>
          <w:rFonts w:ascii="Times New Roman" w:hAnsi="Times New Roman" w:cs="Times New Roman"/>
          <w:sz w:val="24"/>
          <w:szCs w:val="24"/>
        </w:rPr>
        <w:t>, 20</w:t>
      </w:r>
      <w:r w:rsidR="00D21620">
        <w:rPr>
          <w:rFonts w:ascii="Times New Roman" w:hAnsi="Times New Roman" w:cs="Times New Roman"/>
          <w:sz w:val="24"/>
          <w:szCs w:val="24"/>
        </w:rPr>
        <w:t>19</w:t>
      </w:r>
      <w:r w:rsidR="004F5E9F" w:rsidRPr="00823218">
        <w:rPr>
          <w:rFonts w:ascii="Times New Roman" w:hAnsi="Times New Roman" w:cs="Times New Roman"/>
          <w:sz w:val="24"/>
          <w:szCs w:val="24"/>
        </w:rPr>
        <w:t xml:space="preserve">). Female celebrities are being </w:t>
      </w:r>
      <w:r w:rsidR="00556008">
        <w:rPr>
          <w:rFonts w:ascii="Times New Roman" w:hAnsi="Times New Roman" w:cs="Times New Roman"/>
          <w:sz w:val="24"/>
          <w:szCs w:val="24"/>
        </w:rPr>
        <w:t>inserted</w:t>
      </w:r>
      <w:r w:rsidR="004F5E9F" w:rsidRPr="00823218">
        <w:rPr>
          <w:rFonts w:ascii="Times New Roman" w:hAnsi="Times New Roman" w:cs="Times New Roman"/>
          <w:sz w:val="24"/>
          <w:szCs w:val="24"/>
        </w:rPr>
        <w:t xml:space="preserve"> into </w:t>
      </w:r>
      <w:r w:rsidR="008310AB" w:rsidRPr="00823218">
        <w:rPr>
          <w:rFonts w:ascii="Times New Roman" w:hAnsi="Times New Roman" w:cs="Times New Roman"/>
          <w:sz w:val="24"/>
          <w:szCs w:val="24"/>
        </w:rPr>
        <w:t xml:space="preserve">highly </w:t>
      </w:r>
      <w:r w:rsidR="004F5E9F" w:rsidRPr="00823218">
        <w:rPr>
          <w:rFonts w:ascii="Times New Roman" w:hAnsi="Times New Roman" w:cs="Times New Roman"/>
          <w:sz w:val="24"/>
          <w:szCs w:val="24"/>
        </w:rPr>
        <w:t xml:space="preserve">realistic pornographic </w:t>
      </w:r>
      <w:r w:rsidR="00072D3E" w:rsidRPr="00823218">
        <w:rPr>
          <w:rFonts w:ascii="Times New Roman" w:hAnsi="Times New Roman" w:cs="Times New Roman"/>
          <w:sz w:val="24"/>
          <w:szCs w:val="24"/>
        </w:rPr>
        <w:t xml:space="preserve">scenes </w:t>
      </w:r>
      <w:r w:rsidR="004F5E9F" w:rsidRPr="00823218">
        <w:rPr>
          <w:rFonts w:ascii="Times New Roman" w:hAnsi="Times New Roman" w:cs="Times New Roman"/>
          <w:sz w:val="24"/>
          <w:szCs w:val="24"/>
        </w:rPr>
        <w:t>(</w:t>
      </w:r>
      <w:proofErr w:type="spellStart"/>
      <w:r w:rsidR="001B57D4" w:rsidRPr="001B57D4">
        <w:rPr>
          <w:rFonts w:ascii="Times New Roman" w:hAnsi="Times New Roman" w:cs="Times New Roman"/>
          <w:sz w:val="24"/>
          <w:szCs w:val="24"/>
        </w:rPr>
        <w:t>Ajder</w:t>
      </w:r>
      <w:proofErr w:type="spellEnd"/>
      <w:r w:rsidR="001B57D4">
        <w:rPr>
          <w:rFonts w:ascii="Times New Roman" w:hAnsi="Times New Roman" w:cs="Times New Roman"/>
          <w:sz w:val="24"/>
          <w:szCs w:val="24"/>
        </w:rPr>
        <w:t xml:space="preserve"> et al., 2019</w:t>
      </w:r>
      <w:r w:rsidR="004F5E9F" w:rsidRPr="00823218">
        <w:rPr>
          <w:rFonts w:ascii="Times New Roman" w:hAnsi="Times New Roman" w:cs="Times New Roman"/>
          <w:sz w:val="24"/>
          <w:szCs w:val="24"/>
        </w:rPr>
        <w:t>),</w:t>
      </w:r>
      <w:r w:rsidR="005B6D71" w:rsidRPr="00823218">
        <w:rPr>
          <w:rFonts w:ascii="Times New Roman" w:hAnsi="Times New Roman" w:cs="Times New Roman"/>
          <w:sz w:val="24"/>
          <w:szCs w:val="24"/>
        </w:rPr>
        <w:t xml:space="preserve"> while w</w:t>
      </w:r>
      <w:r w:rsidR="004F5E9F" w:rsidRPr="00823218">
        <w:rPr>
          <w:rFonts w:ascii="Times New Roman" w:hAnsi="Times New Roman" w:cs="Times New Roman"/>
          <w:sz w:val="24"/>
          <w:szCs w:val="24"/>
        </w:rPr>
        <w:t xml:space="preserve">orry grows that a well-executed video could have </w:t>
      </w:r>
      <w:r w:rsidR="00C523A1" w:rsidRPr="00823218">
        <w:rPr>
          <w:rFonts w:ascii="Times New Roman" w:hAnsi="Times New Roman" w:cs="Times New Roman"/>
          <w:sz w:val="24"/>
          <w:szCs w:val="24"/>
        </w:rPr>
        <w:t xml:space="preserve">a </w:t>
      </w:r>
      <w:r w:rsidR="005B6D71" w:rsidRPr="00823218">
        <w:rPr>
          <w:rFonts w:ascii="Times New Roman" w:hAnsi="Times New Roman" w:cs="Times New Roman"/>
          <w:sz w:val="24"/>
          <w:szCs w:val="24"/>
        </w:rPr>
        <w:t>politician</w:t>
      </w:r>
      <w:r w:rsidR="00D973F0" w:rsidRPr="00823218">
        <w:rPr>
          <w:rFonts w:ascii="Times New Roman" w:hAnsi="Times New Roman" w:cs="Times New Roman"/>
          <w:sz w:val="24"/>
          <w:szCs w:val="24"/>
        </w:rPr>
        <w:t xml:space="preserve"> </w:t>
      </w:r>
      <w:r w:rsidR="001828D9" w:rsidRPr="00823218">
        <w:rPr>
          <w:rFonts w:ascii="Times New Roman" w:hAnsi="Times New Roman" w:cs="Times New Roman"/>
          <w:sz w:val="24"/>
          <w:szCs w:val="24"/>
        </w:rPr>
        <w:t>‘</w:t>
      </w:r>
      <w:r w:rsidR="004F5E9F" w:rsidRPr="00823218">
        <w:rPr>
          <w:rFonts w:ascii="Times New Roman" w:hAnsi="Times New Roman" w:cs="Times New Roman"/>
          <w:sz w:val="24"/>
          <w:szCs w:val="24"/>
        </w:rPr>
        <w:t>confess</w:t>
      </w:r>
      <w:r w:rsidR="001828D9" w:rsidRPr="00823218">
        <w:rPr>
          <w:rFonts w:ascii="Times New Roman" w:hAnsi="Times New Roman" w:cs="Times New Roman"/>
          <w:sz w:val="24"/>
          <w:szCs w:val="24"/>
        </w:rPr>
        <w:t>’</w:t>
      </w:r>
      <w:r w:rsidR="004F5E9F" w:rsidRPr="00823218">
        <w:rPr>
          <w:rFonts w:ascii="Times New Roman" w:hAnsi="Times New Roman" w:cs="Times New Roman"/>
          <w:sz w:val="24"/>
          <w:szCs w:val="24"/>
        </w:rPr>
        <w:t xml:space="preserve"> to bribery or sexual assault</w:t>
      </w:r>
      <w:r w:rsidR="001828D9" w:rsidRPr="00823218">
        <w:rPr>
          <w:rFonts w:ascii="Times New Roman" w:hAnsi="Times New Roman" w:cs="Times New Roman"/>
          <w:sz w:val="24"/>
          <w:szCs w:val="24"/>
        </w:rPr>
        <w:t xml:space="preserve">, </w:t>
      </w:r>
      <w:r w:rsidR="004F5E9F" w:rsidRPr="00823218">
        <w:rPr>
          <w:rFonts w:ascii="Times New Roman" w:hAnsi="Times New Roman" w:cs="Times New Roman"/>
          <w:sz w:val="24"/>
          <w:szCs w:val="24"/>
        </w:rPr>
        <w:t>disinformation that distorts democratic d</w:t>
      </w:r>
      <w:r w:rsidR="001B57D4">
        <w:rPr>
          <w:rFonts w:ascii="Times New Roman" w:hAnsi="Times New Roman" w:cs="Times New Roman"/>
          <w:sz w:val="24"/>
          <w:szCs w:val="24"/>
        </w:rPr>
        <w:t>iscourse and election outcomes (</w:t>
      </w:r>
      <w:proofErr w:type="spellStart"/>
      <w:r w:rsidR="001B57D4" w:rsidRPr="001B57D4">
        <w:rPr>
          <w:rFonts w:ascii="Times New Roman" w:hAnsi="Times New Roman" w:cs="Times New Roman"/>
          <w:sz w:val="24"/>
          <w:szCs w:val="24"/>
        </w:rPr>
        <w:t>Galston</w:t>
      </w:r>
      <w:proofErr w:type="spellEnd"/>
      <w:r w:rsidR="001B57D4">
        <w:rPr>
          <w:rFonts w:ascii="Times New Roman" w:hAnsi="Times New Roman" w:cs="Times New Roman"/>
          <w:sz w:val="24"/>
          <w:szCs w:val="24"/>
        </w:rPr>
        <w:t>, 2020;</w:t>
      </w:r>
      <w:r w:rsidR="001B57D4" w:rsidRPr="001B57D4">
        <w:rPr>
          <w:rFonts w:ascii="Times New Roman" w:hAnsi="Times New Roman" w:cs="Times New Roman"/>
          <w:sz w:val="24"/>
          <w:szCs w:val="24"/>
        </w:rPr>
        <w:t xml:space="preserve"> </w:t>
      </w:r>
      <w:proofErr w:type="spellStart"/>
      <w:r w:rsidR="001B57D4" w:rsidRPr="001B57D4">
        <w:rPr>
          <w:rFonts w:ascii="Times New Roman" w:hAnsi="Times New Roman" w:cs="Times New Roman"/>
          <w:sz w:val="24"/>
          <w:szCs w:val="24"/>
        </w:rPr>
        <w:t>Koetsier</w:t>
      </w:r>
      <w:proofErr w:type="spellEnd"/>
      <w:r w:rsidR="001B57D4">
        <w:rPr>
          <w:rFonts w:ascii="Times New Roman" w:hAnsi="Times New Roman" w:cs="Times New Roman"/>
          <w:sz w:val="24"/>
          <w:szCs w:val="24"/>
        </w:rPr>
        <w:t>, 2020</w:t>
      </w:r>
      <w:r w:rsidR="004F5E9F" w:rsidRPr="00823218">
        <w:rPr>
          <w:rFonts w:ascii="Times New Roman" w:hAnsi="Times New Roman" w:cs="Times New Roman"/>
          <w:sz w:val="24"/>
          <w:szCs w:val="24"/>
        </w:rPr>
        <w:t>). Elsewhere, intelligence services and think tanks warn that Deepfakes represent a growing cybersecurity threat, a tool that state-sponsored actors, political groups, and lone individuals could use to trigger social unrest, fuel diplomatic tensions, and undermine public safety (</w:t>
      </w:r>
      <w:proofErr w:type="spellStart"/>
      <w:r w:rsidR="001B57D4">
        <w:rPr>
          <w:rFonts w:ascii="Times New Roman" w:hAnsi="Times New Roman" w:cs="Times New Roman"/>
          <w:sz w:val="24"/>
          <w:szCs w:val="24"/>
        </w:rPr>
        <w:t>Sayler</w:t>
      </w:r>
      <w:proofErr w:type="spellEnd"/>
      <w:r w:rsidR="001B57D4">
        <w:rPr>
          <w:rFonts w:ascii="Times New Roman" w:hAnsi="Times New Roman" w:cs="Times New Roman"/>
          <w:sz w:val="24"/>
          <w:szCs w:val="24"/>
        </w:rPr>
        <w:t xml:space="preserve"> &amp; </w:t>
      </w:r>
      <w:r w:rsidR="001B57D4" w:rsidRPr="001B57D4">
        <w:rPr>
          <w:rFonts w:ascii="Times New Roman" w:hAnsi="Times New Roman" w:cs="Times New Roman"/>
          <w:sz w:val="24"/>
          <w:szCs w:val="24"/>
        </w:rPr>
        <w:t>Harris</w:t>
      </w:r>
      <w:r w:rsidR="001B57D4">
        <w:rPr>
          <w:rFonts w:ascii="Times New Roman" w:hAnsi="Times New Roman" w:cs="Times New Roman"/>
          <w:sz w:val="24"/>
          <w:szCs w:val="24"/>
        </w:rPr>
        <w:t xml:space="preserve">, 2020; </w:t>
      </w:r>
      <w:proofErr w:type="spellStart"/>
      <w:r w:rsidR="001B57D4" w:rsidRPr="001B57D4">
        <w:rPr>
          <w:rFonts w:ascii="Times New Roman" w:hAnsi="Times New Roman" w:cs="Times New Roman"/>
          <w:sz w:val="24"/>
          <w:szCs w:val="24"/>
        </w:rPr>
        <w:t>Ciancaglini</w:t>
      </w:r>
      <w:proofErr w:type="spellEnd"/>
      <w:r w:rsidR="001B57D4">
        <w:rPr>
          <w:rFonts w:ascii="Times New Roman" w:hAnsi="Times New Roman" w:cs="Times New Roman"/>
          <w:sz w:val="24"/>
          <w:szCs w:val="24"/>
        </w:rPr>
        <w:t xml:space="preserve"> et al., 2020</w:t>
      </w:r>
      <w:r w:rsidR="004F5E9F" w:rsidRPr="00823218">
        <w:rPr>
          <w:rFonts w:ascii="Times New Roman" w:hAnsi="Times New Roman" w:cs="Times New Roman"/>
          <w:sz w:val="24"/>
          <w:szCs w:val="24"/>
        </w:rPr>
        <w:t xml:space="preserve">). </w:t>
      </w:r>
    </w:p>
    <w:p w14:paraId="7AE3A934" w14:textId="68E0D005" w:rsidR="00D036ED" w:rsidRPr="00502AA4" w:rsidRDefault="004F5E9F" w:rsidP="00D036ED">
      <w:pPr>
        <w:spacing w:line="480" w:lineRule="auto"/>
        <w:ind w:firstLine="680"/>
        <w:rPr>
          <w:rFonts w:ascii="Times New Roman" w:hAnsi="Times New Roman" w:cs="Times New Roman"/>
          <w:sz w:val="24"/>
          <w:szCs w:val="24"/>
        </w:rPr>
      </w:pPr>
      <w:r w:rsidRPr="00823218">
        <w:rPr>
          <w:rFonts w:ascii="Times New Roman" w:hAnsi="Times New Roman" w:cs="Times New Roman"/>
          <w:sz w:val="24"/>
          <w:szCs w:val="24"/>
        </w:rPr>
        <w:t xml:space="preserve">Recognizing these dangers, politicians in Europe and the USA have called for legislation to regulate a technology they believe will </w:t>
      </w:r>
      <w:r w:rsidR="003D5473" w:rsidRPr="00823218">
        <w:rPr>
          <w:rFonts w:ascii="Times New Roman" w:hAnsi="Times New Roman" w:cs="Times New Roman"/>
          <w:sz w:val="24"/>
          <w:szCs w:val="24"/>
        </w:rPr>
        <w:t xml:space="preserve">further erode the public’s </w:t>
      </w:r>
      <w:r w:rsidR="00427DAA" w:rsidRPr="00823218">
        <w:rPr>
          <w:rFonts w:ascii="Times New Roman" w:hAnsi="Times New Roman" w:cs="Times New Roman"/>
          <w:sz w:val="24"/>
          <w:szCs w:val="24"/>
        </w:rPr>
        <w:t>trust in media, and push ideologically opposed groups deeper into th</w:t>
      </w:r>
      <w:r w:rsidR="0013184C" w:rsidRPr="00823218">
        <w:rPr>
          <w:rFonts w:ascii="Times New Roman" w:hAnsi="Times New Roman" w:cs="Times New Roman"/>
          <w:sz w:val="24"/>
          <w:szCs w:val="24"/>
        </w:rPr>
        <w:t>eir own subjective realities (</w:t>
      </w:r>
      <w:r w:rsidR="00803897">
        <w:rPr>
          <w:rFonts w:ascii="Times New Roman" w:hAnsi="Times New Roman" w:cs="Times New Roman"/>
          <w:sz w:val="24"/>
          <w:szCs w:val="24"/>
        </w:rPr>
        <w:t xml:space="preserve">EU </w:t>
      </w:r>
      <w:r w:rsidR="00803897" w:rsidRPr="00803897">
        <w:rPr>
          <w:rFonts w:ascii="Times New Roman" w:hAnsi="Times New Roman" w:cs="Times New Roman"/>
          <w:sz w:val="24"/>
          <w:szCs w:val="24"/>
        </w:rPr>
        <w:t>Commission</w:t>
      </w:r>
      <w:r w:rsidR="00803897">
        <w:rPr>
          <w:rFonts w:ascii="Times New Roman" w:hAnsi="Times New Roman" w:cs="Times New Roman"/>
          <w:sz w:val="24"/>
          <w:szCs w:val="24"/>
        </w:rPr>
        <w:t xml:space="preserve">, 2018; </w:t>
      </w:r>
      <w:r w:rsidR="00803897" w:rsidRPr="00803897">
        <w:rPr>
          <w:rFonts w:ascii="Times New Roman" w:hAnsi="Times New Roman" w:cs="Times New Roman"/>
          <w:sz w:val="24"/>
          <w:szCs w:val="24"/>
        </w:rPr>
        <w:t>Cortez Masto</w:t>
      </w:r>
      <w:r w:rsidR="00803897">
        <w:rPr>
          <w:rFonts w:ascii="Times New Roman" w:hAnsi="Times New Roman" w:cs="Times New Roman"/>
          <w:sz w:val="24"/>
          <w:szCs w:val="24"/>
        </w:rPr>
        <w:t>, 2019</w:t>
      </w:r>
      <w:r w:rsidR="00427DAA" w:rsidRPr="00803897">
        <w:rPr>
          <w:rFonts w:ascii="Times New Roman" w:hAnsi="Times New Roman" w:cs="Times New Roman"/>
          <w:sz w:val="24"/>
          <w:szCs w:val="24"/>
        </w:rPr>
        <w:t>)</w:t>
      </w:r>
      <w:r w:rsidR="00427DAA" w:rsidRPr="00823218">
        <w:rPr>
          <w:rFonts w:ascii="Times New Roman" w:hAnsi="Times New Roman" w:cs="Times New Roman"/>
          <w:sz w:val="24"/>
          <w:szCs w:val="24"/>
        </w:rPr>
        <w:t xml:space="preserve">. At the same time, industry leaders such as Facebook, </w:t>
      </w:r>
      <w:r w:rsidRPr="00823218">
        <w:rPr>
          <w:rFonts w:ascii="Times New Roman" w:hAnsi="Times New Roman" w:cs="Times New Roman"/>
          <w:sz w:val="24"/>
          <w:szCs w:val="24"/>
        </w:rPr>
        <w:t>Google, and Microsoft are developing algorithms to detect Deepfakes, excise them from their platforms, and prevent their spread (</w:t>
      </w:r>
      <w:r w:rsidR="00803897" w:rsidRPr="00803897">
        <w:rPr>
          <w:rFonts w:ascii="Times New Roman" w:hAnsi="Times New Roman" w:cs="Times New Roman"/>
          <w:sz w:val="24"/>
          <w:szCs w:val="24"/>
        </w:rPr>
        <w:t>Burt</w:t>
      </w:r>
      <w:r w:rsidR="00803897">
        <w:rPr>
          <w:rFonts w:ascii="Times New Roman" w:hAnsi="Times New Roman" w:cs="Times New Roman"/>
          <w:sz w:val="24"/>
          <w:szCs w:val="24"/>
        </w:rPr>
        <w:t xml:space="preserve"> &amp; </w:t>
      </w:r>
      <w:r w:rsidR="00803897" w:rsidRPr="00803897">
        <w:rPr>
          <w:rFonts w:ascii="Times New Roman" w:hAnsi="Times New Roman" w:cs="Times New Roman"/>
          <w:sz w:val="24"/>
          <w:szCs w:val="24"/>
        </w:rPr>
        <w:t>Horvitz</w:t>
      </w:r>
      <w:r w:rsidR="00803897">
        <w:rPr>
          <w:rFonts w:ascii="Times New Roman" w:hAnsi="Times New Roman" w:cs="Times New Roman"/>
          <w:sz w:val="24"/>
          <w:szCs w:val="24"/>
        </w:rPr>
        <w:t xml:space="preserve">, 2020; </w:t>
      </w:r>
      <w:r w:rsidR="00803897" w:rsidRPr="00803897">
        <w:rPr>
          <w:rFonts w:ascii="Times New Roman" w:hAnsi="Times New Roman" w:cs="Times New Roman"/>
          <w:sz w:val="24"/>
          <w:szCs w:val="24"/>
        </w:rPr>
        <w:t>Canton Ferrer</w:t>
      </w:r>
      <w:r w:rsidR="00803897">
        <w:rPr>
          <w:rFonts w:ascii="Times New Roman" w:hAnsi="Times New Roman" w:cs="Times New Roman"/>
          <w:sz w:val="24"/>
          <w:szCs w:val="24"/>
        </w:rPr>
        <w:t xml:space="preserve"> et al., 2020</w:t>
      </w:r>
      <w:r w:rsidRPr="00823218">
        <w:rPr>
          <w:rFonts w:ascii="Times New Roman" w:hAnsi="Times New Roman" w:cs="Times New Roman"/>
          <w:sz w:val="24"/>
          <w:szCs w:val="24"/>
        </w:rPr>
        <w:t xml:space="preserve">). </w:t>
      </w:r>
      <w:r w:rsidR="002304FF" w:rsidRPr="00823218">
        <w:rPr>
          <w:rFonts w:ascii="Times New Roman" w:hAnsi="Times New Roman" w:cs="Times New Roman"/>
          <w:sz w:val="24"/>
          <w:szCs w:val="24"/>
        </w:rPr>
        <w:t>Although legislative and technological stopgaps are undoubtedly necessary, they are also in a perpetual game of ‘cat-and-mouse’, with certain actors evolving new ways of evading detection and others rapidly working to catch up. In such a world, no law or algorithm can guarantee that the public will be completely protected from malicious synthetic content.</w:t>
      </w:r>
      <w:r w:rsidR="00D036ED" w:rsidRPr="00D036ED">
        <w:rPr>
          <w:rFonts w:ascii="Times New Roman" w:hAnsi="Times New Roman" w:cs="Times New Roman"/>
          <w:sz w:val="24"/>
          <w:szCs w:val="24"/>
          <w:lang w:val="en-BE"/>
        </w:rPr>
        <w:t xml:space="preserve"> </w:t>
      </w:r>
      <w:r w:rsidR="00D036ED" w:rsidRPr="00502AA4">
        <w:rPr>
          <w:rFonts w:ascii="Times New Roman" w:hAnsi="Times New Roman" w:cs="Times New Roman"/>
          <w:sz w:val="24"/>
          <w:szCs w:val="24"/>
          <w:lang w:val="en-BE"/>
        </w:rPr>
        <w:t xml:space="preserve">What is needed then, alongside legislation and technological fixes, is a greater focus on the </w:t>
      </w:r>
      <w:r w:rsidR="00D036ED" w:rsidRPr="00502AA4">
        <w:rPr>
          <w:rFonts w:ascii="Times New Roman" w:hAnsi="Times New Roman" w:cs="Times New Roman"/>
          <w:i/>
          <w:sz w:val="24"/>
          <w:szCs w:val="24"/>
          <w:lang w:val="en-BE"/>
        </w:rPr>
        <w:t>human</w:t>
      </w:r>
      <w:r w:rsidR="00D036ED" w:rsidRPr="00502AA4">
        <w:rPr>
          <w:rFonts w:ascii="Times New Roman" w:hAnsi="Times New Roman" w:cs="Times New Roman"/>
          <w:sz w:val="24"/>
          <w:szCs w:val="24"/>
          <w:lang w:val="en-BE"/>
        </w:rPr>
        <w:t xml:space="preserve"> dimension. It is imperative that we study </w:t>
      </w:r>
      <w:r w:rsidR="00A143F6">
        <w:rPr>
          <w:rFonts w:ascii="Times New Roman" w:hAnsi="Times New Roman" w:cs="Times New Roman"/>
          <w:sz w:val="24"/>
          <w:szCs w:val="24"/>
        </w:rPr>
        <w:t xml:space="preserve">how </w:t>
      </w:r>
      <w:r w:rsidR="00D036ED" w:rsidRPr="00502AA4">
        <w:rPr>
          <w:rFonts w:ascii="Times New Roman" w:hAnsi="Times New Roman" w:cs="Times New Roman"/>
          <w:sz w:val="24"/>
          <w:szCs w:val="24"/>
          <w:lang w:val="en-BE"/>
        </w:rPr>
        <w:t xml:space="preserve">this new technology </w:t>
      </w:r>
      <w:r w:rsidR="00A143F6">
        <w:rPr>
          <w:rFonts w:ascii="Times New Roman" w:hAnsi="Times New Roman" w:cs="Times New Roman"/>
          <w:sz w:val="24"/>
          <w:szCs w:val="24"/>
        </w:rPr>
        <w:t xml:space="preserve">impacts </w:t>
      </w:r>
      <w:r w:rsidR="00D036ED" w:rsidRPr="00502AA4">
        <w:rPr>
          <w:rFonts w:ascii="Times New Roman" w:hAnsi="Times New Roman" w:cs="Times New Roman"/>
          <w:sz w:val="24"/>
          <w:szCs w:val="24"/>
          <w:lang w:val="en-BE"/>
        </w:rPr>
        <w:t>our thoughts, feelings, and actions.</w:t>
      </w:r>
      <w:r w:rsidR="00D036ED" w:rsidRPr="00502AA4">
        <w:rPr>
          <w:rFonts w:ascii="Times New Roman" w:hAnsi="Times New Roman" w:cs="Times New Roman"/>
          <w:sz w:val="24"/>
          <w:szCs w:val="24"/>
        </w:rPr>
        <w:t xml:space="preserve"> </w:t>
      </w:r>
    </w:p>
    <w:p w14:paraId="3FCC2257" w14:textId="77777777" w:rsidR="00502AA4" w:rsidRPr="00502AA4" w:rsidRDefault="00502AA4" w:rsidP="00502AA4">
      <w:pPr>
        <w:spacing w:line="480" w:lineRule="auto"/>
        <w:ind w:firstLine="0"/>
        <w:rPr>
          <w:rFonts w:ascii="Times New Roman" w:hAnsi="Times New Roman" w:cs="Times New Roman"/>
          <w:b/>
          <w:bCs/>
          <w:sz w:val="24"/>
          <w:szCs w:val="24"/>
        </w:rPr>
      </w:pPr>
      <w:r w:rsidRPr="00502AA4">
        <w:rPr>
          <w:rFonts w:ascii="Times New Roman" w:hAnsi="Times New Roman" w:cs="Times New Roman"/>
          <w:b/>
          <w:bCs/>
          <w:sz w:val="24"/>
          <w:szCs w:val="24"/>
        </w:rPr>
        <w:t>The Psychological Impact of Deepfakes</w:t>
      </w:r>
    </w:p>
    <w:p w14:paraId="72E06F61" w14:textId="1D688E92"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 xml:space="preserve">A small but growing literature indicates that Deepfakes </w:t>
      </w:r>
      <w:r w:rsidR="006C4902">
        <w:rPr>
          <w:rFonts w:ascii="Times New Roman" w:hAnsi="Times New Roman" w:cs="Times New Roman"/>
          <w:sz w:val="24"/>
          <w:szCs w:val="24"/>
        </w:rPr>
        <w:t xml:space="preserve">may be able to </w:t>
      </w:r>
      <w:r w:rsidRPr="00502AA4">
        <w:rPr>
          <w:rFonts w:ascii="Times New Roman" w:hAnsi="Times New Roman" w:cs="Times New Roman"/>
          <w:sz w:val="24"/>
          <w:szCs w:val="24"/>
        </w:rPr>
        <w:t xml:space="preserve">manipulate attitudes, memories, trust in media, as well as intentions to share disinformation. In one study, </w:t>
      </w:r>
      <w:r w:rsidRPr="00376697">
        <w:rPr>
          <w:rFonts w:ascii="Times New Roman" w:hAnsi="Times New Roman" w:cs="Times New Roman"/>
          <w:sz w:val="24"/>
          <w:szCs w:val="24"/>
          <w:lang w:val="en-BE"/>
        </w:rPr>
        <w:lastRenderedPageBreak/>
        <w:t xml:space="preserve">Hwang et al. </w:t>
      </w:r>
      <w:r w:rsidRPr="00376697">
        <w:rPr>
          <w:rFonts w:ascii="Times New Roman" w:hAnsi="Times New Roman" w:cs="Times New Roman"/>
          <w:sz w:val="24"/>
          <w:szCs w:val="24"/>
        </w:rPr>
        <w:t>(</w:t>
      </w:r>
      <w:r w:rsidRPr="00376697">
        <w:rPr>
          <w:rFonts w:ascii="Times New Roman" w:hAnsi="Times New Roman" w:cs="Times New Roman"/>
          <w:sz w:val="24"/>
          <w:szCs w:val="24"/>
          <w:lang w:val="en-BE"/>
        </w:rPr>
        <w:t>2021)</w:t>
      </w:r>
      <w:r w:rsidRPr="00502AA4">
        <w:rPr>
          <w:rFonts w:ascii="Times New Roman" w:hAnsi="Times New Roman" w:cs="Times New Roman"/>
          <w:sz w:val="24"/>
          <w:szCs w:val="24"/>
        </w:rPr>
        <w:t xml:space="preserve"> found that </w:t>
      </w:r>
      <w:r w:rsidRPr="00502AA4">
        <w:rPr>
          <w:rFonts w:ascii="Times New Roman" w:hAnsi="Times New Roman" w:cs="Times New Roman"/>
          <w:sz w:val="24"/>
          <w:szCs w:val="24"/>
          <w:lang w:val="en-BE"/>
        </w:rPr>
        <w:t xml:space="preserve">disinformation </w:t>
      </w:r>
      <w:r w:rsidRPr="00502AA4">
        <w:rPr>
          <w:rFonts w:ascii="Times New Roman" w:hAnsi="Times New Roman" w:cs="Times New Roman"/>
          <w:sz w:val="24"/>
          <w:szCs w:val="24"/>
        </w:rPr>
        <w:t>communicated via Deepfaked</w:t>
      </w:r>
      <w:r w:rsidRPr="00502AA4">
        <w:rPr>
          <w:rFonts w:ascii="Times New Roman" w:hAnsi="Times New Roman" w:cs="Times New Roman"/>
          <w:sz w:val="24"/>
          <w:szCs w:val="24"/>
          <w:lang w:val="en-BE"/>
        </w:rPr>
        <w:t xml:space="preserve"> video</w:t>
      </w:r>
      <w:r w:rsidRPr="00502AA4">
        <w:rPr>
          <w:rFonts w:ascii="Times New Roman" w:hAnsi="Times New Roman" w:cs="Times New Roman"/>
          <w:sz w:val="24"/>
          <w:szCs w:val="24"/>
        </w:rPr>
        <w:t>s</w:t>
      </w:r>
      <w:r w:rsidRPr="00502AA4">
        <w:rPr>
          <w:rFonts w:ascii="Times New Roman" w:hAnsi="Times New Roman" w:cs="Times New Roman"/>
          <w:sz w:val="24"/>
          <w:szCs w:val="24"/>
          <w:lang w:val="en-BE"/>
        </w:rPr>
        <w:t xml:space="preserve"> </w:t>
      </w:r>
      <w:r w:rsidRPr="00502AA4">
        <w:rPr>
          <w:rFonts w:ascii="Times New Roman" w:hAnsi="Times New Roman" w:cs="Times New Roman"/>
          <w:sz w:val="24"/>
          <w:szCs w:val="24"/>
        </w:rPr>
        <w:t xml:space="preserve">was viewed as more </w:t>
      </w:r>
      <w:r w:rsidRPr="00502AA4">
        <w:rPr>
          <w:rFonts w:ascii="Times New Roman" w:hAnsi="Times New Roman" w:cs="Times New Roman"/>
          <w:sz w:val="24"/>
          <w:szCs w:val="24"/>
          <w:lang w:val="en-BE"/>
        </w:rPr>
        <w:t>vivid, persuasive, cred</w:t>
      </w:r>
      <w:r w:rsidRPr="00502AA4">
        <w:rPr>
          <w:rFonts w:ascii="Times New Roman" w:hAnsi="Times New Roman" w:cs="Times New Roman"/>
          <w:sz w:val="24"/>
          <w:szCs w:val="24"/>
        </w:rPr>
        <w:t>a</w:t>
      </w:r>
      <w:r w:rsidRPr="00502AA4">
        <w:rPr>
          <w:rFonts w:ascii="Times New Roman" w:hAnsi="Times New Roman" w:cs="Times New Roman"/>
          <w:sz w:val="24"/>
          <w:szCs w:val="24"/>
          <w:lang w:val="en-BE"/>
        </w:rPr>
        <w:t>b</w:t>
      </w:r>
      <w:r w:rsidRPr="00502AA4">
        <w:rPr>
          <w:rFonts w:ascii="Times New Roman" w:hAnsi="Times New Roman" w:cs="Times New Roman"/>
          <w:sz w:val="24"/>
          <w:szCs w:val="24"/>
        </w:rPr>
        <w:t>le</w:t>
      </w:r>
      <w:r w:rsidRPr="00502AA4">
        <w:rPr>
          <w:rFonts w:ascii="Times New Roman" w:hAnsi="Times New Roman" w:cs="Times New Roman"/>
          <w:sz w:val="24"/>
          <w:szCs w:val="24"/>
          <w:lang w:val="en-BE"/>
        </w:rPr>
        <w:t xml:space="preserve">, and </w:t>
      </w:r>
      <w:r w:rsidRPr="00502AA4">
        <w:rPr>
          <w:rFonts w:ascii="Times New Roman" w:hAnsi="Times New Roman" w:cs="Times New Roman"/>
          <w:sz w:val="24"/>
          <w:szCs w:val="24"/>
        </w:rPr>
        <w:t>elicited stronger sharing intentions than disinformation which lacked such videos</w:t>
      </w:r>
      <w:r w:rsidRPr="00502AA4">
        <w:rPr>
          <w:rFonts w:ascii="Times New Roman" w:hAnsi="Times New Roman" w:cs="Times New Roman"/>
          <w:sz w:val="24"/>
          <w:szCs w:val="24"/>
          <w:lang w:val="en-BE"/>
        </w:rPr>
        <w:t>.</w:t>
      </w:r>
      <w:r w:rsidRPr="00502AA4">
        <w:rPr>
          <w:rFonts w:ascii="Times New Roman" w:hAnsi="Times New Roman" w:cs="Times New Roman"/>
          <w:sz w:val="24"/>
          <w:szCs w:val="24"/>
        </w:rPr>
        <w:t xml:space="preserve"> Others have used Deepfakes to negatively manipulate attitudes of a known individual (politician) (</w:t>
      </w:r>
      <w:r w:rsidRPr="00376697">
        <w:rPr>
          <w:rFonts w:ascii="Times New Roman" w:hAnsi="Times New Roman" w:cs="Times New Roman"/>
          <w:sz w:val="24"/>
          <w:szCs w:val="24"/>
          <w:lang w:val="en-BE"/>
        </w:rPr>
        <w:t>Dobber et al.</w:t>
      </w:r>
      <w:r w:rsidRPr="00376697">
        <w:rPr>
          <w:rFonts w:ascii="Times New Roman" w:hAnsi="Times New Roman" w:cs="Times New Roman"/>
          <w:sz w:val="24"/>
          <w:szCs w:val="24"/>
        </w:rPr>
        <w:t xml:space="preserve">, </w:t>
      </w:r>
      <w:r w:rsidRPr="00376697">
        <w:rPr>
          <w:rFonts w:ascii="Times New Roman" w:hAnsi="Times New Roman" w:cs="Times New Roman"/>
          <w:sz w:val="24"/>
          <w:szCs w:val="24"/>
          <w:lang w:val="en-BE"/>
        </w:rPr>
        <w:t>2021)</w:t>
      </w:r>
      <w:r w:rsidRPr="00502AA4">
        <w:rPr>
          <w:rFonts w:ascii="Times New Roman" w:hAnsi="Times New Roman" w:cs="Times New Roman"/>
          <w:sz w:val="24"/>
          <w:szCs w:val="24"/>
        </w:rPr>
        <w:t xml:space="preserve"> and to install false memories of fabricated events. </w:t>
      </w:r>
      <w:r w:rsidRPr="00376697">
        <w:rPr>
          <w:rFonts w:ascii="Times New Roman" w:hAnsi="Times New Roman" w:cs="Times New Roman"/>
          <w:sz w:val="24"/>
          <w:szCs w:val="24"/>
          <w:lang w:val="en-BE"/>
        </w:rPr>
        <w:t xml:space="preserve">Murphy </w:t>
      </w:r>
      <w:r w:rsidRPr="00376697">
        <w:rPr>
          <w:rFonts w:ascii="Times New Roman" w:hAnsi="Times New Roman" w:cs="Times New Roman"/>
          <w:sz w:val="24"/>
          <w:szCs w:val="24"/>
        </w:rPr>
        <w:t xml:space="preserve">and </w:t>
      </w:r>
      <w:r w:rsidRPr="00376697">
        <w:rPr>
          <w:rFonts w:ascii="Times New Roman" w:hAnsi="Times New Roman" w:cs="Times New Roman"/>
          <w:sz w:val="24"/>
          <w:szCs w:val="24"/>
          <w:lang w:val="en-BE"/>
        </w:rPr>
        <w:t>Flynn (2021)</w:t>
      </w:r>
      <w:r w:rsidRPr="00502AA4">
        <w:rPr>
          <w:rFonts w:ascii="Times New Roman" w:hAnsi="Times New Roman" w:cs="Times New Roman"/>
          <w:sz w:val="24"/>
          <w:szCs w:val="24"/>
        </w:rPr>
        <w:t xml:space="preserve"> exposed participants to fake news stories via misleading text, misleading text and Deepfaked image, misleading text and Deepfaked video. A number of participants reported false memories following exposure to Deepfaked images or videos and that most viewed such content as </w:t>
      </w:r>
      <w:r w:rsidRPr="00502AA4">
        <w:rPr>
          <w:rFonts w:ascii="Times New Roman" w:hAnsi="Times New Roman" w:cs="Times New Roman"/>
          <w:sz w:val="24"/>
          <w:szCs w:val="24"/>
          <w:lang w:val="en-BE"/>
        </w:rPr>
        <w:t>convincing, dangerous, and unethical</w:t>
      </w:r>
      <w:r w:rsidRPr="00502AA4">
        <w:rPr>
          <w:rFonts w:ascii="Times New Roman" w:hAnsi="Times New Roman" w:cs="Times New Roman"/>
          <w:sz w:val="24"/>
          <w:szCs w:val="24"/>
        </w:rPr>
        <w:t xml:space="preserve">. </w:t>
      </w:r>
      <w:r w:rsidRPr="00502AA4">
        <w:rPr>
          <w:rFonts w:ascii="Times New Roman" w:hAnsi="Times New Roman" w:cs="Times New Roman"/>
          <w:sz w:val="24"/>
          <w:szCs w:val="24"/>
          <w:vertAlign w:val="superscript"/>
        </w:rPr>
        <w:footnoteReference w:id="2"/>
      </w:r>
      <w:r w:rsidRPr="00502AA4">
        <w:rPr>
          <w:rFonts w:ascii="Times New Roman" w:hAnsi="Times New Roman" w:cs="Times New Roman"/>
          <w:sz w:val="24"/>
          <w:szCs w:val="24"/>
        </w:rPr>
        <w:t xml:space="preserve"> </w:t>
      </w:r>
    </w:p>
    <w:p w14:paraId="271DDBD8" w14:textId="2D56FE7B"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 xml:space="preserve">Deepfakes may not only shift attitudes and memory but also trust in news and certainty about what is real. </w:t>
      </w:r>
      <w:proofErr w:type="spellStart"/>
      <w:r w:rsidRPr="00502AA4">
        <w:rPr>
          <w:rFonts w:ascii="Times New Roman" w:hAnsi="Times New Roman" w:cs="Times New Roman"/>
          <w:sz w:val="24"/>
          <w:szCs w:val="24"/>
          <w:lang w:val="en-BE"/>
        </w:rPr>
        <w:t>Vaccari</w:t>
      </w:r>
      <w:proofErr w:type="spellEnd"/>
      <w:r w:rsidRPr="00502AA4">
        <w:rPr>
          <w:rFonts w:ascii="Times New Roman" w:hAnsi="Times New Roman" w:cs="Times New Roman"/>
          <w:sz w:val="24"/>
          <w:szCs w:val="24"/>
          <w:lang w:val="en-BE"/>
        </w:rPr>
        <w:t xml:space="preserve"> and Chadwick (</w:t>
      </w:r>
      <w:r w:rsidRPr="00376697">
        <w:rPr>
          <w:rFonts w:ascii="Times New Roman" w:hAnsi="Times New Roman" w:cs="Times New Roman"/>
          <w:sz w:val="24"/>
          <w:szCs w:val="24"/>
          <w:lang w:val="en-BE"/>
        </w:rPr>
        <w:t>2020</w:t>
      </w:r>
      <w:r w:rsidRPr="00502AA4">
        <w:rPr>
          <w:rFonts w:ascii="Times New Roman" w:hAnsi="Times New Roman" w:cs="Times New Roman"/>
          <w:sz w:val="24"/>
          <w:szCs w:val="24"/>
          <w:lang w:val="en-BE"/>
        </w:rPr>
        <w:t xml:space="preserve">) </w:t>
      </w:r>
      <w:r w:rsidRPr="00502AA4">
        <w:rPr>
          <w:rFonts w:ascii="Times New Roman" w:hAnsi="Times New Roman" w:cs="Times New Roman"/>
          <w:sz w:val="24"/>
          <w:szCs w:val="24"/>
        </w:rPr>
        <w:t xml:space="preserve">exposed participants to a Deepfake of President Obama. Although viewers were not misled by that Deepfake they were more uncertain about what was real after watching it, and this uncertainty undermined their </w:t>
      </w:r>
      <w:r w:rsidRPr="00502AA4">
        <w:rPr>
          <w:rFonts w:ascii="Times New Roman" w:hAnsi="Times New Roman" w:cs="Times New Roman"/>
          <w:sz w:val="24"/>
          <w:szCs w:val="24"/>
          <w:lang w:val="en-BE"/>
        </w:rPr>
        <w:t xml:space="preserve">trust in </w:t>
      </w:r>
      <w:r w:rsidRPr="00502AA4">
        <w:rPr>
          <w:rFonts w:ascii="Times New Roman" w:hAnsi="Times New Roman" w:cs="Times New Roman"/>
          <w:sz w:val="24"/>
          <w:szCs w:val="24"/>
        </w:rPr>
        <w:t>news on social media. It may be that Deepfakes can be used to s</w:t>
      </w:r>
      <w:r w:rsidRPr="00502AA4">
        <w:rPr>
          <w:rFonts w:ascii="Times New Roman" w:hAnsi="Times New Roman" w:cs="Times New Roman"/>
          <w:sz w:val="24"/>
          <w:szCs w:val="24"/>
          <w:lang w:val="en-BE"/>
        </w:rPr>
        <w:t xml:space="preserve">ow uncertainty about what is </w:t>
      </w:r>
      <w:r w:rsidRPr="00502AA4">
        <w:rPr>
          <w:rFonts w:ascii="Times New Roman" w:hAnsi="Times New Roman" w:cs="Times New Roman"/>
          <w:sz w:val="24"/>
          <w:szCs w:val="24"/>
        </w:rPr>
        <w:t xml:space="preserve">real and undermine collective belief in true events (a tactic used </w:t>
      </w:r>
      <w:r w:rsidR="008161BC">
        <w:rPr>
          <w:rFonts w:ascii="Times New Roman" w:hAnsi="Times New Roman" w:cs="Times New Roman"/>
          <w:sz w:val="24"/>
          <w:szCs w:val="24"/>
        </w:rPr>
        <w:t xml:space="preserve">by </w:t>
      </w:r>
      <w:r w:rsidRPr="00502AA4">
        <w:rPr>
          <w:rFonts w:ascii="Times New Roman" w:hAnsi="Times New Roman" w:cs="Times New Roman"/>
          <w:sz w:val="24"/>
          <w:szCs w:val="24"/>
          <w:lang w:val="en-BE"/>
        </w:rPr>
        <w:t>state-sponsored propaganda</w:t>
      </w:r>
      <w:r w:rsidRPr="00502AA4">
        <w:rPr>
          <w:rFonts w:ascii="Times New Roman" w:hAnsi="Times New Roman" w:cs="Times New Roman"/>
          <w:sz w:val="24"/>
          <w:szCs w:val="24"/>
        </w:rPr>
        <w:t xml:space="preserve"> campaigns; see </w:t>
      </w:r>
      <w:r w:rsidRPr="00AA0737">
        <w:rPr>
          <w:rFonts w:ascii="Times New Roman" w:hAnsi="Times New Roman" w:cs="Times New Roman"/>
          <w:sz w:val="24"/>
          <w:szCs w:val="24"/>
          <w:lang w:val="en-BE"/>
        </w:rPr>
        <w:t>Chadwick et al., 2018</w:t>
      </w:r>
      <w:r w:rsidRPr="00502AA4">
        <w:rPr>
          <w:rFonts w:ascii="Times New Roman" w:hAnsi="Times New Roman" w:cs="Times New Roman"/>
          <w:sz w:val="24"/>
          <w:szCs w:val="24"/>
          <w:lang w:val="en-BE"/>
        </w:rPr>
        <w:t xml:space="preserve">; </w:t>
      </w:r>
      <w:proofErr w:type="spellStart"/>
      <w:r w:rsidRPr="00AA0737">
        <w:rPr>
          <w:rFonts w:ascii="Times New Roman" w:hAnsi="Times New Roman" w:cs="Times New Roman"/>
          <w:sz w:val="24"/>
          <w:szCs w:val="24"/>
          <w:lang w:val="en-BE"/>
        </w:rPr>
        <w:t>Pomerantsev</w:t>
      </w:r>
      <w:proofErr w:type="spellEnd"/>
      <w:r w:rsidRPr="00AA0737">
        <w:rPr>
          <w:rFonts w:ascii="Times New Roman" w:hAnsi="Times New Roman" w:cs="Times New Roman"/>
          <w:sz w:val="24"/>
          <w:szCs w:val="24"/>
        </w:rPr>
        <w:t xml:space="preserve">, </w:t>
      </w:r>
      <w:r w:rsidRPr="00AA0737">
        <w:rPr>
          <w:rFonts w:ascii="Times New Roman" w:hAnsi="Times New Roman" w:cs="Times New Roman"/>
          <w:sz w:val="24"/>
          <w:szCs w:val="24"/>
          <w:lang w:val="en-BE"/>
        </w:rPr>
        <w:t>2015</w:t>
      </w:r>
      <w:r w:rsidRPr="00502AA4">
        <w:rPr>
          <w:rFonts w:ascii="Times New Roman" w:hAnsi="Times New Roman" w:cs="Times New Roman"/>
          <w:sz w:val="24"/>
          <w:szCs w:val="24"/>
        </w:rPr>
        <w:t xml:space="preserve">).  </w:t>
      </w:r>
    </w:p>
    <w:p w14:paraId="3F87ADD5" w14:textId="726F7678"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ab/>
        <w:t>Preliminary work has also sought to determine who falls for and spread</w:t>
      </w:r>
      <w:r w:rsidR="00B56F4A">
        <w:rPr>
          <w:rFonts w:ascii="Times New Roman" w:hAnsi="Times New Roman" w:cs="Times New Roman"/>
          <w:sz w:val="24"/>
          <w:szCs w:val="24"/>
        </w:rPr>
        <w:t>s</w:t>
      </w:r>
      <w:r w:rsidRPr="00502AA4">
        <w:rPr>
          <w:rFonts w:ascii="Times New Roman" w:hAnsi="Times New Roman" w:cs="Times New Roman"/>
          <w:sz w:val="24"/>
          <w:szCs w:val="24"/>
        </w:rPr>
        <w:t xml:space="preserve"> Deepfaked content. One recent study examined if </w:t>
      </w:r>
      <w:r w:rsidRPr="00502AA4">
        <w:rPr>
          <w:rFonts w:ascii="Times New Roman" w:hAnsi="Times New Roman" w:cs="Times New Roman"/>
          <w:sz w:val="24"/>
          <w:szCs w:val="24"/>
          <w:lang w:val="en-BE"/>
        </w:rPr>
        <w:t xml:space="preserve">political interest, cognitive ability, and social network size </w:t>
      </w:r>
      <w:r w:rsidRPr="00502AA4">
        <w:rPr>
          <w:rFonts w:ascii="Times New Roman" w:hAnsi="Times New Roman" w:cs="Times New Roman"/>
          <w:sz w:val="24"/>
          <w:szCs w:val="24"/>
        </w:rPr>
        <w:t>influence Deepfake sharing online (</w:t>
      </w:r>
      <w:r w:rsidRPr="00502AA4">
        <w:rPr>
          <w:rFonts w:ascii="Times New Roman" w:hAnsi="Times New Roman" w:cs="Times New Roman"/>
          <w:sz w:val="24"/>
          <w:szCs w:val="24"/>
          <w:lang w:val="en-BE"/>
        </w:rPr>
        <w:t>Ahmed</w:t>
      </w:r>
      <w:r w:rsidRPr="00502AA4">
        <w:rPr>
          <w:rFonts w:ascii="Times New Roman" w:hAnsi="Times New Roman" w:cs="Times New Roman"/>
          <w:sz w:val="24"/>
          <w:szCs w:val="24"/>
        </w:rPr>
        <w:t xml:space="preserve">, </w:t>
      </w:r>
      <w:r w:rsidRPr="00AA0737">
        <w:rPr>
          <w:rFonts w:ascii="Times New Roman" w:hAnsi="Times New Roman" w:cs="Times New Roman"/>
          <w:sz w:val="24"/>
          <w:szCs w:val="24"/>
          <w:lang w:val="en-BE"/>
        </w:rPr>
        <w:t>2021</w:t>
      </w:r>
      <w:r w:rsidRPr="00502AA4">
        <w:rPr>
          <w:rFonts w:ascii="Times New Roman" w:hAnsi="Times New Roman" w:cs="Times New Roman"/>
          <w:sz w:val="24"/>
          <w:szCs w:val="24"/>
          <w:lang w:val="en-BE"/>
        </w:rPr>
        <w:t xml:space="preserve">). </w:t>
      </w:r>
      <w:r w:rsidRPr="00502AA4">
        <w:rPr>
          <w:rFonts w:ascii="Times New Roman" w:hAnsi="Times New Roman" w:cs="Times New Roman"/>
          <w:sz w:val="24"/>
          <w:szCs w:val="24"/>
        </w:rPr>
        <w:t xml:space="preserve">Results indicated that </w:t>
      </w:r>
      <w:r w:rsidRPr="00502AA4">
        <w:rPr>
          <w:rFonts w:ascii="Times New Roman" w:hAnsi="Times New Roman" w:cs="Times New Roman"/>
          <w:i/>
          <w:iCs/>
          <w:sz w:val="24"/>
          <w:szCs w:val="24"/>
        </w:rPr>
        <w:t>unintentional</w:t>
      </w:r>
      <w:r w:rsidRPr="00502AA4">
        <w:rPr>
          <w:rFonts w:ascii="Times New Roman" w:hAnsi="Times New Roman" w:cs="Times New Roman"/>
          <w:sz w:val="24"/>
          <w:szCs w:val="24"/>
        </w:rPr>
        <w:t xml:space="preserve"> sharing of</w:t>
      </w:r>
      <w:r w:rsidRPr="00502AA4">
        <w:rPr>
          <w:rFonts w:ascii="Times New Roman" w:hAnsi="Times New Roman" w:cs="Times New Roman"/>
          <w:sz w:val="24"/>
          <w:szCs w:val="24"/>
          <w:lang w:val="en-BE"/>
        </w:rPr>
        <w:t xml:space="preserve"> </w:t>
      </w:r>
      <w:r w:rsidRPr="00502AA4">
        <w:rPr>
          <w:rFonts w:ascii="Times New Roman" w:hAnsi="Times New Roman" w:cs="Times New Roman"/>
          <w:sz w:val="24"/>
          <w:szCs w:val="24"/>
        </w:rPr>
        <w:t>Deepfakes was negatively associated with cognitive ability</w:t>
      </w:r>
      <w:r w:rsidR="00B56F4A">
        <w:rPr>
          <w:rFonts w:ascii="Times New Roman" w:hAnsi="Times New Roman" w:cs="Times New Roman"/>
          <w:sz w:val="24"/>
          <w:szCs w:val="24"/>
        </w:rPr>
        <w:t xml:space="preserve"> and </w:t>
      </w:r>
      <w:r w:rsidRPr="00502AA4">
        <w:rPr>
          <w:rFonts w:ascii="Times New Roman" w:hAnsi="Times New Roman" w:cs="Times New Roman"/>
          <w:sz w:val="24"/>
          <w:szCs w:val="24"/>
        </w:rPr>
        <w:t xml:space="preserve">positively associated with political interest, </w:t>
      </w:r>
      <w:r w:rsidR="00B56F4A">
        <w:rPr>
          <w:rFonts w:ascii="Times New Roman" w:hAnsi="Times New Roman" w:cs="Times New Roman"/>
          <w:sz w:val="24"/>
          <w:szCs w:val="24"/>
        </w:rPr>
        <w:t xml:space="preserve">with the latter </w:t>
      </w:r>
      <w:r w:rsidRPr="00502AA4">
        <w:rPr>
          <w:rFonts w:ascii="Times New Roman" w:hAnsi="Times New Roman" w:cs="Times New Roman"/>
          <w:sz w:val="24"/>
          <w:szCs w:val="24"/>
        </w:rPr>
        <w:t>relationship moderated by social network size</w:t>
      </w:r>
      <w:r w:rsidR="00B56F4A">
        <w:rPr>
          <w:rFonts w:ascii="Times New Roman" w:hAnsi="Times New Roman" w:cs="Times New Roman"/>
          <w:sz w:val="24"/>
          <w:szCs w:val="24"/>
        </w:rPr>
        <w:t xml:space="preserve"> (i.e., </w:t>
      </w:r>
      <w:r w:rsidRPr="00502AA4">
        <w:rPr>
          <w:rFonts w:ascii="Times New Roman" w:hAnsi="Times New Roman" w:cs="Times New Roman"/>
          <w:sz w:val="24"/>
          <w:szCs w:val="24"/>
        </w:rPr>
        <w:t>the likelihood of sharing increased for politically interested citizens embedded in more extensive social networks</w:t>
      </w:r>
      <w:r w:rsidR="00B56F4A">
        <w:rPr>
          <w:rFonts w:ascii="Times New Roman" w:hAnsi="Times New Roman" w:cs="Times New Roman"/>
          <w:sz w:val="24"/>
          <w:szCs w:val="24"/>
        </w:rPr>
        <w:t>)</w:t>
      </w:r>
      <w:r w:rsidRPr="00502AA4">
        <w:rPr>
          <w:rFonts w:ascii="Times New Roman" w:hAnsi="Times New Roman" w:cs="Times New Roman"/>
          <w:sz w:val="24"/>
          <w:szCs w:val="24"/>
        </w:rPr>
        <w:t xml:space="preserve">. The same author </w:t>
      </w:r>
      <w:r w:rsidR="00B56F4A">
        <w:rPr>
          <w:rFonts w:ascii="Times New Roman" w:hAnsi="Times New Roman" w:cs="Times New Roman"/>
          <w:sz w:val="24"/>
          <w:szCs w:val="24"/>
        </w:rPr>
        <w:t xml:space="preserve">also reported </w:t>
      </w:r>
      <w:r w:rsidRPr="00502AA4">
        <w:rPr>
          <w:rFonts w:ascii="Times New Roman" w:hAnsi="Times New Roman" w:cs="Times New Roman"/>
          <w:sz w:val="24"/>
          <w:szCs w:val="24"/>
        </w:rPr>
        <w:t xml:space="preserve">that </w:t>
      </w:r>
      <w:r w:rsidRPr="00502AA4">
        <w:rPr>
          <w:rFonts w:ascii="Times New Roman" w:hAnsi="Times New Roman" w:cs="Times New Roman"/>
          <w:i/>
          <w:iCs/>
          <w:sz w:val="24"/>
          <w:szCs w:val="24"/>
        </w:rPr>
        <w:t>intentional</w:t>
      </w:r>
      <w:r w:rsidRPr="00502AA4">
        <w:rPr>
          <w:rFonts w:ascii="Times New Roman" w:hAnsi="Times New Roman" w:cs="Times New Roman"/>
          <w:sz w:val="24"/>
          <w:szCs w:val="24"/>
        </w:rPr>
        <w:t xml:space="preserve"> sharing of Deepfakes was </w:t>
      </w:r>
      <w:r w:rsidRPr="00502AA4">
        <w:rPr>
          <w:rFonts w:ascii="Times New Roman" w:hAnsi="Times New Roman" w:cs="Times New Roman"/>
          <w:sz w:val="24"/>
          <w:szCs w:val="24"/>
        </w:rPr>
        <w:lastRenderedPageBreak/>
        <w:t>positively associated with social media use and self-reported fear of missing out, and once again, was negatively associated with cognitive ability (</w:t>
      </w:r>
      <w:r w:rsidRPr="00AA0737">
        <w:rPr>
          <w:rFonts w:ascii="Times New Roman" w:hAnsi="Times New Roman" w:cs="Times New Roman"/>
          <w:sz w:val="24"/>
          <w:szCs w:val="24"/>
        </w:rPr>
        <w:t>Ahmed, 2022</w:t>
      </w:r>
      <w:r w:rsidRPr="00502AA4">
        <w:rPr>
          <w:rFonts w:ascii="Times New Roman" w:hAnsi="Times New Roman" w:cs="Times New Roman"/>
          <w:sz w:val="24"/>
          <w:szCs w:val="24"/>
        </w:rPr>
        <w:t>).</w:t>
      </w:r>
    </w:p>
    <w:p w14:paraId="53249F57" w14:textId="578C75D1"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 xml:space="preserve">Finally, susceptibility to, and spread of, Deepfakes depends not only on the physical quality of the Deepfakes themselves but also congruence between pre-existing beliefs and communicated content. </w:t>
      </w:r>
      <w:r w:rsidRPr="00D62FEF">
        <w:rPr>
          <w:rFonts w:ascii="Times New Roman" w:hAnsi="Times New Roman" w:cs="Times New Roman"/>
          <w:sz w:val="24"/>
          <w:szCs w:val="24"/>
          <w:lang w:val="en-BE"/>
        </w:rPr>
        <w:t xml:space="preserve">Shin </w:t>
      </w:r>
      <w:r w:rsidRPr="00D62FEF">
        <w:rPr>
          <w:rFonts w:ascii="Times New Roman" w:hAnsi="Times New Roman" w:cs="Times New Roman"/>
          <w:sz w:val="24"/>
          <w:szCs w:val="24"/>
        </w:rPr>
        <w:t xml:space="preserve">and </w:t>
      </w:r>
      <w:r w:rsidRPr="00D62FEF">
        <w:rPr>
          <w:rFonts w:ascii="Times New Roman" w:hAnsi="Times New Roman" w:cs="Times New Roman"/>
          <w:sz w:val="24"/>
          <w:szCs w:val="24"/>
          <w:lang w:val="en-BE"/>
        </w:rPr>
        <w:t>Lee (2022)</w:t>
      </w:r>
      <w:r w:rsidRPr="00502AA4">
        <w:rPr>
          <w:rFonts w:ascii="Times New Roman" w:hAnsi="Times New Roman" w:cs="Times New Roman"/>
          <w:sz w:val="24"/>
          <w:szCs w:val="24"/>
        </w:rPr>
        <w:t xml:space="preserve"> examine how news articles containing a real or Deepfaked video influenced the credibility of, and intentions to share, that story. When there was a match between pre-existing attitudes and the content of the videos, people </w:t>
      </w:r>
      <w:r w:rsidRPr="00502AA4">
        <w:rPr>
          <w:rFonts w:ascii="Times New Roman" w:hAnsi="Times New Roman" w:cs="Times New Roman"/>
          <w:sz w:val="24"/>
          <w:szCs w:val="24"/>
          <w:lang w:val="en-BE"/>
        </w:rPr>
        <w:t xml:space="preserve">believed </w:t>
      </w:r>
      <w:r w:rsidRPr="00502AA4">
        <w:rPr>
          <w:rFonts w:ascii="Times New Roman" w:hAnsi="Times New Roman" w:cs="Times New Roman"/>
          <w:sz w:val="24"/>
          <w:szCs w:val="24"/>
        </w:rPr>
        <w:t xml:space="preserve">Deepfakes </w:t>
      </w:r>
      <w:r w:rsidRPr="00502AA4">
        <w:rPr>
          <w:rFonts w:ascii="Times New Roman" w:hAnsi="Times New Roman" w:cs="Times New Roman"/>
          <w:sz w:val="24"/>
          <w:szCs w:val="24"/>
          <w:lang w:val="en-BE"/>
        </w:rPr>
        <w:t xml:space="preserve">just as much as </w:t>
      </w:r>
      <w:r w:rsidRPr="00502AA4">
        <w:rPr>
          <w:rFonts w:ascii="Times New Roman" w:hAnsi="Times New Roman" w:cs="Times New Roman"/>
          <w:sz w:val="24"/>
          <w:szCs w:val="24"/>
        </w:rPr>
        <w:t xml:space="preserve">authentic videos </w:t>
      </w:r>
      <w:r w:rsidRPr="00502AA4">
        <w:rPr>
          <w:rFonts w:ascii="Times New Roman" w:hAnsi="Times New Roman" w:cs="Times New Roman"/>
          <w:sz w:val="24"/>
          <w:szCs w:val="24"/>
          <w:lang w:val="en-BE"/>
        </w:rPr>
        <w:t xml:space="preserve">and </w:t>
      </w:r>
      <w:r w:rsidRPr="00502AA4">
        <w:rPr>
          <w:rFonts w:ascii="Times New Roman" w:hAnsi="Times New Roman" w:cs="Times New Roman"/>
          <w:sz w:val="24"/>
          <w:szCs w:val="24"/>
        </w:rPr>
        <w:t xml:space="preserve">had higher intentions to </w:t>
      </w:r>
      <w:r w:rsidRPr="00502AA4">
        <w:rPr>
          <w:rFonts w:ascii="Times New Roman" w:hAnsi="Times New Roman" w:cs="Times New Roman"/>
          <w:sz w:val="24"/>
          <w:szCs w:val="24"/>
          <w:lang w:val="en-BE"/>
        </w:rPr>
        <w:t xml:space="preserve">share </w:t>
      </w:r>
      <w:r w:rsidRPr="00502AA4">
        <w:rPr>
          <w:rFonts w:ascii="Times New Roman" w:hAnsi="Times New Roman" w:cs="Times New Roman"/>
          <w:sz w:val="24"/>
          <w:szCs w:val="24"/>
        </w:rPr>
        <w:t xml:space="preserve">Deepfaked content (a finding consistent with work </w:t>
      </w:r>
      <w:r w:rsidR="006C4902">
        <w:rPr>
          <w:rFonts w:ascii="Times New Roman" w:hAnsi="Times New Roman" w:cs="Times New Roman"/>
          <w:sz w:val="24"/>
          <w:szCs w:val="24"/>
        </w:rPr>
        <w:t xml:space="preserve">elsewhere on </w:t>
      </w:r>
      <w:r w:rsidRPr="00502AA4">
        <w:rPr>
          <w:rFonts w:ascii="Times New Roman" w:hAnsi="Times New Roman" w:cs="Times New Roman"/>
          <w:sz w:val="24"/>
          <w:szCs w:val="24"/>
        </w:rPr>
        <w:t xml:space="preserve">fake news; e.g., </w:t>
      </w:r>
      <w:proofErr w:type="spellStart"/>
      <w:r w:rsidRPr="00D62FEF">
        <w:rPr>
          <w:rFonts w:ascii="Times New Roman" w:hAnsi="Times New Roman" w:cs="Times New Roman"/>
          <w:sz w:val="24"/>
          <w:szCs w:val="24"/>
          <w:lang w:val="en-BE"/>
        </w:rPr>
        <w:t>Sindermann</w:t>
      </w:r>
      <w:proofErr w:type="spellEnd"/>
      <w:r w:rsidR="00D62FEF">
        <w:rPr>
          <w:rFonts w:ascii="Times New Roman" w:hAnsi="Times New Roman" w:cs="Times New Roman"/>
          <w:sz w:val="24"/>
          <w:szCs w:val="24"/>
        </w:rPr>
        <w:t xml:space="preserve"> et al., </w:t>
      </w:r>
      <w:r w:rsidRPr="00D62FEF">
        <w:rPr>
          <w:rFonts w:ascii="Times New Roman" w:hAnsi="Times New Roman" w:cs="Times New Roman"/>
          <w:sz w:val="24"/>
          <w:szCs w:val="24"/>
          <w:lang w:val="en-BE"/>
        </w:rPr>
        <w:t>2020</w:t>
      </w:r>
      <w:r w:rsidRPr="00502AA4">
        <w:rPr>
          <w:rFonts w:ascii="Times New Roman" w:hAnsi="Times New Roman" w:cs="Times New Roman"/>
          <w:sz w:val="24"/>
          <w:szCs w:val="24"/>
        </w:rPr>
        <w:t>).</w:t>
      </w:r>
    </w:p>
    <w:p w14:paraId="3F01BA13" w14:textId="77777777" w:rsidR="00502AA4" w:rsidRPr="00502AA4" w:rsidRDefault="00502AA4" w:rsidP="00502AA4">
      <w:pPr>
        <w:spacing w:line="480" w:lineRule="auto"/>
        <w:ind w:firstLine="0"/>
        <w:rPr>
          <w:rFonts w:ascii="Times New Roman" w:hAnsi="Times New Roman" w:cs="Times New Roman"/>
          <w:b/>
          <w:bCs/>
          <w:sz w:val="24"/>
          <w:szCs w:val="24"/>
        </w:rPr>
      </w:pPr>
      <w:r w:rsidRPr="00502AA4">
        <w:rPr>
          <w:rFonts w:ascii="Times New Roman" w:hAnsi="Times New Roman" w:cs="Times New Roman"/>
          <w:b/>
          <w:bCs/>
          <w:sz w:val="24"/>
          <w:szCs w:val="24"/>
        </w:rPr>
        <w:t>Detecting and Mitigating Against Deepfakes</w:t>
      </w:r>
    </w:p>
    <w:p w14:paraId="404C5334" w14:textId="29D15219"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ab/>
        <w:t xml:space="preserve">If Deepfakes do constitute a vivid, persuasive, and effective means of spreading disinformation, and </w:t>
      </w:r>
      <w:r w:rsidR="00094D81">
        <w:rPr>
          <w:rFonts w:ascii="Times New Roman" w:hAnsi="Times New Roman" w:cs="Times New Roman"/>
          <w:sz w:val="24"/>
          <w:szCs w:val="24"/>
        </w:rPr>
        <w:t xml:space="preserve">are capable of </w:t>
      </w:r>
      <w:r w:rsidRPr="00502AA4">
        <w:rPr>
          <w:rFonts w:ascii="Times New Roman" w:hAnsi="Times New Roman" w:cs="Times New Roman"/>
          <w:sz w:val="24"/>
          <w:szCs w:val="24"/>
        </w:rPr>
        <w:t>shift</w:t>
      </w:r>
      <w:r w:rsidR="00094D81">
        <w:rPr>
          <w:rFonts w:ascii="Times New Roman" w:hAnsi="Times New Roman" w:cs="Times New Roman"/>
          <w:sz w:val="24"/>
          <w:szCs w:val="24"/>
        </w:rPr>
        <w:t>ing</w:t>
      </w:r>
      <w:r w:rsidRPr="00502AA4">
        <w:rPr>
          <w:rFonts w:ascii="Times New Roman" w:hAnsi="Times New Roman" w:cs="Times New Roman"/>
          <w:sz w:val="24"/>
          <w:szCs w:val="24"/>
        </w:rPr>
        <w:t xml:space="preserve"> attitudes, memory, and trust in media, then we need to determine if (a) people can detect when they are exposed to such content, and (b) whether there are ways of minimizing its aversive effects. We briefly consider these topics below. </w:t>
      </w:r>
    </w:p>
    <w:p w14:paraId="4B20C5BC" w14:textId="71F3DB08" w:rsidR="00502AA4" w:rsidRPr="00502AA4" w:rsidRDefault="00502AA4" w:rsidP="00CD5BCC">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ab/>
      </w:r>
      <w:r w:rsidRPr="00502AA4">
        <w:rPr>
          <w:rFonts w:ascii="Times New Roman" w:hAnsi="Times New Roman" w:cs="Times New Roman"/>
          <w:b/>
          <w:bCs/>
          <w:sz w:val="24"/>
          <w:szCs w:val="24"/>
        </w:rPr>
        <w:t>Detecting Deepfakes</w:t>
      </w:r>
      <w:r w:rsidRPr="00502AA4">
        <w:rPr>
          <w:rFonts w:ascii="Times New Roman" w:hAnsi="Times New Roman" w:cs="Times New Roman"/>
          <w:sz w:val="24"/>
          <w:szCs w:val="24"/>
        </w:rPr>
        <w:t xml:space="preserve">. The vast majority of work on Deepfake detection has centered on algorithms that can distinguish authentic from fabricated content (see </w:t>
      </w:r>
      <w:r w:rsidRPr="00D62FEF">
        <w:rPr>
          <w:rFonts w:ascii="Times New Roman" w:hAnsi="Times New Roman" w:cs="Times New Roman"/>
          <w:sz w:val="24"/>
          <w:szCs w:val="24"/>
          <w:lang w:val="en-BE"/>
        </w:rPr>
        <w:t>Das et al.</w:t>
      </w:r>
      <w:r w:rsidRPr="00D62FEF">
        <w:rPr>
          <w:rFonts w:ascii="Times New Roman" w:hAnsi="Times New Roman" w:cs="Times New Roman"/>
          <w:sz w:val="24"/>
          <w:szCs w:val="24"/>
        </w:rPr>
        <w:t xml:space="preserve">, </w:t>
      </w:r>
      <w:r w:rsidRPr="00D62FEF">
        <w:rPr>
          <w:rFonts w:ascii="Times New Roman" w:hAnsi="Times New Roman" w:cs="Times New Roman"/>
          <w:sz w:val="24"/>
          <w:szCs w:val="24"/>
          <w:lang w:val="en-BE"/>
        </w:rPr>
        <w:t>2021</w:t>
      </w:r>
      <w:r w:rsidRPr="00D62FEF">
        <w:rPr>
          <w:rFonts w:ascii="Times New Roman" w:hAnsi="Times New Roman" w:cs="Times New Roman"/>
          <w:sz w:val="24"/>
          <w:szCs w:val="24"/>
        </w:rPr>
        <w:t>;</w:t>
      </w:r>
      <w:r w:rsidRPr="00502AA4">
        <w:rPr>
          <w:rFonts w:ascii="Times New Roman" w:hAnsi="Times New Roman" w:cs="Times New Roman"/>
          <w:sz w:val="24"/>
          <w:szCs w:val="24"/>
          <w:u w:val="single"/>
        </w:rPr>
        <w:t xml:space="preserve"> </w:t>
      </w:r>
      <w:r w:rsidRPr="00502AA4">
        <w:rPr>
          <w:rFonts w:ascii="Times New Roman" w:hAnsi="Times New Roman" w:cs="Times New Roman"/>
          <w:sz w:val="24"/>
          <w:szCs w:val="24"/>
        </w:rPr>
        <w:t xml:space="preserve">Groh et al., 2021; </w:t>
      </w:r>
      <w:proofErr w:type="spellStart"/>
      <w:r w:rsidRPr="00D62FEF">
        <w:rPr>
          <w:rFonts w:ascii="Times New Roman" w:hAnsi="Times New Roman" w:cs="Times New Roman"/>
          <w:sz w:val="24"/>
          <w:szCs w:val="24"/>
          <w:lang w:val="en-BE"/>
        </w:rPr>
        <w:t>Katarya</w:t>
      </w:r>
      <w:proofErr w:type="spellEnd"/>
      <w:r w:rsidRPr="00D62FEF">
        <w:rPr>
          <w:rFonts w:ascii="Times New Roman" w:hAnsi="Times New Roman" w:cs="Times New Roman"/>
          <w:sz w:val="24"/>
          <w:szCs w:val="24"/>
          <w:lang w:val="en-BE"/>
        </w:rPr>
        <w:t xml:space="preserve"> &amp; Lal</w:t>
      </w:r>
      <w:r w:rsidRPr="00D62FEF">
        <w:rPr>
          <w:rFonts w:ascii="Times New Roman" w:hAnsi="Times New Roman" w:cs="Times New Roman"/>
          <w:sz w:val="24"/>
          <w:szCs w:val="24"/>
        </w:rPr>
        <w:t xml:space="preserve">, </w:t>
      </w:r>
      <w:r w:rsidRPr="00D62FEF">
        <w:rPr>
          <w:rFonts w:ascii="Times New Roman" w:hAnsi="Times New Roman" w:cs="Times New Roman"/>
          <w:sz w:val="24"/>
          <w:szCs w:val="24"/>
          <w:lang w:val="en-BE"/>
        </w:rPr>
        <w:t>2020)</w:t>
      </w:r>
      <w:r w:rsidRPr="00502AA4">
        <w:rPr>
          <w:rFonts w:ascii="Times New Roman" w:hAnsi="Times New Roman" w:cs="Times New Roman"/>
          <w:sz w:val="24"/>
          <w:szCs w:val="24"/>
        </w:rPr>
        <w:t xml:space="preserve">. The accuracy of AI detectors can vary from exceptionally high (&gt; 95%) when benchmarked against their own training dataset under controlled settings to relatively low (~65%) when tested against the types of Deepfakes shared on social networks </w:t>
      </w:r>
      <w:r w:rsidRPr="00502AA4">
        <w:rPr>
          <w:rFonts w:ascii="Times New Roman" w:hAnsi="Times New Roman" w:cs="Times New Roman"/>
          <w:sz w:val="24"/>
          <w:szCs w:val="24"/>
          <w:lang w:val="en-BE"/>
        </w:rPr>
        <w:t>(</w:t>
      </w:r>
      <w:r w:rsidRPr="00502AA4">
        <w:rPr>
          <w:rFonts w:ascii="Times New Roman" w:hAnsi="Times New Roman" w:cs="Times New Roman"/>
          <w:sz w:val="24"/>
          <w:szCs w:val="24"/>
        </w:rPr>
        <w:t xml:space="preserve">i.e., those with varying </w:t>
      </w:r>
      <w:r w:rsidRPr="00502AA4">
        <w:rPr>
          <w:rFonts w:ascii="Times New Roman" w:hAnsi="Times New Roman" w:cs="Times New Roman"/>
          <w:sz w:val="24"/>
          <w:szCs w:val="24"/>
          <w:lang w:val="en-BE"/>
        </w:rPr>
        <w:t>compression level</w:t>
      </w:r>
      <w:r w:rsidRPr="00502AA4">
        <w:rPr>
          <w:rFonts w:ascii="Times New Roman" w:hAnsi="Times New Roman" w:cs="Times New Roman"/>
          <w:sz w:val="24"/>
          <w:szCs w:val="24"/>
        </w:rPr>
        <w:t>s</w:t>
      </w:r>
      <w:r w:rsidRPr="00502AA4">
        <w:rPr>
          <w:rFonts w:ascii="Times New Roman" w:hAnsi="Times New Roman" w:cs="Times New Roman"/>
          <w:sz w:val="24"/>
          <w:szCs w:val="24"/>
          <w:lang w:val="en-BE"/>
        </w:rPr>
        <w:t>, resizing, noise</w:t>
      </w:r>
      <w:r w:rsidRPr="00502AA4">
        <w:rPr>
          <w:rFonts w:ascii="Times New Roman" w:hAnsi="Times New Roman" w:cs="Times New Roman"/>
          <w:sz w:val="24"/>
          <w:szCs w:val="24"/>
        </w:rPr>
        <w:t xml:space="preserve">; </w:t>
      </w:r>
      <w:proofErr w:type="spellStart"/>
      <w:r w:rsidRPr="003062E6">
        <w:rPr>
          <w:rFonts w:ascii="Times New Roman" w:hAnsi="Times New Roman" w:cs="Times New Roman"/>
          <w:sz w:val="24"/>
          <w:szCs w:val="24"/>
          <w:lang w:val="en-BE"/>
        </w:rPr>
        <w:t>Tolosana</w:t>
      </w:r>
      <w:proofErr w:type="spellEnd"/>
      <w:r w:rsidRPr="003062E6">
        <w:rPr>
          <w:rFonts w:ascii="Times New Roman" w:hAnsi="Times New Roman" w:cs="Times New Roman"/>
          <w:sz w:val="24"/>
          <w:szCs w:val="24"/>
        </w:rPr>
        <w:t xml:space="preserve"> et al. 2020</w:t>
      </w:r>
      <w:r w:rsidRPr="00502AA4">
        <w:rPr>
          <w:rFonts w:ascii="Times New Roman" w:hAnsi="Times New Roman" w:cs="Times New Roman"/>
          <w:sz w:val="24"/>
          <w:szCs w:val="24"/>
          <w:lang w:val="en-BE"/>
        </w:rPr>
        <w:t>)</w:t>
      </w:r>
      <w:r w:rsidRPr="00502AA4">
        <w:rPr>
          <w:rFonts w:ascii="Times New Roman" w:hAnsi="Times New Roman" w:cs="Times New Roman"/>
          <w:sz w:val="24"/>
          <w:szCs w:val="24"/>
        </w:rPr>
        <w:t xml:space="preserve">. </w:t>
      </w:r>
      <w:r w:rsidR="00241DD0">
        <w:rPr>
          <w:rFonts w:ascii="Times New Roman" w:hAnsi="Times New Roman" w:cs="Times New Roman"/>
          <w:sz w:val="24"/>
          <w:szCs w:val="24"/>
        </w:rPr>
        <w:t xml:space="preserve">A minority of this work has focused on whether </w:t>
      </w:r>
      <w:r w:rsidR="00CD5BCC">
        <w:rPr>
          <w:rFonts w:ascii="Times New Roman" w:hAnsi="Times New Roman" w:cs="Times New Roman"/>
          <w:sz w:val="24"/>
          <w:szCs w:val="24"/>
        </w:rPr>
        <w:t xml:space="preserve">humans </w:t>
      </w:r>
      <w:r w:rsidR="00241DD0">
        <w:rPr>
          <w:rFonts w:ascii="Times New Roman" w:hAnsi="Times New Roman" w:cs="Times New Roman"/>
          <w:sz w:val="24"/>
          <w:szCs w:val="24"/>
        </w:rPr>
        <w:t xml:space="preserve">can </w:t>
      </w:r>
      <w:r w:rsidR="00CD5BCC">
        <w:rPr>
          <w:rFonts w:ascii="Times New Roman" w:hAnsi="Times New Roman" w:cs="Times New Roman"/>
          <w:sz w:val="24"/>
          <w:szCs w:val="24"/>
        </w:rPr>
        <w:t xml:space="preserve">detect Deepfakes and how well they compare to their AI counterparts in doing so. </w:t>
      </w:r>
      <w:r w:rsidRPr="00502AA4">
        <w:rPr>
          <w:rFonts w:ascii="Times New Roman" w:hAnsi="Times New Roman" w:cs="Times New Roman"/>
          <w:sz w:val="24"/>
          <w:szCs w:val="24"/>
        </w:rPr>
        <w:t xml:space="preserve">Preliminary </w:t>
      </w:r>
      <w:r w:rsidR="00CD5BCC">
        <w:rPr>
          <w:rFonts w:ascii="Times New Roman" w:hAnsi="Times New Roman" w:cs="Times New Roman"/>
          <w:sz w:val="24"/>
          <w:szCs w:val="24"/>
        </w:rPr>
        <w:t xml:space="preserve">findings </w:t>
      </w:r>
      <w:r w:rsidRPr="00502AA4">
        <w:rPr>
          <w:rFonts w:ascii="Times New Roman" w:hAnsi="Times New Roman" w:cs="Times New Roman"/>
          <w:sz w:val="24"/>
          <w:szCs w:val="24"/>
        </w:rPr>
        <w:t>suggest that whether, and to what extent, humans detect Deepfakes varies as a function of the quality and type of Deepfake involved.</w:t>
      </w:r>
    </w:p>
    <w:p w14:paraId="434EA0F4" w14:textId="5643D7D0"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lang w:val="fr-BE"/>
        </w:rPr>
        <w:lastRenderedPageBreak/>
        <w:t xml:space="preserve">For instance, </w:t>
      </w:r>
      <w:proofErr w:type="spellStart"/>
      <w:r w:rsidRPr="00502AA4">
        <w:rPr>
          <w:rFonts w:ascii="Times New Roman" w:hAnsi="Times New Roman" w:cs="Times New Roman"/>
          <w:sz w:val="24"/>
          <w:szCs w:val="24"/>
          <w:lang w:val="en-BE"/>
        </w:rPr>
        <w:t>Rössler</w:t>
      </w:r>
      <w:proofErr w:type="spellEnd"/>
      <w:r w:rsidRPr="00502AA4">
        <w:rPr>
          <w:rFonts w:ascii="Times New Roman" w:hAnsi="Times New Roman" w:cs="Times New Roman"/>
          <w:sz w:val="24"/>
          <w:szCs w:val="24"/>
          <w:lang w:val="en-BE"/>
        </w:rPr>
        <w:t xml:space="preserve"> et al.</w:t>
      </w:r>
      <w:r w:rsidRPr="00502AA4">
        <w:rPr>
          <w:rFonts w:ascii="Times New Roman" w:hAnsi="Times New Roman" w:cs="Times New Roman"/>
          <w:b/>
          <w:bCs/>
          <w:sz w:val="24"/>
          <w:szCs w:val="24"/>
          <w:lang w:val="en-BE"/>
        </w:rPr>
        <w:t xml:space="preserve"> </w:t>
      </w:r>
      <w:r w:rsidRPr="00502AA4">
        <w:rPr>
          <w:rFonts w:ascii="Times New Roman" w:hAnsi="Times New Roman" w:cs="Times New Roman"/>
          <w:sz w:val="24"/>
          <w:szCs w:val="24"/>
          <w:lang w:val="en-BE"/>
        </w:rPr>
        <w:t>(</w:t>
      </w:r>
      <w:r w:rsidRPr="0041304D">
        <w:rPr>
          <w:rFonts w:ascii="Times New Roman" w:hAnsi="Times New Roman" w:cs="Times New Roman"/>
          <w:sz w:val="24"/>
          <w:szCs w:val="24"/>
          <w:lang w:val="en-BE"/>
        </w:rPr>
        <w:t>2018</w:t>
      </w:r>
      <w:r w:rsidRPr="00502AA4">
        <w:rPr>
          <w:rFonts w:ascii="Times New Roman" w:hAnsi="Times New Roman" w:cs="Times New Roman"/>
          <w:sz w:val="24"/>
          <w:szCs w:val="24"/>
          <w:lang w:val="en-BE"/>
        </w:rPr>
        <w:t>)</w:t>
      </w:r>
      <w:r w:rsidRPr="00502AA4">
        <w:rPr>
          <w:rFonts w:ascii="Times New Roman" w:hAnsi="Times New Roman" w:cs="Times New Roman"/>
          <w:b/>
          <w:bCs/>
          <w:sz w:val="24"/>
          <w:szCs w:val="24"/>
        </w:rPr>
        <w:t xml:space="preserve"> </w:t>
      </w:r>
      <w:r w:rsidRPr="00502AA4">
        <w:rPr>
          <w:rFonts w:ascii="Times New Roman" w:hAnsi="Times New Roman" w:cs="Times New Roman"/>
          <w:sz w:val="24"/>
          <w:szCs w:val="24"/>
        </w:rPr>
        <w:t xml:space="preserve">exposed </w:t>
      </w:r>
      <w:r w:rsidRPr="00502AA4">
        <w:rPr>
          <w:rFonts w:ascii="Times New Roman" w:hAnsi="Times New Roman" w:cs="Times New Roman"/>
          <w:sz w:val="24"/>
          <w:szCs w:val="24"/>
          <w:lang w:val="en-BE"/>
        </w:rPr>
        <w:t>human</w:t>
      </w:r>
      <w:r w:rsidRPr="00502AA4">
        <w:rPr>
          <w:rFonts w:ascii="Times New Roman" w:hAnsi="Times New Roman" w:cs="Times New Roman"/>
          <w:sz w:val="24"/>
          <w:szCs w:val="24"/>
        </w:rPr>
        <w:t>s</w:t>
      </w:r>
      <w:r w:rsidRPr="00502AA4">
        <w:rPr>
          <w:rFonts w:ascii="Times New Roman" w:hAnsi="Times New Roman" w:cs="Times New Roman"/>
          <w:sz w:val="24"/>
          <w:szCs w:val="24"/>
          <w:lang w:val="en-BE"/>
        </w:rPr>
        <w:t xml:space="preserve"> </w:t>
      </w:r>
      <w:r w:rsidRPr="00502AA4">
        <w:rPr>
          <w:rFonts w:ascii="Times New Roman" w:hAnsi="Times New Roman" w:cs="Times New Roman"/>
          <w:sz w:val="24"/>
          <w:szCs w:val="24"/>
        </w:rPr>
        <w:t xml:space="preserve">and AI to Deepfakes of differing quality (raw, low, high quality). </w:t>
      </w:r>
      <w:r w:rsidRPr="00502AA4">
        <w:rPr>
          <w:rFonts w:ascii="Times New Roman" w:hAnsi="Times New Roman" w:cs="Times New Roman"/>
          <w:sz w:val="24"/>
          <w:szCs w:val="24"/>
          <w:lang w:val="en-BE"/>
        </w:rPr>
        <w:t xml:space="preserve">AI </w:t>
      </w:r>
      <w:r w:rsidRPr="00502AA4">
        <w:rPr>
          <w:rFonts w:ascii="Times New Roman" w:hAnsi="Times New Roman" w:cs="Times New Roman"/>
          <w:sz w:val="24"/>
          <w:szCs w:val="24"/>
        </w:rPr>
        <w:t xml:space="preserve">methods were generally found to </w:t>
      </w:r>
      <w:r w:rsidRPr="00502AA4">
        <w:rPr>
          <w:rFonts w:ascii="Times New Roman" w:hAnsi="Times New Roman" w:cs="Times New Roman"/>
          <w:sz w:val="24"/>
          <w:szCs w:val="24"/>
          <w:lang w:val="en-BE"/>
        </w:rPr>
        <w:t>outperform human</w:t>
      </w:r>
      <w:r w:rsidRPr="00502AA4">
        <w:rPr>
          <w:rFonts w:ascii="Times New Roman" w:hAnsi="Times New Roman" w:cs="Times New Roman"/>
          <w:sz w:val="24"/>
          <w:szCs w:val="24"/>
        </w:rPr>
        <w:t xml:space="preserve">s, and human detection ranged from 69% accuracy for high quality Deepfaked images to 59% for low quality images (i.e., those images most likely to be shared on social media; also see </w:t>
      </w:r>
      <w:r w:rsidRPr="0041304D">
        <w:rPr>
          <w:rFonts w:ascii="Times New Roman" w:hAnsi="Times New Roman" w:cs="Times New Roman"/>
          <w:sz w:val="24"/>
          <w:szCs w:val="24"/>
          <w:lang w:val="en-BE"/>
        </w:rPr>
        <w:t>Thaw et al.</w:t>
      </w:r>
      <w:r w:rsidRPr="0041304D">
        <w:rPr>
          <w:rFonts w:ascii="Times New Roman" w:hAnsi="Times New Roman" w:cs="Times New Roman"/>
          <w:sz w:val="24"/>
          <w:szCs w:val="24"/>
        </w:rPr>
        <w:t xml:space="preserve">, </w:t>
      </w:r>
      <w:r w:rsidRPr="0041304D">
        <w:rPr>
          <w:rFonts w:ascii="Times New Roman" w:hAnsi="Times New Roman" w:cs="Times New Roman"/>
          <w:sz w:val="24"/>
          <w:szCs w:val="24"/>
          <w:lang w:val="en-BE"/>
        </w:rPr>
        <w:t>2020)</w:t>
      </w:r>
      <w:r w:rsidRPr="00502AA4">
        <w:rPr>
          <w:rFonts w:ascii="Times New Roman" w:hAnsi="Times New Roman" w:cs="Times New Roman"/>
          <w:sz w:val="24"/>
          <w:szCs w:val="24"/>
          <w:lang w:val="en-BE"/>
        </w:rPr>
        <w:t>.</w:t>
      </w:r>
      <w:r w:rsidRPr="00502AA4">
        <w:rPr>
          <w:rFonts w:ascii="Times New Roman" w:hAnsi="Times New Roman" w:cs="Times New Roman"/>
          <w:sz w:val="24"/>
          <w:szCs w:val="24"/>
        </w:rPr>
        <w:t xml:space="preserve"> More recent work suggests that both </w:t>
      </w:r>
      <w:r w:rsidRPr="00502AA4">
        <w:rPr>
          <w:rFonts w:ascii="Times New Roman" w:hAnsi="Times New Roman" w:cs="Times New Roman"/>
          <w:sz w:val="24"/>
          <w:szCs w:val="24"/>
          <w:lang w:val="en-BE"/>
        </w:rPr>
        <w:t xml:space="preserve">human and </w:t>
      </w:r>
      <w:r w:rsidRPr="00502AA4">
        <w:rPr>
          <w:rFonts w:ascii="Times New Roman" w:hAnsi="Times New Roman" w:cs="Times New Roman"/>
          <w:sz w:val="24"/>
          <w:szCs w:val="24"/>
        </w:rPr>
        <w:t xml:space="preserve">AI detectors can </w:t>
      </w:r>
      <w:r w:rsidRPr="00502AA4">
        <w:rPr>
          <w:rFonts w:ascii="Times New Roman" w:hAnsi="Times New Roman" w:cs="Times New Roman"/>
          <w:sz w:val="24"/>
          <w:szCs w:val="24"/>
          <w:lang w:val="en-BE"/>
        </w:rPr>
        <w:t xml:space="preserve">be fooled by </w:t>
      </w:r>
      <w:r w:rsidRPr="00502AA4">
        <w:rPr>
          <w:rFonts w:ascii="Times New Roman" w:hAnsi="Times New Roman" w:cs="Times New Roman"/>
          <w:sz w:val="24"/>
          <w:szCs w:val="24"/>
        </w:rPr>
        <w:t xml:space="preserve">Deepfakes but that they tend to fall prey to </w:t>
      </w:r>
      <w:r w:rsidRPr="00502AA4">
        <w:rPr>
          <w:rFonts w:ascii="Times New Roman" w:hAnsi="Times New Roman" w:cs="Times New Roman"/>
          <w:sz w:val="24"/>
          <w:szCs w:val="24"/>
          <w:lang w:val="en-BE"/>
        </w:rPr>
        <w:t xml:space="preserve">different </w:t>
      </w:r>
      <w:r w:rsidRPr="00502AA4">
        <w:rPr>
          <w:rFonts w:ascii="Times New Roman" w:hAnsi="Times New Roman" w:cs="Times New Roman"/>
          <w:sz w:val="24"/>
          <w:szCs w:val="24"/>
        </w:rPr>
        <w:t>types (</w:t>
      </w:r>
      <w:proofErr w:type="spellStart"/>
      <w:r w:rsidRPr="00502AA4">
        <w:rPr>
          <w:rFonts w:ascii="Times New Roman" w:hAnsi="Times New Roman" w:cs="Times New Roman"/>
          <w:sz w:val="24"/>
          <w:szCs w:val="24"/>
          <w:lang w:val="en-BE"/>
        </w:rPr>
        <w:t>Korshunov</w:t>
      </w:r>
      <w:proofErr w:type="spellEnd"/>
      <w:r w:rsidRPr="00502AA4">
        <w:rPr>
          <w:rFonts w:ascii="Times New Roman" w:hAnsi="Times New Roman" w:cs="Times New Roman"/>
          <w:sz w:val="24"/>
          <w:szCs w:val="24"/>
          <w:lang w:val="en-BE"/>
        </w:rPr>
        <w:t xml:space="preserve"> </w:t>
      </w:r>
      <w:r w:rsidRPr="00502AA4">
        <w:rPr>
          <w:rFonts w:ascii="Times New Roman" w:hAnsi="Times New Roman" w:cs="Times New Roman"/>
          <w:sz w:val="24"/>
          <w:szCs w:val="24"/>
        </w:rPr>
        <w:t xml:space="preserve">&amp; </w:t>
      </w:r>
      <w:r w:rsidRPr="00502AA4">
        <w:rPr>
          <w:rFonts w:ascii="Times New Roman" w:hAnsi="Times New Roman" w:cs="Times New Roman"/>
          <w:sz w:val="24"/>
          <w:szCs w:val="24"/>
          <w:lang w:val="en-BE"/>
        </w:rPr>
        <w:t>Marcel</w:t>
      </w:r>
      <w:r w:rsidRPr="00502AA4">
        <w:rPr>
          <w:rFonts w:ascii="Times New Roman" w:hAnsi="Times New Roman" w:cs="Times New Roman"/>
          <w:sz w:val="24"/>
          <w:szCs w:val="24"/>
        </w:rPr>
        <w:t xml:space="preserve">, 2021). This claim was corroborated by </w:t>
      </w:r>
      <w:r w:rsidRPr="0041304D">
        <w:rPr>
          <w:rFonts w:ascii="Times New Roman" w:hAnsi="Times New Roman" w:cs="Times New Roman"/>
          <w:sz w:val="24"/>
          <w:szCs w:val="24"/>
        </w:rPr>
        <w:t>Groh et al. (2021</w:t>
      </w:r>
      <w:r w:rsidRPr="00502AA4">
        <w:rPr>
          <w:rFonts w:ascii="Times New Roman" w:hAnsi="Times New Roman" w:cs="Times New Roman"/>
          <w:sz w:val="24"/>
          <w:szCs w:val="24"/>
        </w:rPr>
        <w:t xml:space="preserve">) in a large-scale analysis of Deepfaked video detection by humans, AI, and hybrid human-AI collaborations. Analyses revealed that </w:t>
      </w:r>
      <w:r w:rsidRPr="00502AA4">
        <w:rPr>
          <w:rFonts w:ascii="Times New Roman" w:hAnsi="Times New Roman" w:cs="Times New Roman"/>
          <w:sz w:val="24"/>
          <w:szCs w:val="24"/>
          <w:lang w:val="en-BE"/>
        </w:rPr>
        <w:t xml:space="preserve">AI </w:t>
      </w:r>
      <w:r w:rsidRPr="00502AA4">
        <w:rPr>
          <w:rFonts w:ascii="Times New Roman" w:hAnsi="Times New Roman" w:cs="Times New Roman"/>
          <w:sz w:val="24"/>
          <w:szCs w:val="24"/>
        </w:rPr>
        <w:t xml:space="preserve">detectors beat individual humans but were similar to grouped human accuracy (suggestive of a ‘collective intelligence’ or ‘wisdom of the crowds’ effect). Whereas AI detectors were better able to detect Deepfakes involving novel unknown individuals, the opposite was true for known individuals (politicians), suggesting that humans and AI may be susceptible to </w:t>
      </w:r>
      <w:r w:rsidRPr="00502AA4">
        <w:rPr>
          <w:rFonts w:ascii="Times New Roman" w:hAnsi="Times New Roman" w:cs="Times New Roman"/>
          <w:sz w:val="24"/>
          <w:szCs w:val="24"/>
          <w:lang w:val="en-BE"/>
        </w:rPr>
        <w:t xml:space="preserve">different </w:t>
      </w:r>
      <w:r w:rsidRPr="00502AA4">
        <w:rPr>
          <w:rFonts w:ascii="Times New Roman" w:hAnsi="Times New Roman" w:cs="Times New Roman"/>
          <w:sz w:val="24"/>
          <w:szCs w:val="24"/>
        </w:rPr>
        <w:t xml:space="preserve">types of Deepfakes, with detection in humans likely informed by contextual information that extends </w:t>
      </w:r>
      <w:r w:rsidRPr="00502AA4">
        <w:rPr>
          <w:rFonts w:ascii="Times New Roman" w:hAnsi="Times New Roman" w:cs="Times New Roman"/>
          <w:sz w:val="24"/>
          <w:szCs w:val="24"/>
          <w:lang w:val="en-BE"/>
        </w:rPr>
        <w:t xml:space="preserve">beyond </w:t>
      </w:r>
      <w:r w:rsidRPr="00502AA4">
        <w:rPr>
          <w:rFonts w:ascii="Times New Roman" w:hAnsi="Times New Roman" w:cs="Times New Roman"/>
          <w:sz w:val="24"/>
          <w:szCs w:val="24"/>
        </w:rPr>
        <w:t xml:space="preserve">mere </w:t>
      </w:r>
      <w:r w:rsidRPr="00502AA4">
        <w:rPr>
          <w:rFonts w:ascii="Times New Roman" w:hAnsi="Times New Roman" w:cs="Times New Roman"/>
          <w:sz w:val="24"/>
          <w:szCs w:val="24"/>
          <w:lang w:val="en-BE"/>
        </w:rPr>
        <w:t>perception</w:t>
      </w:r>
      <w:r w:rsidRPr="00502AA4">
        <w:rPr>
          <w:rFonts w:ascii="Times New Roman" w:hAnsi="Times New Roman" w:cs="Times New Roman"/>
          <w:sz w:val="24"/>
          <w:szCs w:val="24"/>
        </w:rPr>
        <w:t xml:space="preserve">al properties of the content. Interestingly, feeding humans an accurate prediction by the AI boosted their detection rates whereas feeding them an inaccurate prediction hindered those predictions (for related findings see </w:t>
      </w:r>
      <w:proofErr w:type="spellStart"/>
      <w:r w:rsidRPr="0041304D">
        <w:rPr>
          <w:rFonts w:ascii="Times New Roman" w:hAnsi="Times New Roman" w:cs="Times New Roman"/>
          <w:sz w:val="24"/>
          <w:szCs w:val="24"/>
          <w:lang w:val="en-BE"/>
        </w:rPr>
        <w:t>Korshunov</w:t>
      </w:r>
      <w:proofErr w:type="spellEnd"/>
      <w:r w:rsidRPr="0041304D">
        <w:rPr>
          <w:rFonts w:ascii="Times New Roman" w:hAnsi="Times New Roman" w:cs="Times New Roman"/>
          <w:sz w:val="24"/>
          <w:szCs w:val="24"/>
          <w:lang w:val="en-BE"/>
        </w:rPr>
        <w:t xml:space="preserve"> &amp; Marcel</w:t>
      </w:r>
      <w:r w:rsidRPr="0041304D">
        <w:rPr>
          <w:rFonts w:ascii="Times New Roman" w:hAnsi="Times New Roman" w:cs="Times New Roman"/>
          <w:sz w:val="24"/>
          <w:szCs w:val="24"/>
        </w:rPr>
        <w:t xml:space="preserve">, </w:t>
      </w:r>
      <w:r w:rsidRPr="0041304D">
        <w:rPr>
          <w:rFonts w:ascii="Times New Roman" w:hAnsi="Times New Roman" w:cs="Times New Roman"/>
          <w:sz w:val="24"/>
          <w:szCs w:val="24"/>
          <w:lang w:val="en-BE"/>
        </w:rPr>
        <w:t>2021)</w:t>
      </w:r>
      <w:r w:rsidRPr="00502AA4">
        <w:rPr>
          <w:rFonts w:ascii="Times New Roman" w:hAnsi="Times New Roman" w:cs="Times New Roman"/>
          <w:sz w:val="24"/>
          <w:szCs w:val="24"/>
        </w:rPr>
        <w:t xml:space="preserve">. </w:t>
      </w:r>
      <w:r w:rsidRPr="00502AA4">
        <w:rPr>
          <w:rFonts w:ascii="Times New Roman" w:hAnsi="Times New Roman" w:cs="Times New Roman"/>
          <w:sz w:val="24"/>
          <w:szCs w:val="24"/>
          <w:vertAlign w:val="superscript"/>
        </w:rPr>
        <w:footnoteReference w:id="3"/>
      </w:r>
    </w:p>
    <w:p w14:paraId="3A817A72" w14:textId="645518FF"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rPr>
        <w:t xml:space="preserve">A similar story has emerged for Deepfake audio and text. For instance, AI detectors are generally superior to </w:t>
      </w:r>
      <w:r w:rsidRPr="00502AA4">
        <w:rPr>
          <w:rFonts w:ascii="Times New Roman" w:hAnsi="Times New Roman" w:cs="Times New Roman"/>
          <w:sz w:val="24"/>
          <w:szCs w:val="24"/>
          <w:lang w:val="en-BE"/>
        </w:rPr>
        <w:t xml:space="preserve">humans </w:t>
      </w:r>
      <w:r w:rsidRPr="00502AA4">
        <w:rPr>
          <w:rFonts w:ascii="Times New Roman" w:hAnsi="Times New Roman" w:cs="Times New Roman"/>
          <w:sz w:val="24"/>
          <w:szCs w:val="24"/>
        </w:rPr>
        <w:t>in detecting Deepfaked audio. Both humans and AI are tricked by different types of audio and that the most difficult Deepfake to detect for humans was easiest for AI and vice-versa (</w:t>
      </w:r>
      <w:r w:rsidRPr="0041304D">
        <w:rPr>
          <w:rFonts w:ascii="Times New Roman" w:hAnsi="Times New Roman" w:cs="Times New Roman"/>
          <w:sz w:val="24"/>
          <w:szCs w:val="24"/>
          <w:lang w:val="en-BE"/>
        </w:rPr>
        <w:t>Muller et al.</w:t>
      </w:r>
      <w:r w:rsidRPr="0041304D">
        <w:rPr>
          <w:rFonts w:ascii="Times New Roman" w:hAnsi="Times New Roman" w:cs="Times New Roman"/>
          <w:sz w:val="24"/>
          <w:szCs w:val="24"/>
        </w:rPr>
        <w:t xml:space="preserve">, </w:t>
      </w:r>
      <w:r w:rsidRPr="0041304D">
        <w:rPr>
          <w:rFonts w:ascii="Times New Roman" w:hAnsi="Times New Roman" w:cs="Times New Roman"/>
          <w:sz w:val="24"/>
          <w:szCs w:val="24"/>
          <w:lang w:val="en-BE"/>
        </w:rPr>
        <w:t>2021)</w:t>
      </w:r>
      <w:r w:rsidRPr="00502AA4">
        <w:rPr>
          <w:rFonts w:ascii="Times New Roman" w:hAnsi="Times New Roman" w:cs="Times New Roman"/>
          <w:sz w:val="24"/>
          <w:szCs w:val="24"/>
        </w:rPr>
        <w:t xml:space="preserve">. Audio detection in humans increased from 67% to 80% across early exposure and then </w:t>
      </w:r>
      <w:r w:rsidRPr="00502AA4">
        <w:rPr>
          <w:rFonts w:ascii="Times New Roman" w:hAnsi="Times New Roman" w:cs="Times New Roman"/>
          <w:sz w:val="24"/>
          <w:szCs w:val="24"/>
          <w:lang w:val="en-BE"/>
        </w:rPr>
        <w:t>plateau</w:t>
      </w:r>
      <w:r w:rsidRPr="00502AA4">
        <w:rPr>
          <w:rFonts w:ascii="Times New Roman" w:hAnsi="Times New Roman" w:cs="Times New Roman"/>
          <w:sz w:val="24"/>
          <w:szCs w:val="24"/>
        </w:rPr>
        <w:t>ed</w:t>
      </w:r>
      <w:r w:rsidRPr="00502AA4">
        <w:rPr>
          <w:rFonts w:ascii="Times New Roman" w:hAnsi="Times New Roman" w:cs="Times New Roman"/>
          <w:sz w:val="24"/>
          <w:szCs w:val="24"/>
          <w:lang w:val="en-BE"/>
        </w:rPr>
        <w:t xml:space="preserve"> </w:t>
      </w:r>
      <w:r w:rsidRPr="00502AA4">
        <w:rPr>
          <w:rFonts w:ascii="Times New Roman" w:hAnsi="Times New Roman" w:cs="Times New Roman"/>
          <w:sz w:val="24"/>
          <w:szCs w:val="24"/>
        </w:rPr>
        <w:t xml:space="preserve">despite </w:t>
      </w:r>
      <w:r w:rsidRPr="00502AA4">
        <w:rPr>
          <w:rFonts w:ascii="Times New Roman" w:hAnsi="Times New Roman" w:cs="Times New Roman"/>
          <w:sz w:val="24"/>
          <w:szCs w:val="24"/>
          <w:lang w:val="en-BE"/>
        </w:rPr>
        <w:t>with extended training</w:t>
      </w:r>
      <w:r w:rsidRPr="00502AA4">
        <w:rPr>
          <w:rFonts w:ascii="Times New Roman" w:hAnsi="Times New Roman" w:cs="Times New Roman"/>
          <w:sz w:val="24"/>
          <w:szCs w:val="24"/>
        </w:rPr>
        <w:t xml:space="preserve">. Younger </w:t>
      </w:r>
      <w:r w:rsidRPr="00502AA4">
        <w:rPr>
          <w:rFonts w:ascii="Times New Roman" w:hAnsi="Times New Roman" w:cs="Times New Roman"/>
          <w:sz w:val="24"/>
          <w:szCs w:val="24"/>
          <w:lang w:val="en-BE"/>
        </w:rPr>
        <w:t xml:space="preserve">participants </w:t>
      </w:r>
      <w:r w:rsidRPr="00502AA4">
        <w:rPr>
          <w:rFonts w:ascii="Times New Roman" w:hAnsi="Times New Roman" w:cs="Times New Roman"/>
          <w:sz w:val="24"/>
          <w:szCs w:val="24"/>
        </w:rPr>
        <w:t xml:space="preserve">were </w:t>
      </w:r>
      <w:r w:rsidRPr="00502AA4">
        <w:rPr>
          <w:rFonts w:ascii="Times New Roman" w:hAnsi="Times New Roman" w:cs="Times New Roman"/>
          <w:sz w:val="24"/>
          <w:szCs w:val="24"/>
          <w:lang w:val="en-BE"/>
        </w:rPr>
        <w:t xml:space="preserve">better </w:t>
      </w:r>
      <w:r w:rsidRPr="00502AA4">
        <w:rPr>
          <w:rFonts w:ascii="Times New Roman" w:hAnsi="Times New Roman" w:cs="Times New Roman"/>
          <w:sz w:val="24"/>
          <w:szCs w:val="24"/>
        </w:rPr>
        <w:t xml:space="preserve">able to </w:t>
      </w:r>
      <w:r w:rsidRPr="00502AA4">
        <w:rPr>
          <w:rFonts w:ascii="Times New Roman" w:hAnsi="Times New Roman" w:cs="Times New Roman"/>
          <w:sz w:val="24"/>
          <w:szCs w:val="24"/>
          <w:lang w:val="en-BE"/>
        </w:rPr>
        <w:t xml:space="preserve">detect </w:t>
      </w:r>
      <w:r w:rsidRPr="00502AA4">
        <w:rPr>
          <w:rFonts w:ascii="Times New Roman" w:hAnsi="Times New Roman" w:cs="Times New Roman"/>
          <w:sz w:val="24"/>
          <w:szCs w:val="24"/>
        </w:rPr>
        <w:t xml:space="preserve">fabricated </w:t>
      </w:r>
      <w:r w:rsidRPr="00502AA4">
        <w:rPr>
          <w:rFonts w:ascii="Times New Roman" w:hAnsi="Times New Roman" w:cs="Times New Roman"/>
          <w:sz w:val="24"/>
          <w:szCs w:val="24"/>
          <w:lang w:val="en-BE"/>
        </w:rPr>
        <w:t xml:space="preserve">audio than </w:t>
      </w:r>
      <w:r w:rsidRPr="00502AA4">
        <w:rPr>
          <w:rFonts w:ascii="Times New Roman" w:hAnsi="Times New Roman" w:cs="Times New Roman"/>
          <w:sz w:val="24"/>
          <w:szCs w:val="24"/>
        </w:rPr>
        <w:t xml:space="preserve">their </w:t>
      </w:r>
      <w:r w:rsidRPr="00502AA4">
        <w:rPr>
          <w:rFonts w:ascii="Times New Roman" w:hAnsi="Times New Roman" w:cs="Times New Roman"/>
          <w:sz w:val="24"/>
          <w:szCs w:val="24"/>
          <w:lang w:val="en-BE"/>
        </w:rPr>
        <w:t xml:space="preserve">older </w:t>
      </w:r>
      <w:r w:rsidRPr="00502AA4">
        <w:rPr>
          <w:rFonts w:ascii="Times New Roman" w:hAnsi="Times New Roman" w:cs="Times New Roman"/>
          <w:sz w:val="24"/>
          <w:szCs w:val="24"/>
        </w:rPr>
        <w:t>counterparts</w:t>
      </w:r>
      <w:r w:rsidRPr="00502AA4">
        <w:rPr>
          <w:rFonts w:ascii="Times New Roman" w:hAnsi="Times New Roman" w:cs="Times New Roman"/>
          <w:sz w:val="24"/>
          <w:szCs w:val="24"/>
          <w:lang w:val="en-BE"/>
        </w:rPr>
        <w:t xml:space="preserve">, </w:t>
      </w:r>
      <w:r w:rsidRPr="00502AA4">
        <w:rPr>
          <w:rFonts w:ascii="Times New Roman" w:hAnsi="Times New Roman" w:cs="Times New Roman"/>
          <w:sz w:val="24"/>
          <w:szCs w:val="24"/>
        </w:rPr>
        <w:t xml:space="preserve">while there was no correlation between </w:t>
      </w:r>
      <w:r w:rsidRPr="00502AA4">
        <w:rPr>
          <w:rFonts w:ascii="Times New Roman" w:hAnsi="Times New Roman" w:cs="Times New Roman"/>
          <w:sz w:val="24"/>
          <w:szCs w:val="24"/>
          <w:lang w:val="en-BE"/>
        </w:rPr>
        <w:t>IT-</w:t>
      </w:r>
      <w:r w:rsidRPr="00502AA4">
        <w:rPr>
          <w:rFonts w:ascii="Times New Roman" w:hAnsi="Times New Roman" w:cs="Times New Roman"/>
          <w:sz w:val="24"/>
          <w:szCs w:val="24"/>
        </w:rPr>
        <w:t>expertise and detection rates</w:t>
      </w:r>
      <w:r w:rsidRPr="00502AA4">
        <w:rPr>
          <w:rFonts w:ascii="Times New Roman" w:hAnsi="Times New Roman" w:cs="Times New Roman"/>
          <w:sz w:val="24"/>
          <w:szCs w:val="24"/>
          <w:lang w:val="en-BE"/>
        </w:rPr>
        <w:t>.</w:t>
      </w:r>
      <w:r w:rsidRPr="00502AA4">
        <w:rPr>
          <w:rFonts w:ascii="Times New Roman" w:hAnsi="Times New Roman" w:cs="Times New Roman"/>
          <w:sz w:val="24"/>
          <w:szCs w:val="24"/>
        </w:rPr>
        <w:t xml:space="preserve"> Elsewhere, fake text reviews </w:t>
      </w:r>
      <w:r w:rsidRPr="00502AA4">
        <w:rPr>
          <w:rFonts w:ascii="Times New Roman" w:hAnsi="Times New Roman" w:cs="Times New Roman"/>
          <w:sz w:val="24"/>
          <w:szCs w:val="24"/>
        </w:rPr>
        <w:lastRenderedPageBreak/>
        <w:t xml:space="preserve">generated by AI for </w:t>
      </w:r>
      <w:r w:rsidRPr="00502AA4">
        <w:rPr>
          <w:rFonts w:ascii="Times New Roman" w:hAnsi="Times New Roman" w:cs="Times New Roman"/>
          <w:sz w:val="24"/>
          <w:szCs w:val="24"/>
          <w:lang w:val="en-BE"/>
        </w:rPr>
        <w:t>products and services</w:t>
      </w:r>
      <w:r w:rsidRPr="00502AA4">
        <w:rPr>
          <w:rFonts w:ascii="Times New Roman" w:hAnsi="Times New Roman" w:cs="Times New Roman"/>
          <w:sz w:val="24"/>
          <w:szCs w:val="24"/>
        </w:rPr>
        <w:t xml:space="preserve"> on platforms such as </w:t>
      </w:r>
      <w:r w:rsidRPr="00502AA4">
        <w:rPr>
          <w:rFonts w:ascii="Times New Roman" w:hAnsi="Times New Roman" w:cs="Times New Roman"/>
          <w:sz w:val="24"/>
          <w:szCs w:val="24"/>
          <w:lang w:val="en-BE"/>
        </w:rPr>
        <w:t>Yelp, TripAdvisor and Amazon</w:t>
      </w:r>
      <w:r w:rsidRPr="00502AA4">
        <w:rPr>
          <w:rFonts w:ascii="Times New Roman" w:hAnsi="Times New Roman" w:cs="Times New Roman"/>
          <w:sz w:val="24"/>
          <w:szCs w:val="24"/>
        </w:rPr>
        <w:t xml:space="preserve"> successfully </w:t>
      </w:r>
      <w:r w:rsidRPr="00502AA4">
        <w:rPr>
          <w:rFonts w:ascii="Times New Roman" w:hAnsi="Times New Roman" w:cs="Times New Roman"/>
          <w:sz w:val="24"/>
          <w:szCs w:val="24"/>
          <w:lang w:val="en-BE"/>
        </w:rPr>
        <w:t xml:space="preserve">evade </w:t>
      </w:r>
      <w:r w:rsidRPr="00502AA4">
        <w:rPr>
          <w:rFonts w:ascii="Times New Roman" w:hAnsi="Times New Roman" w:cs="Times New Roman"/>
          <w:sz w:val="24"/>
          <w:szCs w:val="24"/>
        </w:rPr>
        <w:t xml:space="preserve">both algorithmic and </w:t>
      </w:r>
      <w:r w:rsidRPr="00502AA4">
        <w:rPr>
          <w:rFonts w:ascii="Times New Roman" w:hAnsi="Times New Roman" w:cs="Times New Roman"/>
          <w:sz w:val="24"/>
          <w:szCs w:val="24"/>
          <w:lang w:val="en-BE"/>
        </w:rPr>
        <w:t xml:space="preserve">human detection, </w:t>
      </w:r>
      <w:r w:rsidRPr="00502AA4">
        <w:rPr>
          <w:rFonts w:ascii="Times New Roman" w:hAnsi="Times New Roman" w:cs="Times New Roman"/>
          <w:sz w:val="24"/>
          <w:szCs w:val="24"/>
        </w:rPr>
        <w:t xml:space="preserve">and </w:t>
      </w:r>
      <w:r w:rsidRPr="00502AA4">
        <w:rPr>
          <w:rFonts w:ascii="Times New Roman" w:hAnsi="Times New Roman" w:cs="Times New Roman"/>
          <w:sz w:val="24"/>
          <w:szCs w:val="24"/>
          <w:lang w:val="en-BE"/>
        </w:rPr>
        <w:t>provide the same level of user-perceived “usefulness” as real reviews written by humans</w:t>
      </w:r>
      <w:r w:rsidRPr="00502AA4">
        <w:rPr>
          <w:rFonts w:ascii="Times New Roman" w:hAnsi="Times New Roman" w:cs="Times New Roman"/>
          <w:sz w:val="24"/>
          <w:szCs w:val="24"/>
        </w:rPr>
        <w:t xml:space="preserve"> (</w:t>
      </w:r>
      <w:proofErr w:type="spellStart"/>
      <w:r w:rsidRPr="0041304D">
        <w:rPr>
          <w:rFonts w:ascii="Times New Roman" w:hAnsi="Times New Roman" w:cs="Times New Roman"/>
          <w:sz w:val="24"/>
          <w:szCs w:val="24"/>
        </w:rPr>
        <w:t>Hovy</w:t>
      </w:r>
      <w:proofErr w:type="spellEnd"/>
      <w:r w:rsidRPr="0041304D">
        <w:rPr>
          <w:rFonts w:ascii="Times New Roman" w:hAnsi="Times New Roman" w:cs="Times New Roman"/>
          <w:sz w:val="24"/>
          <w:szCs w:val="24"/>
        </w:rPr>
        <w:t>, 2016</w:t>
      </w:r>
      <w:r w:rsidRPr="00502AA4">
        <w:rPr>
          <w:rFonts w:ascii="Times New Roman" w:hAnsi="Times New Roman" w:cs="Times New Roman"/>
          <w:sz w:val="24"/>
          <w:szCs w:val="24"/>
        </w:rPr>
        <w:t xml:space="preserve">; </w:t>
      </w:r>
      <w:r w:rsidRPr="0041304D">
        <w:rPr>
          <w:rFonts w:ascii="Times New Roman" w:hAnsi="Times New Roman" w:cs="Times New Roman"/>
          <w:sz w:val="24"/>
          <w:szCs w:val="24"/>
          <w:lang w:val="en-BE"/>
        </w:rPr>
        <w:t>Yao et al. 2017</w:t>
      </w:r>
      <w:r w:rsidRPr="00502AA4">
        <w:rPr>
          <w:rFonts w:ascii="Times New Roman" w:hAnsi="Times New Roman" w:cs="Times New Roman"/>
          <w:sz w:val="24"/>
          <w:szCs w:val="24"/>
        </w:rPr>
        <w:t>)</w:t>
      </w:r>
      <w:r w:rsidRPr="00502AA4">
        <w:rPr>
          <w:rFonts w:ascii="Times New Roman" w:hAnsi="Times New Roman" w:cs="Times New Roman"/>
          <w:sz w:val="24"/>
          <w:szCs w:val="24"/>
          <w:lang w:val="en-BE"/>
        </w:rPr>
        <w:t>.</w:t>
      </w:r>
    </w:p>
    <w:p w14:paraId="14433E09" w14:textId="52BF0EBC"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b/>
          <w:bCs/>
          <w:sz w:val="24"/>
          <w:szCs w:val="24"/>
        </w:rPr>
        <w:tab/>
      </w:r>
      <w:r w:rsidRPr="00502AA4">
        <w:rPr>
          <w:rFonts w:ascii="Times New Roman" w:hAnsi="Times New Roman" w:cs="Times New Roman"/>
          <w:sz w:val="24"/>
          <w:szCs w:val="24"/>
        </w:rPr>
        <w:t>Finally, several studies have examined if financial incentives, educational efforts, and individual difference factors boost Deepfake detection rates. In one study, participants were asked to distinguish Deepfaked from authentic videos, and motivated to do so via an educational intervention or financial incentive (</w:t>
      </w:r>
      <w:proofErr w:type="spellStart"/>
      <w:r w:rsidRPr="0041304D">
        <w:rPr>
          <w:rFonts w:ascii="Times New Roman" w:hAnsi="Times New Roman" w:cs="Times New Roman"/>
          <w:sz w:val="24"/>
          <w:szCs w:val="24"/>
          <w:lang w:val="en-BE"/>
        </w:rPr>
        <w:t>Kobis</w:t>
      </w:r>
      <w:proofErr w:type="spellEnd"/>
      <w:r w:rsidRPr="0041304D">
        <w:rPr>
          <w:rFonts w:ascii="Times New Roman" w:hAnsi="Times New Roman" w:cs="Times New Roman"/>
          <w:sz w:val="24"/>
          <w:szCs w:val="24"/>
          <w:lang w:val="en-BE"/>
        </w:rPr>
        <w:t xml:space="preserve"> et al.</w:t>
      </w:r>
      <w:r w:rsidRPr="0041304D">
        <w:rPr>
          <w:rFonts w:ascii="Times New Roman" w:hAnsi="Times New Roman" w:cs="Times New Roman"/>
          <w:sz w:val="24"/>
          <w:szCs w:val="24"/>
        </w:rPr>
        <w:t xml:space="preserve">, </w:t>
      </w:r>
      <w:r w:rsidRPr="0041304D">
        <w:rPr>
          <w:rFonts w:ascii="Times New Roman" w:hAnsi="Times New Roman" w:cs="Times New Roman"/>
          <w:sz w:val="24"/>
          <w:szCs w:val="24"/>
          <w:lang w:val="en-BE"/>
        </w:rPr>
        <w:t>2021)</w:t>
      </w:r>
      <w:r w:rsidRPr="00502AA4">
        <w:rPr>
          <w:rFonts w:ascii="Times New Roman" w:hAnsi="Times New Roman" w:cs="Times New Roman"/>
          <w:sz w:val="24"/>
          <w:szCs w:val="24"/>
        </w:rPr>
        <w:t>. People were generally poor at differentiating Deepfaked from authentic content (~60% accuracy rates). Although the educational intervention and financial incentive increased motivation to detect it had no impact on participants actual ability to do so. Elsewhere, individuals scoring higher in social conservatism have been found to be more likely to endorse Deepfaked videos as authentic (</w:t>
      </w:r>
      <w:proofErr w:type="spellStart"/>
      <w:r w:rsidRPr="005600A2">
        <w:rPr>
          <w:rFonts w:ascii="Times New Roman" w:hAnsi="Times New Roman" w:cs="Times New Roman"/>
          <w:sz w:val="24"/>
          <w:szCs w:val="24"/>
          <w:lang w:val="en-BE"/>
        </w:rPr>
        <w:t>Sütterlin</w:t>
      </w:r>
      <w:proofErr w:type="spellEnd"/>
      <w:r w:rsidR="005600A2">
        <w:rPr>
          <w:rFonts w:ascii="Times New Roman" w:hAnsi="Times New Roman" w:cs="Times New Roman"/>
          <w:sz w:val="24"/>
          <w:szCs w:val="24"/>
        </w:rPr>
        <w:t xml:space="preserve">, Ask, </w:t>
      </w:r>
      <w:r w:rsidRPr="005600A2">
        <w:rPr>
          <w:rFonts w:ascii="Times New Roman" w:hAnsi="Times New Roman" w:cs="Times New Roman"/>
          <w:sz w:val="24"/>
          <w:szCs w:val="24"/>
          <w:lang w:val="en-BE"/>
        </w:rPr>
        <w:t>et al.</w:t>
      </w:r>
      <w:r w:rsidRPr="005600A2">
        <w:rPr>
          <w:rFonts w:ascii="Times New Roman" w:hAnsi="Times New Roman" w:cs="Times New Roman"/>
          <w:sz w:val="24"/>
          <w:szCs w:val="24"/>
        </w:rPr>
        <w:t xml:space="preserve">, </w:t>
      </w:r>
      <w:r w:rsidRPr="005600A2">
        <w:rPr>
          <w:rFonts w:ascii="Times New Roman" w:hAnsi="Times New Roman" w:cs="Times New Roman"/>
          <w:sz w:val="24"/>
          <w:szCs w:val="24"/>
          <w:lang w:val="en-BE"/>
        </w:rPr>
        <w:t>2022)</w:t>
      </w:r>
      <w:r w:rsidRPr="00502AA4">
        <w:rPr>
          <w:rFonts w:ascii="Times New Roman" w:hAnsi="Times New Roman" w:cs="Times New Roman"/>
          <w:sz w:val="24"/>
          <w:szCs w:val="24"/>
        </w:rPr>
        <w:t xml:space="preserve">, while </w:t>
      </w:r>
      <w:r w:rsidRPr="00502AA4">
        <w:rPr>
          <w:rFonts w:ascii="Times New Roman" w:hAnsi="Times New Roman" w:cs="Times New Roman"/>
          <w:sz w:val="24"/>
          <w:szCs w:val="24"/>
          <w:lang w:val="en-BE"/>
        </w:rPr>
        <w:t xml:space="preserve">individuals with an IT </w:t>
      </w:r>
      <w:r w:rsidRPr="00502AA4">
        <w:rPr>
          <w:rFonts w:ascii="Times New Roman" w:hAnsi="Times New Roman" w:cs="Times New Roman"/>
          <w:sz w:val="24"/>
          <w:szCs w:val="24"/>
        </w:rPr>
        <w:t xml:space="preserve">or computer science </w:t>
      </w:r>
      <w:r w:rsidRPr="00502AA4">
        <w:rPr>
          <w:rFonts w:ascii="Times New Roman" w:hAnsi="Times New Roman" w:cs="Times New Roman"/>
          <w:sz w:val="24"/>
          <w:szCs w:val="24"/>
          <w:lang w:val="en-BE"/>
        </w:rPr>
        <w:t xml:space="preserve">background </w:t>
      </w:r>
      <w:r w:rsidRPr="00502AA4">
        <w:rPr>
          <w:rFonts w:ascii="Times New Roman" w:hAnsi="Times New Roman" w:cs="Times New Roman"/>
          <w:sz w:val="24"/>
          <w:szCs w:val="24"/>
        </w:rPr>
        <w:t xml:space="preserve">are </w:t>
      </w:r>
      <w:r w:rsidRPr="00502AA4">
        <w:rPr>
          <w:rFonts w:ascii="Times New Roman" w:hAnsi="Times New Roman" w:cs="Times New Roman"/>
          <w:sz w:val="24"/>
          <w:szCs w:val="24"/>
          <w:lang w:val="en-BE"/>
        </w:rPr>
        <w:t xml:space="preserve">no better than non-professionals at </w:t>
      </w:r>
      <w:r w:rsidRPr="00502AA4">
        <w:rPr>
          <w:rFonts w:ascii="Times New Roman" w:hAnsi="Times New Roman" w:cs="Times New Roman"/>
          <w:sz w:val="24"/>
          <w:szCs w:val="24"/>
        </w:rPr>
        <w:t>detecting Deepfakes (</w:t>
      </w:r>
      <w:proofErr w:type="spellStart"/>
      <w:r w:rsidRPr="005600A2">
        <w:rPr>
          <w:rFonts w:ascii="Times New Roman" w:hAnsi="Times New Roman" w:cs="Times New Roman"/>
          <w:sz w:val="24"/>
          <w:szCs w:val="24"/>
          <w:lang w:val="en-BE"/>
        </w:rPr>
        <w:t>Sütterlin</w:t>
      </w:r>
      <w:proofErr w:type="spellEnd"/>
      <w:r w:rsidR="005600A2">
        <w:rPr>
          <w:rFonts w:ascii="Times New Roman" w:hAnsi="Times New Roman" w:cs="Times New Roman"/>
          <w:sz w:val="24"/>
          <w:szCs w:val="24"/>
        </w:rPr>
        <w:t>, Lugo,</w:t>
      </w:r>
      <w:r w:rsidRPr="005600A2">
        <w:rPr>
          <w:rFonts w:ascii="Times New Roman" w:hAnsi="Times New Roman" w:cs="Times New Roman"/>
          <w:sz w:val="24"/>
          <w:szCs w:val="24"/>
          <w:lang w:val="en-BE"/>
        </w:rPr>
        <w:t xml:space="preserve"> et al.</w:t>
      </w:r>
      <w:r w:rsidRPr="005600A2">
        <w:rPr>
          <w:rFonts w:ascii="Times New Roman" w:hAnsi="Times New Roman" w:cs="Times New Roman"/>
          <w:sz w:val="24"/>
          <w:szCs w:val="24"/>
        </w:rPr>
        <w:t xml:space="preserve">, </w:t>
      </w:r>
      <w:r w:rsidRPr="005600A2">
        <w:rPr>
          <w:rFonts w:ascii="Times New Roman" w:hAnsi="Times New Roman" w:cs="Times New Roman"/>
          <w:sz w:val="24"/>
          <w:szCs w:val="24"/>
          <w:lang w:val="en-BE"/>
        </w:rPr>
        <w:t>2022</w:t>
      </w:r>
      <w:r w:rsidRPr="00502AA4">
        <w:rPr>
          <w:rFonts w:ascii="Times New Roman" w:hAnsi="Times New Roman" w:cs="Times New Roman"/>
          <w:sz w:val="24"/>
          <w:szCs w:val="24"/>
        </w:rPr>
        <w:t>).</w:t>
      </w:r>
    </w:p>
    <w:p w14:paraId="72AF91D8" w14:textId="115BE0FE"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b/>
          <w:bCs/>
          <w:sz w:val="24"/>
          <w:szCs w:val="24"/>
        </w:rPr>
        <w:t>Mitigating Against Deepfakes</w:t>
      </w:r>
      <w:r w:rsidRPr="00502AA4">
        <w:rPr>
          <w:rFonts w:ascii="Times New Roman" w:hAnsi="Times New Roman" w:cs="Times New Roman"/>
          <w:sz w:val="24"/>
          <w:szCs w:val="24"/>
        </w:rPr>
        <w:t xml:space="preserve">. Several studies have sought to identify ways of mitigating against the negative impact of Deepfakes. Most have alerted participants (either before, during, or after exposure) to what Deepfaking is, or to the fact that they are coming into contact with one, and then measured the impact of the intervention on subsequent behavior. For instance, </w:t>
      </w:r>
      <w:proofErr w:type="spellStart"/>
      <w:r w:rsidRPr="006E5FC8">
        <w:rPr>
          <w:rFonts w:ascii="Times New Roman" w:hAnsi="Times New Roman" w:cs="Times New Roman"/>
          <w:sz w:val="24"/>
          <w:szCs w:val="24"/>
          <w:lang w:val="en-BE"/>
        </w:rPr>
        <w:t>Iacobucci</w:t>
      </w:r>
      <w:proofErr w:type="spellEnd"/>
      <w:r w:rsidRPr="006E5FC8">
        <w:rPr>
          <w:rFonts w:ascii="Times New Roman" w:hAnsi="Times New Roman" w:cs="Times New Roman"/>
          <w:sz w:val="24"/>
          <w:szCs w:val="24"/>
          <w:lang w:val="en-BE"/>
        </w:rPr>
        <w:t xml:space="preserve"> et al. (2021)</w:t>
      </w:r>
      <w:r w:rsidRPr="00502AA4">
        <w:rPr>
          <w:rFonts w:ascii="Times New Roman" w:hAnsi="Times New Roman" w:cs="Times New Roman"/>
          <w:sz w:val="24"/>
          <w:szCs w:val="24"/>
          <w:lang w:val="en-BE"/>
        </w:rPr>
        <w:t xml:space="preserve"> prim</w:t>
      </w:r>
      <w:r w:rsidRPr="00502AA4">
        <w:rPr>
          <w:rFonts w:ascii="Times New Roman" w:hAnsi="Times New Roman" w:cs="Times New Roman"/>
          <w:sz w:val="24"/>
          <w:szCs w:val="24"/>
        </w:rPr>
        <w:t>ed</w:t>
      </w:r>
      <w:r w:rsidRPr="00502AA4">
        <w:rPr>
          <w:rFonts w:ascii="Times New Roman" w:hAnsi="Times New Roman" w:cs="Times New Roman"/>
          <w:sz w:val="24"/>
          <w:szCs w:val="24"/>
          <w:lang w:val="en-BE"/>
        </w:rPr>
        <w:t xml:space="preserve"> </w:t>
      </w:r>
      <w:r w:rsidRPr="00502AA4">
        <w:rPr>
          <w:rFonts w:ascii="Times New Roman" w:hAnsi="Times New Roman" w:cs="Times New Roman"/>
          <w:sz w:val="24"/>
          <w:szCs w:val="24"/>
        </w:rPr>
        <w:t xml:space="preserve">participants with a definition of Deepfakes and their societal dangers before exposing them to one. Priming increased the rate at which Deepfaked content was successfully detected, with the relationship between priming and detection moderated by bullshit receptivity (i.e., a variable related to a less reflective cognitive style, lower cognitive ability, and tendency to </w:t>
      </w:r>
      <w:r w:rsidRPr="00502AA4">
        <w:rPr>
          <w:rFonts w:ascii="Times New Roman" w:hAnsi="Times New Roman" w:cs="Times New Roman"/>
          <w:sz w:val="24"/>
          <w:szCs w:val="24"/>
          <w:lang w:val="en-BE"/>
        </w:rPr>
        <w:t>believe in fake content</w:t>
      </w:r>
      <w:r w:rsidRPr="00502AA4">
        <w:rPr>
          <w:rFonts w:ascii="Times New Roman" w:hAnsi="Times New Roman" w:cs="Times New Roman"/>
          <w:sz w:val="24"/>
          <w:szCs w:val="24"/>
        </w:rPr>
        <w:t xml:space="preserve">; see </w:t>
      </w:r>
      <w:r w:rsidRPr="006E5FC8">
        <w:rPr>
          <w:rFonts w:ascii="Times New Roman" w:hAnsi="Times New Roman" w:cs="Times New Roman"/>
          <w:sz w:val="24"/>
          <w:szCs w:val="24"/>
        </w:rPr>
        <w:t>Pennycook &amp; Rand, 2020</w:t>
      </w:r>
      <w:r w:rsidRPr="00502AA4">
        <w:rPr>
          <w:rFonts w:ascii="Times New Roman" w:hAnsi="Times New Roman" w:cs="Times New Roman"/>
          <w:sz w:val="24"/>
          <w:szCs w:val="24"/>
        </w:rPr>
        <w:t xml:space="preserve">). Specifically, priming participants low in bullshit receptivity enhanced their ability to detect deceptive videos whereas this was not the case for their high scoring counterparts. Those who recognized a video had attempted to manipulate them were more likely to develop a </w:t>
      </w:r>
      <w:r w:rsidRPr="00502AA4">
        <w:rPr>
          <w:rFonts w:ascii="Times New Roman" w:hAnsi="Times New Roman" w:cs="Times New Roman"/>
          <w:sz w:val="24"/>
          <w:szCs w:val="24"/>
        </w:rPr>
        <w:lastRenderedPageBreak/>
        <w:t xml:space="preserve">negative attitude toward that video, followed by a lower intention to share it with others. Elsewhere, Hwang et al. (2021) found that a general (as opposed to Deepfake specific) media </w:t>
      </w:r>
      <w:r w:rsidRPr="00502AA4">
        <w:rPr>
          <w:rFonts w:ascii="Times New Roman" w:hAnsi="Times New Roman" w:cs="Times New Roman"/>
          <w:sz w:val="24"/>
          <w:szCs w:val="24"/>
          <w:lang w:val="en-BE"/>
        </w:rPr>
        <w:t xml:space="preserve">literacy </w:t>
      </w:r>
      <w:r w:rsidRPr="00502AA4">
        <w:rPr>
          <w:rFonts w:ascii="Times New Roman" w:hAnsi="Times New Roman" w:cs="Times New Roman"/>
          <w:sz w:val="24"/>
          <w:szCs w:val="24"/>
        </w:rPr>
        <w:t xml:space="preserve">intervention </w:t>
      </w:r>
      <w:r w:rsidRPr="00502AA4">
        <w:rPr>
          <w:rFonts w:ascii="Times New Roman" w:hAnsi="Times New Roman" w:cs="Times New Roman"/>
          <w:sz w:val="24"/>
          <w:szCs w:val="24"/>
          <w:lang w:val="en-BE"/>
        </w:rPr>
        <w:t xml:space="preserve">reduced the </w:t>
      </w:r>
      <w:r w:rsidRPr="00502AA4">
        <w:rPr>
          <w:rFonts w:ascii="Times New Roman" w:hAnsi="Times New Roman" w:cs="Times New Roman"/>
          <w:sz w:val="24"/>
          <w:szCs w:val="24"/>
        </w:rPr>
        <w:t>perceived vividness, persuasiveness, and intention to share disinformation augmented by Deepfaked videos</w:t>
      </w:r>
      <w:r w:rsidRPr="00502AA4">
        <w:rPr>
          <w:rFonts w:ascii="Times New Roman" w:hAnsi="Times New Roman" w:cs="Times New Roman"/>
          <w:sz w:val="24"/>
          <w:szCs w:val="24"/>
          <w:lang w:val="en-BE"/>
        </w:rPr>
        <w:t>.</w:t>
      </w:r>
    </w:p>
    <w:p w14:paraId="547AFC9C" w14:textId="2B7B359F" w:rsidR="00502AA4" w:rsidRPr="00502AA4" w:rsidRDefault="00502AA4" w:rsidP="00502AA4">
      <w:pPr>
        <w:spacing w:line="480" w:lineRule="auto"/>
        <w:ind w:firstLine="680"/>
        <w:rPr>
          <w:rFonts w:ascii="Times New Roman" w:hAnsi="Times New Roman" w:cs="Times New Roman"/>
          <w:sz w:val="24"/>
          <w:szCs w:val="24"/>
        </w:rPr>
      </w:pPr>
      <w:r w:rsidRPr="00502AA4">
        <w:rPr>
          <w:rFonts w:ascii="Times New Roman" w:hAnsi="Times New Roman" w:cs="Times New Roman"/>
          <w:sz w:val="24"/>
          <w:szCs w:val="24"/>
          <w:lang w:val="en-BE"/>
        </w:rPr>
        <w:tab/>
      </w:r>
      <w:r w:rsidRPr="00502AA4">
        <w:rPr>
          <w:rFonts w:ascii="Times New Roman" w:hAnsi="Times New Roman" w:cs="Times New Roman"/>
          <w:sz w:val="24"/>
          <w:szCs w:val="24"/>
        </w:rPr>
        <w:t>Others researchers have embedded disclaimers in Deepfaked content and found that content-with-disclaimers was less likely to be viewed as true and shared compared to content without disclaimers, especially for those higher in cognitive ability (</w:t>
      </w:r>
      <w:r w:rsidRPr="00F35921">
        <w:rPr>
          <w:rFonts w:ascii="Times New Roman" w:hAnsi="Times New Roman" w:cs="Times New Roman"/>
          <w:sz w:val="24"/>
          <w:szCs w:val="24"/>
          <w:lang w:val="en-BE"/>
        </w:rPr>
        <w:t>Ahmed</w:t>
      </w:r>
      <w:r w:rsidRPr="00F35921">
        <w:rPr>
          <w:rFonts w:ascii="Times New Roman" w:hAnsi="Times New Roman" w:cs="Times New Roman"/>
          <w:sz w:val="24"/>
          <w:szCs w:val="24"/>
        </w:rPr>
        <w:t xml:space="preserve">, </w:t>
      </w:r>
      <w:r w:rsidRPr="00F35921">
        <w:rPr>
          <w:rFonts w:ascii="Times New Roman" w:hAnsi="Times New Roman" w:cs="Times New Roman"/>
          <w:sz w:val="24"/>
          <w:szCs w:val="24"/>
          <w:lang w:val="en-BE"/>
        </w:rPr>
        <w:t>2021)</w:t>
      </w:r>
      <w:r w:rsidRPr="00502AA4">
        <w:rPr>
          <w:rFonts w:ascii="Times New Roman" w:hAnsi="Times New Roman" w:cs="Times New Roman"/>
          <w:sz w:val="24"/>
          <w:szCs w:val="24"/>
        </w:rPr>
        <w:t>. Disclaimers also helped to minimize uncertainty and loss of trust in news on social media compared to Deepfaked content without disclaimers (</w:t>
      </w:r>
      <w:proofErr w:type="spellStart"/>
      <w:r w:rsidRPr="00502AA4">
        <w:rPr>
          <w:rFonts w:ascii="Times New Roman" w:hAnsi="Times New Roman" w:cs="Times New Roman"/>
          <w:sz w:val="24"/>
          <w:szCs w:val="24"/>
          <w:lang w:val="en-BE"/>
        </w:rPr>
        <w:t>Vaccari</w:t>
      </w:r>
      <w:proofErr w:type="spellEnd"/>
      <w:r w:rsidRPr="00502AA4">
        <w:rPr>
          <w:rFonts w:ascii="Times New Roman" w:hAnsi="Times New Roman" w:cs="Times New Roman"/>
          <w:sz w:val="24"/>
          <w:szCs w:val="24"/>
          <w:lang w:val="en-BE"/>
        </w:rPr>
        <w:t xml:space="preserve"> </w:t>
      </w:r>
      <w:r w:rsidRPr="00502AA4">
        <w:rPr>
          <w:rFonts w:ascii="Times New Roman" w:hAnsi="Times New Roman" w:cs="Times New Roman"/>
          <w:sz w:val="24"/>
          <w:szCs w:val="24"/>
        </w:rPr>
        <w:t xml:space="preserve">&amp; </w:t>
      </w:r>
      <w:r w:rsidRPr="00502AA4">
        <w:rPr>
          <w:rFonts w:ascii="Times New Roman" w:hAnsi="Times New Roman" w:cs="Times New Roman"/>
          <w:sz w:val="24"/>
          <w:szCs w:val="24"/>
          <w:lang w:val="en-BE"/>
        </w:rPr>
        <w:t>Chadwick</w:t>
      </w:r>
      <w:r w:rsidRPr="00502AA4">
        <w:rPr>
          <w:rFonts w:ascii="Times New Roman" w:hAnsi="Times New Roman" w:cs="Times New Roman"/>
          <w:sz w:val="24"/>
          <w:szCs w:val="24"/>
        </w:rPr>
        <w:t xml:space="preserve">, </w:t>
      </w:r>
      <w:r w:rsidRPr="00F35921">
        <w:rPr>
          <w:rFonts w:ascii="Times New Roman" w:hAnsi="Times New Roman" w:cs="Times New Roman"/>
          <w:sz w:val="24"/>
          <w:szCs w:val="24"/>
          <w:lang w:val="en-BE"/>
        </w:rPr>
        <w:t>2020</w:t>
      </w:r>
      <w:r w:rsidRPr="00502AA4">
        <w:rPr>
          <w:rFonts w:ascii="Times New Roman" w:hAnsi="Times New Roman" w:cs="Times New Roman"/>
          <w:b/>
          <w:bCs/>
          <w:sz w:val="24"/>
          <w:szCs w:val="24"/>
          <w:lang w:val="en-BE"/>
        </w:rPr>
        <w:t>)</w:t>
      </w:r>
      <w:r w:rsidRPr="00502AA4">
        <w:rPr>
          <w:rFonts w:ascii="Times New Roman" w:hAnsi="Times New Roman" w:cs="Times New Roman"/>
          <w:sz w:val="24"/>
          <w:szCs w:val="24"/>
        </w:rPr>
        <w:t xml:space="preserve">. Finally, adding a </w:t>
      </w:r>
      <w:r w:rsidRPr="00502AA4">
        <w:rPr>
          <w:rFonts w:ascii="Times New Roman" w:hAnsi="Times New Roman" w:cs="Times New Roman"/>
          <w:sz w:val="24"/>
          <w:szCs w:val="24"/>
          <w:lang w:val="en-BE"/>
        </w:rPr>
        <w:t xml:space="preserve">post-exposure warning </w:t>
      </w:r>
      <w:r w:rsidRPr="00502AA4">
        <w:rPr>
          <w:rFonts w:ascii="Times New Roman" w:hAnsi="Times New Roman" w:cs="Times New Roman"/>
          <w:sz w:val="24"/>
          <w:szCs w:val="24"/>
        </w:rPr>
        <w:t xml:space="preserve">to </w:t>
      </w:r>
      <w:r w:rsidRPr="00502AA4">
        <w:rPr>
          <w:rFonts w:ascii="Times New Roman" w:hAnsi="Times New Roman" w:cs="Times New Roman"/>
          <w:sz w:val="24"/>
          <w:szCs w:val="24"/>
          <w:lang w:val="en-BE"/>
        </w:rPr>
        <w:t>help participants detect the fake stories</w:t>
      </w:r>
      <w:r w:rsidRPr="00502AA4">
        <w:rPr>
          <w:rFonts w:ascii="Times New Roman" w:hAnsi="Times New Roman" w:cs="Times New Roman"/>
          <w:sz w:val="24"/>
          <w:szCs w:val="24"/>
        </w:rPr>
        <w:t xml:space="preserve"> did not stop a number of them from forming false memories based on that content (Murphy &amp; Flynn, 2021). In contrast, post-exposure warnings have been found to reduce credibility and sharing intentions – but only when there is a match between pre-existing attitudes and the communicated content (</w:t>
      </w:r>
      <w:r w:rsidRPr="00F35921">
        <w:rPr>
          <w:rFonts w:ascii="Times New Roman" w:hAnsi="Times New Roman" w:cs="Times New Roman"/>
          <w:sz w:val="24"/>
          <w:szCs w:val="24"/>
          <w:lang w:val="en-BE"/>
        </w:rPr>
        <w:t xml:space="preserve">Shin </w:t>
      </w:r>
      <w:r w:rsidRPr="00F35921">
        <w:rPr>
          <w:rFonts w:ascii="Times New Roman" w:hAnsi="Times New Roman" w:cs="Times New Roman"/>
          <w:sz w:val="24"/>
          <w:szCs w:val="24"/>
        </w:rPr>
        <w:t xml:space="preserve">&amp; </w:t>
      </w:r>
      <w:r w:rsidRPr="00F35921">
        <w:rPr>
          <w:rFonts w:ascii="Times New Roman" w:hAnsi="Times New Roman" w:cs="Times New Roman"/>
          <w:sz w:val="24"/>
          <w:szCs w:val="24"/>
          <w:lang w:val="en-BE"/>
        </w:rPr>
        <w:t>Lee</w:t>
      </w:r>
      <w:r w:rsidRPr="00F35921">
        <w:rPr>
          <w:rFonts w:ascii="Times New Roman" w:hAnsi="Times New Roman" w:cs="Times New Roman"/>
          <w:sz w:val="24"/>
          <w:szCs w:val="24"/>
        </w:rPr>
        <w:t xml:space="preserve">, </w:t>
      </w:r>
      <w:r w:rsidRPr="00F35921">
        <w:rPr>
          <w:rFonts w:ascii="Times New Roman" w:hAnsi="Times New Roman" w:cs="Times New Roman"/>
          <w:sz w:val="24"/>
          <w:szCs w:val="24"/>
          <w:lang w:val="en-BE"/>
        </w:rPr>
        <w:t>2022</w:t>
      </w:r>
      <w:r w:rsidRPr="00502AA4">
        <w:rPr>
          <w:rFonts w:ascii="Times New Roman" w:hAnsi="Times New Roman" w:cs="Times New Roman"/>
          <w:sz w:val="24"/>
          <w:szCs w:val="24"/>
        </w:rPr>
        <w:t xml:space="preserve">). </w:t>
      </w:r>
    </w:p>
    <w:p w14:paraId="0648A2DE" w14:textId="7E13F3B5" w:rsidR="00502AA4" w:rsidRPr="00502AA4" w:rsidRDefault="00502AA4" w:rsidP="00502AA4">
      <w:pPr>
        <w:spacing w:line="480" w:lineRule="auto"/>
        <w:ind w:firstLine="0"/>
        <w:rPr>
          <w:rFonts w:ascii="Times New Roman" w:hAnsi="Times New Roman" w:cs="Times New Roman"/>
          <w:b/>
          <w:bCs/>
          <w:sz w:val="24"/>
          <w:szCs w:val="24"/>
        </w:rPr>
      </w:pPr>
      <w:r w:rsidRPr="00502AA4">
        <w:rPr>
          <w:rFonts w:ascii="Times New Roman" w:hAnsi="Times New Roman" w:cs="Times New Roman"/>
          <w:b/>
          <w:bCs/>
          <w:sz w:val="24"/>
          <w:szCs w:val="24"/>
        </w:rPr>
        <w:t>The Current Research</w:t>
      </w:r>
    </w:p>
    <w:p w14:paraId="69C36ABD" w14:textId="77777777" w:rsidR="003D6792" w:rsidRDefault="00DC3E63" w:rsidP="00014F85">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It may be tempting to assume that Deepfaking only poses a problem for the most visible members of society (e.g., politicians, industry leaders, celebrities) </w:t>
      </w:r>
      <w:r w:rsidR="00F42DF9">
        <w:rPr>
          <w:rFonts w:ascii="Times New Roman" w:hAnsi="Times New Roman" w:cs="Times New Roman"/>
          <w:sz w:val="24"/>
          <w:szCs w:val="24"/>
        </w:rPr>
        <w:t xml:space="preserve">given that </w:t>
      </w:r>
      <w:r w:rsidR="007C5151">
        <w:rPr>
          <w:rFonts w:ascii="Times New Roman" w:hAnsi="Times New Roman" w:cs="Times New Roman"/>
          <w:sz w:val="24"/>
          <w:szCs w:val="24"/>
        </w:rPr>
        <w:t xml:space="preserve">first-generation Deepfakes have </w:t>
      </w:r>
      <w:r w:rsidR="00884831">
        <w:rPr>
          <w:rFonts w:ascii="Times New Roman" w:hAnsi="Times New Roman" w:cs="Times New Roman"/>
          <w:sz w:val="24"/>
          <w:szCs w:val="24"/>
        </w:rPr>
        <w:t xml:space="preserve">largely </w:t>
      </w:r>
      <w:r w:rsidR="007C5151">
        <w:rPr>
          <w:rFonts w:ascii="Times New Roman" w:hAnsi="Times New Roman" w:cs="Times New Roman"/>
          <w:sz w:val="24"/>
          <w:szCs w:val="24"/>
        </w:rPr>
        <w:t>centered on these individuals.</w:t>
      </w:r>
      <w:r w:rsidR="00F35819">
        <w:rPr>
          <w:rFonts w:ascii="Times New Roman" w:hAnsi="Times New Roman" w:cs="Times New Roman"/>
          <w:sz w:val="24"/>
          <w:szCs w:val="24"/>
        </w:rPr>
        <w:t xml:space="preserve"> </w:t>
      </w:r>
      <w:r w:rsidR="00884831">
        <w:rPr>
          <w:rFonts w:ascii="Times New Roman" w:hAnsi="Times New Roman" w:cs="Times New Roman"/>
          <w:sz w:val="24"/>
          <w:szCs w:val="24"/>
        </w:rPr>
        <w:t xml:space="preserve">However, the rapid spread of </w:t>
      </w:r>
      <w:r w:rsidR="003D6792">
        <w:rPr>
          <w:rFonts w:ascii="Times New Roman" w:hAnsi="Times New Roman" w:cs="Times New Roman"/>
          <w:sz w:val="24"/>
          <w:szCs w:val="24"/>
        </w:rPr>
        <w:t xml:space="preserve">open-access and </w:t>
      </w:r>
      <w:r w:rsidR="00884831">
        <w:rPr>
          <w:rFonts w:ascii="Times New Roman" w:hAnsi="Times New Roman" w:cs="Times New Roman"/>
          <w:sz w:val="24"/>
          <w:szCs w:val="24"/>
        </w:rPr>
        <w:t>freely available Deepfaking tools undermines any such assumption.</w:t>
      </w:r>
      <w:r w:rsidR="00014F85">
        <w:rPr>
          <w:rFonts w:ascii="Times New Roman" w:hAnsi="Times New Roman" w:cs="Times New Roman"/>
          <w:sz w:val="24"/>
          <w:szCs w:val="24"/>
        </w:rPr>
        <w:t xml:space="preserve"> </w:t>
      </w:r>
      <w:r w:rsidR="00884831">
        <w:rPr>
          <w:rFonts w:ascii="Times New Roman" w:hAnsi="Times New Roman" w:cs="Times New Roman"/>
          <w:sz w:val="24"/>
          <w:szCs w:val="24"/>
        </w:rPr>
        <w:t>T</w:t>
      </w:r>
      <w:r w:rsidR="009126A6">
        <w:rPr>
          <w:rFonts w:ascii="Times New Roman" w:hAnsi="Times New Roman" w:cs="Times New Roman"/>
          <w:sz w:val="24"/>
          <w:szCs w:val="24"/>
        </w:rPr>
        <w:t>he technology</w:t>
      </w:r>
      <w:r w:rsidR="00272F93">
        <w:rPr>
          <w:rFonts w:ascii="Times New Roman" w:hAnsi="Times New Roman" w:cs="Times New Roman"/>
          <w:sz w:val="24"/>
          <w:szCs w:val="24"/>
        </w:rPr>
        <w:t xml:space="preserve"> </w:t>
      </w:r>
      <w:r w:rsidR="00014F85">
        <w:rPr>
          <w:rFonts w:ascii="Times New Roman" w:hAnsi="Times New Roman" w:cs="Times New Roman"/>
          <w:sz w:val="24"/>
          <w:szCs w:val="24"/>
        </w:rPr>
        <w:t xml:space="preserve">is readily accessible to the general public and </w:t>
      </w:r>
      <w:r w:rsidR="00272F93">
        <w:rPr>
          <w:rFonts w:ascii="Times New Roman" w:hAnsi="Times New Roman" w:cs="Times New Roman"/>
          <w:sz w:val="24"/>
          <w:szCs w:val="24"/>
        </w:rPr>
        <w:t>poses a risk to anyone who has ever posted content of themselves online</w:t>
      </w:r>
      <w:r w:rsidR="009126A6">
        <w:rPr>
          <w:rFonts w:ascii="Times New Roman" w:hAnsi="Times New Roman" w:cs="Times New Roman"/>
          <w:sz w:val="24"/>
          <w:szCs w:val="24"/>
        </w:rPr>
        <w:t xml:space="preserve">. </w:t>
      </w:r>
      <w:r w:rsidR="00884831">
        <w:rPr>
          <w:rFonts w:ascii="Times New Roman" w:hAnsi="Times New Roman" w:cs="Times New Roman"/>
          <w:sz w:val="24"/>
          <w:szCs w:val="24"/>
        </w:rPr>
        <w:t xml:space="preserve">Such </w:t>
      </w:r>
      <w:r w:rsidR="00B51BA4">
        <w:rPr>
          <w:rFonts w:ascii="Times New Roman" w:hAnsi="Times New Roman" w:cs="Times New Roman"/>
          <w:sz w:val="24"/>
          <w:szCs w:val="24"/>
        </w:rPr>
        <w:t xml:space="preserve">content can easily be </w:t>
      </w:r>
      <w:r w:rsidR="00272F93">
        <w:rPr>
          <w:rFonts w:ascii="Times New Roman" w:hAnsi="Times New Roman" w:cs="Times New Roman"/>
          <w:sz w:val="24"/>
          <w:szCs w:val="24"/>
        </w:rPr>
        <w:t>scraped</w:t>
      </w:r>
      <w:r w:rsidR="003D6792">
        <w:rPr>
          <w:rFonts w:ascii="Times New Roman" w:hAnsi="Times New Roman" w:cs="Times New Roman"/>
          <w:sz w:val="24"/>
          <w:szCs w:val="24"/>
        </w:rPr>
        <w:t xml:space="preserve"> from social media</w:t>
      </w:r>
      <w:r w:rsidR="00B51BA4">
        <w:rPr>
          <w:rFonts w:ascii="Times New Roman" w:hAnsi="Times New Roman" w:cs="Times New Roman"/>
          <w:sz w:val="24"/>
          <w:szCs w:val="24"/>
        </w:rPr>
        <w:t xml:space="preserve">, fed as a training dataset to </w:t>
      </w:r>
      <w:r w:rsidR="00272F93">
        <w:rPr>
          <w:rFonts w:ascii="Times New Roman" w:hAnsi="Times New Roman" w:cs="Times New Roman"/>
          <w:sz w:val="24"/>
          <w:szCs w:val="24"/>
        </w:rPr>
        <w:t>one of these apps</w:t>
      </w:r>
      <w:r w:rsidR="00B51BA4">
        <w:rPr>
          <w:rFonts w:ascii="Times New Roman" w:hAnsi="Times New Roman" w:cs="Times New Roman"/>
          <w:sz w:val="24"/>
          <w:szCs w:val="24"/>
        </w:rPr>
        <w:t xml:space="preserve">, and used </w:t>
      </w:r>
      <w:r w:rsidR="00272F93">
        <w:rPr>
          <w:rFonts w:ascii="Times New Roman" w:hAnsi="Times New Roman" w:cs="Times New Roman"/>
          <w:sz w:val="24"/>
          <w:szCs w:val="24"/>
        </w:rPr>
        <w:t>to generate a Deepfake of that individual</w:t>
      </w:r>
      <w:r w:rsidR="00B51BA4">
        <w:rPr>
          <w:rFonts w:ascii="Times New Roman" w:hAnsi="Times New Roman" w:cs="Times New Roman"/>
          <w:sz w:val="24"/>
          <w:szCs w:val="24"/>
        </w:rPr>
        <w:t xml:space="preserve">. </w:t>
      </w:r>
    </w:p>
    <w:p w14:paraId="35A33196" w14:textId="2131D0B3" w:rsidR="00BE0AB3" w:rsidRDefault="00B51BA4" w:rsidP="00014F85">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This is already </w:t>
      </w:r>
      <w:r w:rsidR="003D6792">
        <w:rPr>
          <w:rFonts w:ascii="Times New Roman" w:hAnsi="Times New Roman" w:cs="Times New Roman"/>
          <w:sz w:val="24"/>
          <w:szCs w:val="24"/>
        </w:rPr>
        <w:t xml:space="preserve">a lived reality for </w:t>
      </w:r>
      <w:r w:rsidR="00F1554B">
        <w:rPr>
          <w:rFonts w:ascii="Times New Roman" w:hAnsi="Times New Roman" w:cs="Times New Roman"/>
          <w:sz w:val="24"/>
          <w:szCs w:val="24"/>
        </w:rPr>
        <w:t xml:space="preserve">school </w:t>
      </w:r>
      <w:r w:rsidR="00B85971">
        <w:rPr>
          <w:rFonts w:ascii="Times New Roman" w:hAnsi="Times New Roman" w:cs="Times New Roman"/>
          <w:sz w:val="24"/>
          <w:szCs w:val="24"/>
        </w:rPr>
        <w:t xml:space="preserve">children </w:t>
      </w:r>
      <w:r w:rsidR="00EC1B04">
        <w:rPr>
          <w:rFonts w:ascii="Times New Roman" w:hAnsi="Times New Roman" w:cs="Times New Roman"/>
          <w:sz w:val="24"/>
          <w:szCs w:val="24"/>
        </w:rPr>
        <w:t>(</w:t>
      </w:r>
      <w:bookmarkStart w:id="1" w:name="_Hlk104213221"/>
      <w:r w:rsidR="001C4F20" w:rsidRPr="00F35921">
        <w:rPr>
          <w:rFonts w:ascii="Times New Roman" w:hAnsi="Times New Roman" w:cs="Times New Roman"/>
          <w:sz w:val="24"/>
          <w:szCs w:val="24"/>
        </w:rPr>
        <w:t>Morales, 2021</w:t>
      </w:r>
      <w:bookmarkEnd w:id="1"/>
      <w:r w:rsidR="00EC1B04">
        <w:rPr>
          <w:rFonts w:ascii="Times New Roman" w:hAnsi="Times New Roman" w:cs="Times New Roman"/>
          <w:sz w:val="24"/>
          <w:szCs w:val="24"/>
        </w:rPr>
        <w:t xml:space="preserve">) </w:t>
      </w:r>
      <w:r w:rsidR="00B85971">
        <w:rPr>
          <w:rFonts w:ascii="Times New Roman" w:hAnsi="Times New Roman" w:cs="Times New Roman"/>
          <w:sz w:val="24"/>
          <w:szCs w:val="24"/>
        </w:rPr>
        <w:t xml:space="preserve">and </w:t>
      </w:r>
      <w:r>
        <w:rPr>
          <w:rFonts w:ascii="Times New Roman" w:hAnsi="Times New Roman" w:cs="Times New Roman"/>
          <w:sz w:val="24"/>
          <w:szCs w:val="24"/>
        </w:rPr>
        <w:t xml:space="preserve">journalists </w:t>
      </w:r>
      <w:r w:rsidR="00EC1B04">
        <w:rPr>
          <w:rFonts w:ascii="Times New Roman" w:hAnsi="Times New Roman" w:cs="Times New Roman"/>
          <w:sz w:val="24"/>
          <w:szCs w:val="24"/>
        </w:rPr>
        <w:t>(</w:t>
      </w:r>
      <w:r w:rsidR="001C4F20" w:rsidRPr="00F35921">
        <w:rPr>
          <w:rFonts w:ascii="Times New Roman" w:hAnsi="Times New Roman" w:cs="Times New Roman"/>
          <w:sz w:val="24"/>
          <w:szCs w:val="24"/>
        </w:rPr>
        <w:t>Ayyub, 2018</w:t>
      </w:r>
      <w:r w:rsidR="00EC1B04">
        <w:rPr>
          <w:rFonts w:ascii="Times New Roman" w:hAnsi="Times New Roman" w:cs="Times New Roman"/>
          <w:sz w:val="24"/>
          <w:szCs w:val="24"/>
        </w:rPr>
        <w:t xml:space="preserve">) </w:t>
      </w:r>
      <w:r w:rsidR="003D6792">
        <w:rPr>
          <w:rFonts w:ascii="Times New Roman" w:hAnsi="Times New Roman" w:cs="Times New Roman"/>
          <w:sz w:val="24"/>
          <w:szCs w:val="24"/>
        </w:rPr>
        <w:t xml:space="preserve">being </w:t>
      </w:r>
      <w:r w:rsidRPr="000A72DB">
        <w:rPr>
          <w:rFonts w:ascii="Times New Roman" w:hAnsi="Times New Roman" w:cs="Times New Roman"/>
          <w:sz w:val="24"/>
          <w:szCs w:val="24"/>
        </w:rPr>
        <w:t>cyberbull</w:t>
      </w:r>
      <w:r w:rsidR="003D6792">
        <w:rPr>
          <w:rFonts w:ascii="Times New Roman" w:hAnsi="Times New Roman" w:cs="Times New Roman"/>
          <w:sz w:val="24"/>
          <w:szCs w:val="24"/>
        </w:rPr>
        <w:t>ied</w:t>
      </w:r>
      <w:r w:rsidR="00B85971">
        <w:rPr>
          <w:rFonts w:ascii="Times New Roman" w:hAnsi="Times New Roman" w:cs="Times New Roman"/>
          <w:sz w:val="24"/>
          <w:szCs w:val="24"/>
        </w:rPr>
        <w:t xml:space="preserve"> via Deepfakes</w:t>
      </w:r>
      <w:r w:rsidR="00BE0AB3">
        <w:rPr>
          <w:rFonts w:ascii="Times New Roman" w:hAnsi="Times New Roman" w:cs="Times New Roman"/>
          <w:sz w:val="24"/>
          <w:szCs w:val="24"/>
        </w:rPr>
        <w:t xml:space="preserve">, </w:t>
      </w:r>
      <w:r>
        <w:rPr>
          <w:rFonts w:ascii="Times New Roman" w:hAnsi="Times New Roman" w:cs="Times New Roman"/>
          <w:sz w:val="24"/>
          <w:szCs w:val="24"/>
        </w:rPr>
        <w:t xml:space="preserve">women </w:t>
      </w:r>
      <w:r w:rsidR="00207BA1">
        <w:rPr>
          <w:rFonts w:ascii="Times New Roman" w:hAnsi="Times New Roman" w:cs="Times New Roman"/>
          <w:sz w:val="24"/>
          <w:szCs w:val="24"/>
        </w:rPr>
        <w:t xml:space="preserve">facing reputational and emotional harm from Deepfaked revenge porn </w:t>
      </w:r>
      <w:r>
        <w:rPr>
          <w:rFonts w:ascii="Times New Roman" w:hAnsi="Times New Roman" w:cs="Times New Roman"/>
          <w:sz w:val="24"/>
          <w:szCs w:val="24"/>
        </w:rPr>
        <w:t>(</w:t>
      </w:r>
      <w:r w:rsidR="001C4F20" w:rsidRPr="00F35921">
        <w:rPr>
          <w:rFonts w:ascii="Times New Roman" w:hAnsi="Times New Roman" w:cs="Times New Roman"/>
          <w:sz w:val="24"/>
          <w:szCs w:val="24"/>
        </w:rPr>
        <w:t>Hao, 2021</w:t>
      </w:r>
      <w:r>
        <w:rPr>
          <w:rFonts w:ascii="Times New Roman" w:hAnsi="Times New Roman" w:cs="Times New Roman"/>
          <w:sz w:val="24"/>
          <w:szCs w:val="24"/>
        </w:rPr>
        <w:t>)</w:t>
      </w:r>
      <w:r w:rsidR="00BE0AB3">
        <w:rPr>
          <w:rFonts w:ascii="Times New Roman" w:hAnsi="Times New Roman" w:cs="Times New Roman"/>
          <w:sz w:val="24"/>
          <w:szCs w:val="24"/>
        </w:rPr>
        <w:t xml:space="preserve">, and CEOs subject to </w:t>
      </w:r>
      <w:r w:rsidR="00BE0AB3" w:rsidRPr="000A72DB">
        <w:rPr>
          <w:rFonts w:ascii="Times New Roman" w:hAnsi="Times New Roman" w:cs="Times New Roman"/>
          <w:sz w:val="24"/>
          <w:szCs w:val="24"/>
        </w:rPr>
        <w:t>identity theft</w:t>
      </w:r>
      <w:r w:rsidR="00BE0AB3">
        <w:rPr>
          <w:rFonts w:ascii="Times New Roman" w:hAnsi="Times New Roman" w:cs="Times New Roman"/>
          <w:sz w:val="24"/>
          <w:szCs w:val="24"/>
        </w:rPr>
        <w:t xml:space="preserve"> and </w:t>
      </w:r>
      <w:r w:rsidR="00BE0AB3" w:rsidRPr="000A72DB">
        <w:rPr>
          <w:rFonts w:ascii="Times New Roman" w:hAnsi="Times New Roman" w:cs="Times New Roman"/>
          <w:sz w:val="24"/>
          <w:szCs w:val="24"/>
        </w:rPr>
        <w:t>fraud</w:t>
      </w:r>
      <w:r w:rsidR="00BE0AB3">
        <w:rPr>
          <w:rFonts w:ascii="Times New Roman" w:hAnsi="Times New Roman" w:cs="Times New Roman"/>
          <w:sz w:val="24"/>
          <w:szCs w:val="24"/>
        </w:rPr>
        <w:t xml:space="preserve"> </w:t>
      </w:r>
      <w:r w:rsidR="00BE0AB3">
        <w:rPr>
          <w:rFonts w:ascii="Times New Roman" w:hAnsi="Times New Roman" w:cs="Times New Roman"/>
          <w:sz w:val="24"/>
          <w:szCs w:val="24"/>
        </w:rPr>
        <w:lastRenderedPageBreak/>
        <w:t>(</w:t>
      </w:r>
      <w:r w:rsidR="00F1554B" w:rsidRPr="00F35921">
        <w:rPr>
          <w:rFonts w:ascii="Times New Roman" w:hAnsi="Times New Roman" w:cs="Times New Roman"/>
          <w:sz w:val="24"/>
          <w:szCs w:val="24"/>
        </w:rPr>
        <w:t>Stupp, 20</w:t>
      </w:r>
      <w:r w:rsidR="00D21620">
        <w:rPr>
          <w:rFonts w:ascii="Times New Roman" w:hAnsi="Times New Roman" w:cs="Times New Roman"/>
          <w:sz w:val="24"/>
          <w:szCs w:val="24"/>
        </w:rPr>
        <w:t>19</w:t>
      </w:r>
      <w:r w:rsidR="00BE0AB3">
        <w:rPr>
          <w:rFonts w:ascii="Times New Roman" w:hAnsi="Times New Roman" w:cs="Times New Roman"/>
          <w:sz w:val="24"/>
          <w:szCs w:val="24"/>
        </w:rPr>
        <w:t xml:space="preserve">). </w:t>
      </w:r>
      <w:r w:rsidR="003D6792">
        <w:rPr>
          <w:rFonts w:ascii="Times New Roman" w:hAnsi="Times New Roman" w:cs="Times New Roman"/>
          <w:sz w:val="24"/>
          <w:szCs w:val="24"/>
        </w:rPr>
        <w:t>T</w:t>
      </w:r>
      <w:r w:rsidR="00884831">
        <w:rPr>
          <w:rFonts w:ascii="Times New Roman" w:hAnsi="Times New Roman" w:cs="Times New Roman"/>
          <w:sz w:val="24"/>
          <w:szCs w:val="24"/>
        </w:rPr>
        <w:t xml:space="preserve">he rise of Deepfakes </w:t>
      </w:r>
      <w:r w:rsidR="003D6792">
        <w:rPr>
          <w:rFonts w:ascii="Times New Roman" w:hAnsi="Times New Roman" w:cs="Times New Roman"/>
          <w:sz w:val="24"/>
          <w:szCs w:val="24"/>
        </w:rPr>
        <w:t xml:space="preserve">brings with it </w:t>
      </w:r>
      <w:r w:rsidR="00884831">
        <w:rPr>
          <w:rFonts w:ascii="Times New Roman" w:hAnsi="Times New Roman" w:cs="Times New Roman"/>
          <w:sz w:val="24"/>
          <w:szCs w:val="24"/>
        </w:rPr>
        <w:t xml:space="preserve">an increased risk of </w:t>
      </w:r>
      <w:r w:rsidR="00207BA1">
        <w:rPr>
          <w:rFonts w:ascii="Times New Roman" w:hAnsi="Times New Roman" w:cs="Times New Roman"/>
          <w:sz w:val="24"/>
          <w:szCs w:val="24"/>
        </w:rPr>
        <w:t xml:space="preserve">citizen </w:t>
      </w:r>
      <w:r w:rsidR="00884831">
        <w:rPr>
          <w:rFonts w:ascii="Times New Roman" w:hAnsi="Times New Roman" w:cs="Times New Roman"/>
          <w:sz w:val="24"/>
          <w:szCs w:val="24"/>
        </w:rPr>
        <w:t>impersonation and online abuse</w:t>
      </w:r>
      <w:r w:rsidR="00F71C9D">
        <w:rPr>
          <w:rFonts w:ascii="Times New Roman" w:hAnsi="Times New Roman" w:cs="Times New Roman"/>
          <w:sz w:val="24"/>
          <w:szCs w:val="24"/>
        </w:rPr>
        <w:t xml:space="preserve">, especially </w:t>
      </w:r>
      <w:r w:rsidR="003D6792">
        <w:rPr>
          <w:rFonts w:ascii="Times New Roman" w:hAnsi="Times New Roman" w:cs="Times New Roman"/>
          <w:sz w:val="24"/>
          <w:szCs w:val="24"/>
        </w:rPr>
        <w:t xml:space="preserve">towards </w:t>
      </w:r>
      <w:r w:rsidR="00F71C9D">
        <w:rPr>
          <w:rFonts w:ascii="Times New Roman" w:hAnsi="Times New Roman" w:cs="Times New Roman"/>
          <w:sz w:val="24"/>
          <w:szCs w:val="24"/>
        </w:rPr>
        <w:t>the mo</w:t>
      </w:r>
      <w:r w:rsidR="004718D6">
        <w:rPr>
          <w:rFonts w:ascii="Times New Roman" w:hAnsi="Times New Roman" w:cs="Times New Roman"/>
          <w:sz w:val="24"/>
          <w:szCs w:val="24"/>
        </w:rPr>
        <w:t>re</w:t>
      </w:r>
      <w:r w:rsidR="00F71C9D">
        <w:rPr>
          <w:rFonts w:ascii="Times New Roman" w:hAnsi="Times New Roman" w:cs="Times New Roman"/>
          <w:sz w:val="24"/>
          <w:szCs w:val="24"/>
        </w:rPr>
        <w:t xml:space="preserve"> vulnerable members of society </w:t>
      </w:r>
      <w:r w:rsidR="00884831">
        <w:rPr>
          <w:rFonts w:ascii="Times New Roman" w:hAnsi="Times New Roman" w:cs="Times New Roman"/>
          <w:sz w:val="24"/>
          <w:szCs w:val="24"/>
        </w:rPr>
        <w:t xml:space="preserve">(e.g., </w:t>
      </w:r>
      <w:r w:rsidR="00F71C9D">
        <w:rPr>
          <w:rFonts w:ascii="Times New Roman" w:hAnsi="Times New Roman" w:cs="Times New Roman"/>
          <w:sz w:val="24"/>
          <w:szCs w:val="24"/>
        </w:rPr>
        <w:t xml:space="preserve">a </w:t>
      </w:r>
      <w:r w:rsidR="00F71C9D" w:rsidRPr="00A7572F">
        <w:rPr>
          <w:rFonts w:ascii="Times New Roman" w:hAnsi="Times New Roman" w:cs="Times New Roman"/>
          <w:sz w:val="24"/>
          <w:szCs w:val="24"/>
        </w:rPr>
        <w:t xml:space="preserve">cybercriminal </w:t>
      </w:r>
      <w:r w:rsidR="00F71C9D">
        <w:rPr>
          <w:rFonts w:ascii="Times New Roman" w:hAnsi="Times New Roman" w:cs="Times New Roman"/>
          <w:sz w:val="24"/>
          <w:szCs w:val="24"/>
        </w:rPr>
        <w:t xml:space="preserve">might pose as a family member in urgent need </w:t>
      </w:r>
      <w:r w:rsidR="003D6792">
        <w:rPr>
          <w:rFonts w:ascii="Times New Roman" w:hAnsi="Times New Roman" w:cs="Times New Roman"/>
          <w:sz w:val="24"/>
          <w:szCs w:val="24"/>
        </w:rPr>
        <w:t xml:space="preserve">in order to </w:t>
      </w:r>
      <w:r w:rsidR="00F71C9D">
        <w:rPr>
          <w:rFonts w:ascii="Times New Roman" w:hAnsi="Times New Roman" w:cs="Times New Roman"/>
          <w:sz w:val="24"/>
          <w:szCs w:val="24"/>
        </w:rPr>
        <w:t>extract money from elderly relative</w:t>
      </w:r>
      <w:r w:rsidR="003D6792">
        <w:rPr>
          <w:rFonts w:ascii="Times New Roman" w:hAnsi="Times New Roman" w:cs="Times New Roman"/>
          <w:sz w:val="24"/>
          <w:szCs w:val="24"/>
        </w:rPr>
        <w:t>s</w:t>
      </w:r>
      <w:r w:rsidR="00F71C9D">
        <w:rPr>
          <w:rFonts w:ascii="Times New Roman" w:hAnsi="Times New Roman" w:cs="Times New Roman"/>
          <w:sz w:val="24"/>
          <w:szCs w:val="24"/>
        </w:rPr>
        <w:t xml:space="preserve"> online</w:t>
      </w:r>
      <w:r w:rsidR="003D6792">
        <w:rPr>
          <w:rFonts w:ascii="Times New Roman" w:hAnsi="Times New Roman" w:cs="Times New Roman"/>
          <w:sz w:val="24"/>
          <w:szCs w:val="24"/>
        </w:rPr>
        <w:t xml:space="preserve">; </w:t>
      </w:r>
      <w:r w:rsidR="00681C33">
        <w:rPr>
          <w:rFonts w:ascii="Times New Roman" w:hAnsi="Times New Roman" w:cs="Times New Roman"/>
          <w:sz w:val="24"/>
          <w:szCs w:val="24"/>
        </w:rPr>
        <w:t xml:space="preserve">EU </w:t>
      </w:r>
      <w:r w:rsidR="00681C33" w:rsidRPr="00803897">
        <w:rPr>
          <w:rFonts w:ascii="Times New Roman" w:hAnsi="Times New Roman" w:cs="Times New Roman"/>
          <w:sz w:val="24"/>
          <w:szCs w:val="24"/>
        </w:rPr>
        <w:t>Commission</w:t>
      </w:r>
      <w:r w:rsidR="00681C33">
        <w:rPr>
          <w:rFonts w:ascii="Times New Roman" w:hAnsi="Times New Roman" w:cs="Times New Roman"/>
          <w:sz w:val="24"/>
          <w:szCs w:val="24"/>
        </w:rPr>
        <w:t>, 2018</w:t>
      </w:r>
      <w:r w:rsidR="00884831">
        <w:rPr>
          <w:rFonts w:ascii="Times New Roman" w:hAnsi="Times New Roman" w:cs="Times New Roman"/>
          <w:sz w:val="24"/>
          <w:szCs w:val="24"/>
        </w:rPr>
        <w:t>)</w:t>
      </w:r>
      <w:r w:rsidR="00F71C9D">
        <w:rPr>
          <w:rFonts w:ascii="Times New Roman" w:hAnsi="Times New Roman" w:cs="Times New Roman"/>
          <w:sz w:val="24"/>
          <w:szCs w:val="24"/>
        </w:rPr>
        <w:t xml:space="preserve">. </w:t>
      </w:r>
      <w:r w:rsidR="00207BA1">
        <w:rPr>
          <w:rFonts w:ascii="Times New Roman" w:hAnsi="Times New Roman" w:cs="Times New Roman"/>
          <w:sz w:val="24"/>
          <w:szCs w:val="24"/>
        </w:rPr>
        <w:t>As we noted at the outset, i</w:t>
      </w:r>
      <w:r w:rsidR="00107EFE">
        <w:rPr>
          <w:rFonts w:ascii="Times New Roman" w:hAnsi="Times New Roman" w:cs="Times New Roman"/>
          <w:sz w:val="24"/>
          <w:szCs w:val="24"/>
        </w:rPr>
        <w:t>nternational m</w:t>
      </w:r>
      <w:r w:rsidR="00245226">
        <w:rPr>
          <w:rFonts w:ascii="Times New Roman" w:hAnsi="Times New Roman" w:cs="Times New Roman"/>
          <w:sz w:val="24"/>
          <w:szCs w:val="24"/>
        </w:rPr>
        <w:t xml:space="preserve">edia outlets are </w:t>
      </w:r>
      <w:r w:rsidR="00107EFE">
        <w:rPr>
          <w:rFonts w:ascii="Times New Roman" w:hAnsi="Times New Roman" w:cs="Times New Roman"/>
          <w:sz w:val="24"/>
          <w:szCs w:val="24"/>
        </w:rPr>
        <w:t xml:space="preserve">already </w:t>
      </w:r>
      <w:r w:rsidR="00245226">
        <w:rPr>
          <w:rFonts w:ascii="Times New Roman" w:hAnsi="Times New Roman" w:cs="Times New Roman"/>
          <w:sz w:val="24"/>
          <w:szCs w:val="24"/>
        </w:rPr>
        <w:t>being targeted</w:t>
      </w:r>
      <w:r w:rsidR="00107EFE">
        <w:rPr>
          <w:rFonts w:ascii="Times New Roman" w:hAnsi="Times New Roman" w:cs="Times New Roman"/>
          <w:sz w:val="24"/>
          <w:szCs w:val="24"/>
        </w:rPr>
        <w:t xml:space="preserve">, </w:t>
      </w:r>
      <w:r w:rsidR="005641D7">
        <w:rPr>
          <w:rFonts w:ascii="Times New Roman" w:hAnsi="Times New Roman" w:cs="Times New Roman"/>
          <w:sz w:val="24"/>
          <w:szCs w:val="24"/>
        </w:rPr>
        <w:t xml:space="preserve">and </w:t>
      </w:r>
      <w:r w:rsidR="00207BA1">
        <w:rPr>
          <w:rFonts w:ascii="Times New Roman" w:hAnsi="Times New Roman" w:cs="Times New Roman"/>
          <w:sz w:val="24"/>
          <w:szCs w:val="24"/>
        </w:rPr>
        <w:t>social media platforms infected</w:t>
      </w:r>
      <w:r w:rsidR="005641D7">
        <w:rPr>
          <w:rFonts w:ascii="Times New Roman" w:hAnsi="Times New Roman" w:cs="Times New Roman"/>
          <w:sz w:val="24"/>
          <w:szCs w:val="24"/>
        </w:rPr>
        <w:t>,</w:t>
      </w:r>
      <w:r w:rsidR="00207BA1">
        <w:rPr>
          <w:rFonts w:ascii="Times New Roman" w:hAnsi="Times New Roman" w:cs="Times New Roman"/>
          <w:sz w:val="24"/>
          <w:szCs w:val="24"/>
        </w:rPr>
        <w:t xml:space="preserve"> by disinformation networks</w:t>
      </w:r>
      <w:r w:rsidR="00710926">
        <w:rPr>
          <w:rFonts w:ascii="Times New Roman" w:hAnsi="Times New Roman" w:cs="Times New Roman"/>
          <w:sz w:val="24"/>
          <w:szCs w:val="24"/>
        </w:rPr>
        <w:t xml:space="preserve"> comprised of </w:t>
      </w:r>
      <w:r w:rsidR="005641D7">
        <w:rPr>
          <w:rFonts w:ascii="Times New Roman" w:hAnsi="Times New Roman" w:cs="Times New Roman"/>
          <w:sz w:val="24"/>
          <w:szCs w:val="24"/>
        </w:rPr>
        <w:t>AI-generated personas</w:t>
      </w:r>
      <w:r w:rsidR="003D6792">
        <w:rPr>
          <w:rFonts w:ascii="Times New Roman" w:hAnsi="Times New Roman" w:cs="Times New Roman"/>
          <w:sz w:val="24"/>
          <w:szCs w:val="24"/>
        </w:rPr>
        <w:t xml:space="preserve"> of ‘normal’ people</w:t>
      </w:r>
      <w:r w:rsidR="005641D7">
        <w:rPr>
          <w:rFonts w:ascii="Times New Roman" w:hAnsi="Times New Roman" w:cs="Times New Roman"/>
          <w:sz w:val="24"/>
          <w:szCs w:val="24"/>
        </w:rPr>
        <w:t>.</w:t>
      </w:r>
      <w:r w:rsidR="00710926">
        <w:rPr>
          <w:rFonts w:ascii="Times New Roman" w:hAnsi="Times New Roman" w:cs="Times New Roman"/>
          <w:sz w:val="24"/>
          <w:szCs w:val="24"/>
        </w:rPr>
        <w:t xml:space="preserve"> </w:t>
      </w:r>
    </w:p>
    <w:p w14:paraId="5AAC33E2" w14:textId="5D522F09" w:rsidR="006474A9" w:rsidRDefault="003D6792" w:rsidP="00746CBB">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With the above in mind, we </w:t>
      </w:r>
      <w:r w:rsidR="00A177C9">
        <w:rPr>
          <w:rFonts w:ascii="Times New Roman" w:hAnsi="Times New Roman" w:cs="Times New Roman"/>
          <w:sz w:val="24"/>
          <w:szCs w:val="24"/>
        </w:rPr>
        <w:t xml:space="preserve">set </w:t>
      </w:r>
      <w:r w:rsidR="000349EA">
        <w:rPr>
          <w:rFonts w:ascii="Times New Roman" w:hAnsi="Times New Roman" w:cs="Times New Roman"/>
          <w:sz w:val="24"/>
          <w:szCs w:val="24"/>
        </w:rPr>
        <w:t xml:space="preserve">out to answer </w:t>
      </w:r>
      <w:r w:rsidR="00666C5F">
        <w:rPr>
          <w:rFonts w:ascii="Times New Roman" w:hAnsi="Times New Roman" w:cs="Times New Roman"/>
          <w:sz w:val="24"/>
          <w:szCs w:val="24"/>
        </w:rPr>
        <w:t xml:space="preserve">three </w:t>
      </w:r>
      <w:r w:rsidR="00A177C9">
        <w:rPr>
          <w:rFonts w:ascii="Times New Roman" w:hAnsi="Times New Roman" w:cs="Times New Roman"/>
          <w:sz w:val="24"/>
          <w:szCs w:val="24"/>
        </w:rPr>
        <w:t>question</w:t>
      </w:r>
      <w:r w:rsidR="00666C5F">
        <w:rPr>
          <w:rFonts w:ascii="Times New Roman" w:hAnsi="Times New Roman" w:cs="Times New Roman"/>
          <w:sz w:val="24"/>
          <w:szCs w:val="24"/>
        </w:rPr>
        <w:t>s.</w:t>
      </w:r>
      <w:r w:rsidR="00A177C9">
        <w:rPr>
          <w:rFonts w:ascii="Times New Roman" w:hAnsi="Times New Roman" w:cs="Times New Roman"/>
          <w:sz w:val="24"/>
          <w:szCs w:val="24"/>
        </w:rPr>
        <w:t xml:space="preserve"> </w:t>
      </w:r>
      <w:r w:rsidR="00666C5F">
        <w:rPr>
          <w:rFonts w:ascii="Times New Roman" w:hAnsi="Times New Roman" w:cs="Times New Roman"/>
          <w:sz w:val="24"/>
          <w:szCs w:val="24"/>
        </w:rPr>
        <w:t xml:space="preserve">First, </w:t>
      </w:r>
      <w:r w:rsidR="00CB5CA7">
        <w:rPr>
          <w:rFonts w:ascii="Times New Roman" w:hAnsi="Times New Roman" w:cs="Times New Roman"/>
          <w:sz w:val="24"/>
          <w:szCs w:val="24"/>
        </w:rPr>
        <w:t xml:space="preserve">how </w:t>
      </w:r>
      <w:r w:rsidR="00105B22">
        <w:rPr>
          <w:rFonts w:ascii="Times New Roman" w:hAnsi="Times New Roman" w:cs="Times New Roman"/>
          <w:sz w:val="24"/>
          <w:szCs w:val="24"/>
        </w:rPr>
        <w:t xml:space="preserve">effective </w:t>
      </w:r>
      <w:r w:rsidR="00A177C9">
        <w:rPr>
          <w:rFonts w:ascii="Times New Roman" w:hAnsi="Times New Roman" w:cs="Times New Roman"/>
          <w:sz w:val="24"/>
          <w:szCs w:val="24"/>
        </w:rPr>
        <w:t xml:space="preserve">are </w:t>
      </w:r>
      <w:r w:rsidR="00105B22">
        <w:rPr>
          <w:rFonts w:ascii="Times New Roman" w:hAnsi="Times New Roman" w:cs="Times New Roman"/>
          <w:sz w:val="24"/>
          <w:szCs w:val="24"/>
        </w:rPr>
        <w:t xml:space="preserve">Deepfakes </w:t>
      </w:r>
      <w:r w:rsidR="00A177C9">
        <w:rPr>
          <w:rFonts w:ascii="Times New Roman" w:hAnsi="Times New Roman" w:cs="Times New Roman"/>
          <w:sz w:val="24"/>
          <w:szCs w:val="24"/>
        </w:rPr>
        <w:t xml:space="preserve">in </w:t>
      </w:r>
      <w:r w:rsidR="002656FC">
        <w:rPr>
          <w:rFonts w:ascii="Times New Roman" w:hAnsi="Times New Roman" w:cs="Times New Roman"/>
          <w:sz w:val="24"/>
          <w:szCs w:val="24"/>
        </w:rPr>
        <w:t>bias</w:t>
      </w:r>
      <w:r w:rsidR="00A177C9">
        <w:rPr>
          <w:rFonts w:ascii="Times New Roman" w:hAnsi="Times New Roman" w:cs="Times New Roman"/>
          <w:sz w:val="24"/>
          <w:szCs w:val="24"/>
        </w:rPr>
        <w:t>ing</w:t>
      </w:r>
      <w:r w:rsidR="002656FC">
        <w:rPr>
          <w:rFonts w:ascii="Times New Roman" w:hAnsi="Times New Roman" w:cs="Times New Roman"/>
          <w:sz w:val="24"/>
          <w:szCs w:val="24"/>
        </w:rPr>
        <w:t xml:space="preserve"> our </w:t>
      </w:r>
      <w:r w:rsidR="00CB5CA7">
        <w:rPr>
          <w:rFonts w:ascii="Times New Roman" w:hAnsi="Times New Roman" w:cs="Times New Roman"/>
          <w:sz w:val="24"/>
          <w:szCs w:val="24"/>
        </w:rPr>
        <w:t>implicit and explicit</w:t>
      </w:r>
      <w:r w:rsidR="00A95DF8">
        <w:rPr>
          <w:rFonts w:ascii="Times New Roman" w:hAnsi="Times New Roman" w:cs="Times New Roman"/>
          <w:sz w:val="24"/>
          <w:szCs w:val="24"/>
        </w:rPr>
        <w:t xml:space="preserve"> attitudes towards people we are meeting for the first time</w:t>
      </w:r>
      <w:r w:rsidR="00A177C9">
        <w:rPr>
          <w:rFonts w:ascii="Times New Roman" w:hAnsi="Times New Roman" w:cs="Times New Roman"/>
          <w:sz w:val="24"/>
          <w:szCs w:val="24"/>
        </w:rPr>
        <w:t>?</w:t>
      </w:r>
      <w:r w:rsidR="00105B22">
        <w:rPr>
          <w:rFonts w:ascii="Times New Roman" w:hAnsi="Times New Roman" w:cs="Times New Roman"/>
          <w:sz w:val="24"/>
          <w:szCs w:val="24"/>
        </w:rPr>
        <w:t xml:space="preserve"> </w:t>
      </w:r>
      <w:r w:rsidR="00C93559">
        <w:rPr>
          <w:rFonts w:ascii="Times New Roman" w:hAnsi="Times New Roman" w:cs="Times New Roman"/>
          <w:sz w:val="24"/>
          <w:szCs w:val="24"/>
        </w:rPr>
        <w:t xml:space="preserve">Despite a widespread belief that Deepfakes can shift attitudes, </w:t>
      </w:r>
      <w:r w:rsidR="00666C5F">
        <w:rPr>
          <w:rFonts w:ascii="Times New Roman" w:hAnsi="Times New Roman" w:cs="Times New Roman"/>
          <w:sz w:val="24"/>
          <w:szCs w:val="24"/>
        </w:rPr>
        <w:t xml:space="preserve">only </w:t>
      </w:r>
      <w:r w:rsidR="009A11FF">
        <w:rPr>
          <w:rFonts w:ascii="Times New Roman" w:hAnsi="Times New Roman" w:cs="Times New Roman"/>
          <w:sz w:val="24"/>
          <w:szCs w:val="24"/>
        </w:rPr>
        <w:t xml:space="preserve">one </w:t>
      </w:r>
      <w:r w:rsidR="007466AB">
        <w:rPr>
          <w:rFonts w:ascii="Times New Roman" w:hAnsi="Times New Roman" w:cs="Times New Roman"/>
          <w:sz w:val="24"/>
          <w:szCs w:val="24"/>
        </w:rPr>
        <w:t xml:space="preserve">study has </w:t>
      </w:r>
      <w:r w:rsidR="00C93559">
        <w:rPr>
          <w:rFonts w:ascii="Times New Roman" w:hAnsi="Times New Roman" w:cs="Times New Roman"/>
          <w:sz w:val="24"/>
          <w:szCs w:val="24"/>
        </w:rPr>
        <w:t xml:space="preserve">empirically </w:t>
      </w:r>
      <w:r w:rsidR="007466AB">
        <w:rPr>
          <w:rFonts w:ascii="Times New Roman" w:hAnsi="Times New Roman" w:cs="Times New Roman"/>
          <w:sz w:val="24"/>
          <w:szCs w:val="24"/>
        </w:rPr>
        <w:t xml:space="preserve">examined </w:t>
      </w:r>
      <w:r w:rsidR="00C93559">
        <w:rPr>
          <w:rFonts w:ascii="Times New Roman" w:hAnsi="Times New Roman" w:cs="Times New Roman"/>
          <w:sz w:val="24"/>
          <w:szCs w:val="24"/>
        </w:rPr>
        <w:t xml:space="preserve">this issue </w:t>
      </w:r>
      <w:r w:rsidR="00A95DF8">
        <w:rPr>
          <w:rFonts w:ascii="Times New Roman" w:hAnsi="Times New Roman" w:cs="Times New Roman"/>
          <w:sz w:val="24"/>
          <w:szCs w:val="24"/>
        </w:rPr>
        <w:t>so far</w:t>
      </w:r>
      <w:r w:rsidR="00C72AF8">
        <w:rPr>
          <w:rFonts w:ascii="Times New Roman" w:hAnsi="Times New Roman" w:cs="Times New Roman"/>
          <w:sz w:val="24"/>
          <w:szCs w:val="24"/>
        </w:rPr>
        <w:t>,</w:t>
      </w:r>
      <w:r w:rsidR="007466AB">
        <w:rPr>
          <w:rFonts w:ascii="Times New Roman" w:hAnsi="Times New Roman" w:cs="Times New Roman"/>
          <w:sz w:val="24"/>
          <w:szCs w:val="24"/>
        </w:rPr>
        <w:t xml:space="preserve"> and </w:t>
      </w:r>
      <w:r w:rsidR="00C72AF8">
        <w:rPr>
          <w:rFonts w:ascii="Times New Roman" w:hAnsi="Times New Roman" w:cs="Times New Roman"/>
          <w:sz w:val="24"/>
          <w:szCs w:val="24"/>
        </w:rPr>
        <w:t xml:space="preserve">it </w:t>
      </w:r>
      <w:r w:rsidR="005A7F0E">
        <w:rPr>
          <w:rFonts w:ascii="Times New Roman" w:hAnsi="Times New Roman" w:cs="Times New Roman"/>
          <w:sz w:val="24"/>
          <w:szCs w:val="24"/>
        </w:rPr>
        <w:t xml:space="preserve">did so while </w:t>
      </w:r>
      <w:r w:rsidR="007466AB">
        <w:rPr>
          <w:rFonts w:ascii="Times New Roman" w:hAnsi="Times New Roman" w:cs="Times New Roman"/>
          <w:sz w:val="24"/>
          <w:szCs w:val="24"/>
        </w:rPr>
        <w:t>focus</w:t>
      </w:r>
      <w:r w:rsidR="005A7F0E">
        <w:rPr>
          <w:rFonts w:ascii="Times New Roman" w:hAnsi="Times New Roman" w:cs="Times New Roman"/>
          <w:sz w:val="24"/>
          <w:szCs w:val="24"/>
        </w:rPr>
        <w:t>ing</w:t>
      </w:r>
      <w:r w:rsidR="007466AB">
        <w:rPr>
          <w:rFonts w:ascii="Times New Roman" w:hAnsi="Times New Roman" w:cs="Times New Roman"/>
          <w:sz w:val="24"/>
          <w:szCs w:val="24"/>
        </w:rPr>
        <w:t xml:space="preserve"> on a </w:t>
      </w:r>
      <w:r w:rsidR="005A7F0E">
        <w:rPr>
          <w:rFonts w:ascii="Times New Roman" w:hAnsi="Times New Roman" w:cs="Times New Roman"/>
          <w:sz w:val="24"/>
          <w:szCs w:val="24"/>
        </w:rPr>
        <w:t>well-</w:t>
      </w:r>
      <w:r w:rsidR="007466AB">
        <w:rPr>
          <w:rFonts w:ascii="Times New Roman" w:hAnsi="Times New Roman" w:cs="Times New Roman"/>
          <w:sz w:val="24"/>
          <w:szCs w:val="24"/>
        </w:rPr>
        <w:t>known individual (politician), explicit (</w:t>
      </w:r>
      <w:r w:rsidR="005A7F0E">
        <w:rPr>
          <w:rFonts w:ascii="Times New Roman" w:hAnsi="Times New Roman" w:cs="Times New Roman"/>
          <w:sz w:val="24"/>
          <w:szCs w:val="24"/>
        </w:rPr>
        <w:t xml:space="preserve">but </w:t>
      </w:r>
      <w:r w:rsidR="007466AB">
        <w:rPr>
          <w:rFonts w:ascii="Times New Roman" w:hAnsi="Times New Roman" w:cs="Times New Roman"/>
          <w:sz w:val="24"/>
          <w:szCs w:val="24"/>
        </w:rPr>
        <w:t xml:space="preserve">not implicit) attitudes, </w:t>
      </w:r>
      <w:r w:rsidR="00C72AF8">
        <w:rPr>
          <w:rFonts w:ascii="Times New Roman" w:hAnsi="Times New Roman" w:cs="Times New Roman"/>
          <w:sz w:val="24"/>
          <w:szCs w:val="24"/>
        </w:rPr>
        <w:t xml:space="preserve">and on </w:t>
      </w:r>
      <w:r w:rsidR="005A7F0E">
        <w:rPr>
          <w:rFonts w:ascii="Times New Roman" w:hAnsi="Times New Roman" w:cs="Times New Roman"/>
          <w:sz w:val="24"/>
          <w:szCs w:val="24"/>
        </w:rPr>
        <w:t xml:space="preserve">a </w:t>
      </w:r>
      <w:r w:rsidR="00C72AF8">
        <w:rPr>
          <w:rFonts w:ascii="Times New Roman" w:hAnsi="Times New Roman" w:cs="Times New Roman"/>
          <w:sz w:val="24"/>
          <w:szCs w:val="24"/>
        </w:rPr>
        <w:t xml:space="preserve">highly </w:t>
      </w:r>
      <w:r w:rsidR="007466AB">
        <w:rPr>
          <w:rFonts w:ascii="Times New Roman" w:hAnsi="Times New Roman" w:cs="Times New Roman"/>
          <w:sz w:val="24"/>
          <w:szCs w:val="24"/>
        </w:rPr>
        <w:t xml:space="preserve">specific </w:t>
      </w:r>
      <w:r w:rsidR="005A7F0E">
        <w:rPr>
          <w:rFonts w:ascii="Times New Roman" w:hAnsi="Times New Roman" w:cs="Times New Roman"/>
          <w:sz w:val="24"/>
          <w:szCs w:val="24"/>
        </w:rPr>
        <w:t xml:space="preserve">topic </w:t>
      </w:r>
      <w:r w:rsidR="007466AB">
        <w:rPr>
          <w:rFonts w:ascii="Times New Roman" w:hAnsi="Times New Roman" w:cs="Times New Roman"/>
          <w:sz w:val="24"/>
          <w:szCs w:val="24"/>
        </w:rPr>
        <w:t xml:space="preserve">(Christian political </w:t>
      </w:r>
      <w:r w:rsidR="005A7F0E">
        <w:rPr>
          <w:rFonts w:ascii="Times New Roman" w:hAnsi="Times New Roman" w:cs="Times New Roman"/>
          <w:sz w:val="24"/>
          <w:szCs w:val="24"/>
        </w:rPr>
        <w:t>statements</w:t>
      </w:r>
      <w:r w:rsidR="007466AB">
        <w:rPr>
          <w:rFonts w:ascii="Times New Roman" w:hAnsi="Times New Roman" w:cs="Times New Roman"/>
          <w:sz w:val="24"/>
          <w:szCs w:val="24"/>
        </w:rPr>
        <w:t>)</w:t>
      </w:r>
      <w:r w:rsidR="000349EA">
        <w:rPr>
          <w:rFonts w:ascii="Times New Roman" w:hAnsi="Times New Roman" w:cs="Times New Roman"/>
          <w:sz w:val="24"/>
          <w:szCs w:val="24"/>
        </w:rPr>
        <w:t xml:space="preserve"> (</w:t>
      </w:r>
      <w:proofErr w:type="spellStart"/>
      <w:r w:rsidR="000349EA" w:rsidRPr="000349EA">
        <w:rPr>
          <w:rFonts w:ascii="Times New Roman" w:hAnsi="Times New Roman" w:cs="Times New Roman"/>
          <w:sz w:val="24"/>
          <w:szCs w:val="24"/>
        </w:rPr>
        <w:t>Dobber</w:t>
      </w:r>
      <w:proofErr w:type="spellEnd"/>
      <w:r w:rsidR="000349EA" w:rsidRPr="000349EA">
        <w:rPr>
          <w:rFonts w:ascii="Times New Roman" w:hAnsi="Times New Roman" w:cs="Times New Roman"/>
          <w:sz w:val="24"/>
          <w:szCs w:val="24"/>
        </w:rPr>
        <w:t xml:space="preserve"> et al., 2021</w:t>
      </w:r>
      <w:r w:rsidR="000349EA">
        <w:rPr>
          <w:rFonts w:ascii="Times New Roman" w:hAnsi="Times New Roman" w:cs="Times New Roman"/>
          <w:sz w:val="24"/>
          <w:szCs w:val="24"/>
        </w:rPr>
        <w:t>)</w:t>
      </w:r>
      <w:r w:rsidR="005A7F0E">
        <w:rPr>
          <w:rFonts w:ascii="Times New Roman" w:hAnsi="Times New Roman" w:cs="Times New Roman"/>
          <w:sz w:val="24"/>
          <w:szCs w:val="24"/>
        </w:rPr>
        <w:t>.</w:t>
      </w:r>
      <w:r w:rsidR="009A11FF">
        <w:rPr>
          <w:rFonts w:ascii="Times New Roman" w:hAnsi="Times New Roman" w:cs="Times New Roman"/>
          <w:sz w:val="24"/>
          <w:szCs w:val="24"/>
        </w:rPr>
        <w:t xml:space="preserve"> </w:t>
      </w:r>
      <w:r w:rsidR="000349EA">
        <w:rPr>
          <w:rStyle w:val="FootnoteReference"/>
          <w:rFonts w:ascii="Times New Roman" w:hAnsi="Times New Roman" w:cs="Times New Roman"/>
          <w:sz w:val="24"/>
          <w:szCs w:val="24"/>
        </w:rPr>
        <w:footnoteReference w:id="4"/>
      </w:r>
      <w:r w:rsidR="005A7F0E">
        <w:rPr>
          <w:rFonts w:ascii="Times New Roman" w:hAnsi="Times New Roman" w:cs="Times New Roman"/>
          <w:sz w:val="24"/>
          <w:szCs w:val="24"/>
        </w:rPr>
        <w:t xml:space="preserve"> </w:t>
      </w:r>
      <w:r w:rsidR="00A95DF8">
        <w:rPr>
          <w:rFonts w:ascii="Times New Roman" w:hAnsi="Times New Roman" w:cs="Times New Roman"/>
          <w:sz w:val="24"/>
          <w:szCs w:val="24"/>
        </w:rPr>
        <w:t>I</w:t>
      </w:r>
      <w:r w:rsidR="006412C4">
        <w:rPr>
          <w:rFonts w:ascii="Times New Roman" w:hAnsi="Times New Roman" w:cs="Times New Roman"/>
          <w:sz w:val="24"/>
          <w:szCs w:val="24"/>
        </w:rPr>
        <w:t xml:space="preserve">t remains to be seen if </w:t>
      </w:r>
      <w:r w:rsidR="006412C4" w:rsidRPr="00823218">
        <w:rPr>
          <w:rFonts w:ascii="Times New Roman" w:hAnsi="Times New Roman" w:cs="Times New Roman"/>
          <w:sz w:val="24"/>
          <w:szCs w:val="24"/>
        </w:rPr>
        <w:t>a single brief exposure to Deepfake</w:t>
      </w:r>
      <w:r w:rsidR="006412C4">
        <w:rPr>
          <w:rFonts w:ascii="Times New Roman" w:hAnsi="Times New Roman" w:cs="Times New Roman"/>
          <w:sz w:val="24"/>
          <w:szCs w:val="24"/>
        </w:rPr>
        <w:t>d</w:t>
      </w:r>
      <w:r w:rsidR="006412C4" w:rsidRPr="00823218">
        <w:rPr>
          <w:rFonts w:ascii="Times New Roman" w:hAnsi="Times New Roman" w:cs="Times New Roman"/>
          <w:sz w:val="24"/>
          <w:szCs w:val="24"/>
        </w:rPr>
        <w:t xml:space="preserve"> </w:t>
      </w:r>
      <w:r w:rsidR="006412C4">
        <w:rPr>
          <w:rFonts w:ascii="Times New Roman" w:hAnsi="Times New Roman" w:cs="Times New Roman"/>
          <w:sz w:val="24"/>
          <w:szCs w:val="24"/>
        </w:rPr>
        <w:t xml:space="preserve">online content </w:t>
      </w:r>
      <w:r w:rsidR="00A95DF8">
        <w:rPr>
          <w:rFonts w:ascii="Times New Roman" w:hAnsi="Times New Roman" w:cs="Times New Roman"/>
          <w:sz w:val="24"/>
          <w:szCs w:val="24"/>
        </w:rPr>
        <w:t xml:space="preserve">is capable of </w:t>
      </w:r>
      <w:r w:rsidR="006412C4" w:rsidRPr="00823218">
        <w:rPr>
          <w:rFonts w:ascii="Times New Roman" w:hAnsi="Times New Roman" w:cs="Times New Roman"/>
          <w:sz w:val="24"/>
          <w:szCs w:val="24"/>
        </w:rPr>
        <w:t>manipulat</w:t>
      </w:r>
      <w:r w:rsidR="00A95DF8">
        <w:rPr>
          <w:rFonts w:ascii="Times New Roman" w:hAnsi="Times New Roman" w:cs="Times New Roman"/>
          <w:sz w:val="24"/>
          <w:szCs w:val="24"/>
        </w:rPr>
        <w:t>ing</w:t>
      </w:r>
      <w:r w:rsidR="006412C4" w:rsidRPr="00823218">
        <w:rPr>
          <w:rFonts w:ascii="Times New Roman" w:hAnsi="Times New Roman" w:cs="Times New Roman"/>
          <w:sz w:val="24"/>
          <w:szCs w:val="24"/>
        </w:rPr>
        <w:t xml:space="preserve"> </w:t>
      </w:r>
      <w:r w:rsidR="006412C4">
        <w:rPr>
          <w:rFonts w:ascii="Times New Roman" w:hAnsi="Times New Roman" w:cs="Times New Roman"/>
          <w:sz w:val="24"/>
          <w:szCs w:val="24"/>
        </w:rPr>
        <w:t xml:space="preserve">implicit </w:t>
      </w:r>
      <w:r w:rsidR="00014F85">
        <w:rPr>
          <w:rFonts w:ascii="Times New Roman" w:hAnsi="Times New Roman" w:cs="Times New Roman"/>
          <w:sz w:val="24"/>
          <w:szCs w:val="24"/>
        </w:rPr>
        <w:t xml:space="preserve">and explicit </w:t>
      </w:r>
      <w:r w:rsidR="00A95DF8">
        <w:rPr>
          <w:rFonts w:ascii="Times New Roman" w:hAnsi="Times New Roman" w:cs="Times New Roman"/>
          <w:sz w:val="24"/>
          <w:szCs w:val="24"/>
        </w:rPr>
        <w:t xml:space="preserve">first impressions of </w:t>
      </w:r>
      <w:r w:rsidR="004718D6">
        <w:rPr>
          <w:rFonts w:ascii="Times New Roman" w:hAnsi="Times New Roman" w:cs="Times New Roman"/>
          <w:sz w:val="24"/>
          <w:szCs w:val="24"/>
        </w:rPr>
        <w:t>members of the general public</w:t>
      </w:r>
      <w:r w:rsidR="006412C4">
        <w:rPr>
          <w:rFonts w:ascii="Times New Roman" w:hAnsi="Times New Roman" w:cs="Times New Roman"/>
          <w:sz w:val="24"/>
          <w:szCs w:val="24"/>
        </w:rPr>
        <w:t>.</w:t>
      </w:r>
      <w:r w:rsidR="006A0F7B">
        <w:rPr>
          <w:rFonts w:ascii="Times New Roman" w:hAnsi="Times New Roman" w:cs="Times New Roman"/>
          <w:sz w:val="24"/>
          <w:szCs w:val="24"/>
        </w:rPr>
        <w:t xml:space="preserve"> </w:t>
      </w:r>
      <w:r w:rsidR="00666C5F">
        <w:rPr>
          <w:rFonts w:ascii="Times New Roman" w:hAnsi="Times New Roman" w:cs="Times New Roman"/>
          <w:sz w:val="24"/>
          <w:szCs w:val="24"/>
        </w:rPr>
        <w:t>Second</w:t>
      </w:r>
      <w:r w:rsidR="00014F85">
        <w:rPr>
          <w:rFonts w:ascii="Times New Roman" w:hAnsi="Times New Roman" w:cs="Times New Roman"/>
          <w:sz w:val="24"/>
          <w:szCs w:val="24"/>
        </w:rPr>
        <w:t xml:space="preserve">, several studies have </w:t>
      </w:r>
      <w:r w:rsidR="00666C5F">
        <w:rPr>
          <w:rFonts w:ascii="Times New Roman" w:hAnsi="Times New Roman" w:cs="Times New Roman"/>
          <w:sz w:val="24"/>
          <w:szCs w:val="24"/>
        </w:rPr>
        <w:t xml:space="preserve">examined </w:t>
      </w:r>
      <w:r w:rsidR="00014F85">
        <w:rPr>
          <w:rFonts w:ascii="Times New Roman" w:hAnsi="Times New Roman" w:cs="Times New Roman"/>
          <w:sz w:val="24"/>
          <w:szCs w:val="24"/>
        </w:rPr>
        <w:t xml:space="preserve">the viral side of Deepfakes (i.e., their intentions to share content </w:t>
      </w:r>
      <w:r w:rsidR="0073421E">
        <w:rPr>
          <w:rFonts w:ascii="Times New Roman" w:hAnsi="Times New Roman" w:cs="Times New Roman"/>
          <w:sz w:val="24"/>
          <w:szCs w:val="24"/>
        </w:rPr>
        <w:t xml:space="preserve">of known individuals </w:t>
      </w:r>
      <w:r w:rsidR="00014F85">
        <w:rPr>
          <w:rFonts w:ascii="Times New Roman" w:hAnsi="Times New Roman" w:cs="Times New Roman"/>
          <w:sz w:val="24"/>
          <w:szCs w:val="24"/>
        </w:rPr>
        <w:t xml:space="preserve">with others on social media </w:t>
      </w:r>
      <w:r w:rsidR="0073421E">
        <w:rPr>
          <w:rFonts w:ascii="Times New Roman" w:hAnsi="Times New Roman" w:cs="Times New Roman"/>
          <w:sz w:val="24"/>
          <w:szCs w:val="24"/>
        </w:rPr>
        <w:t xml:space="preserve">platforms). We </w:t>
      </w:r>
      <w:r w:rsidR="00666C5F">
        <w:rPr>
          <w:rFonts w:ascii="Times New Roman" w:hAnsi="Times New Roman" w:cs="Times New Roman"/>
          <w:sz w:val="24"/>
          <w:szCs w:val="24"/>
        </w:rPr>
        <w:t xml:space="preserve">were curious to know how readily </w:t>
      </w:r>
      <w:r w:rsidR="0073421E">
        <w:rPr>
          <w:rFonts w:ascii="Times New Roman" w:hAnsi="Times New Roman" w:cs="Times New Roman"/>
          <w:sz w:val="24"/>
          <w:szCs w:val="24"/>
        </w:rPr>
        <w:t xml:space="preserve">people </w:t>
      </w:r>
      <w:r w:rsidR="00666C5F">
        <w:rPr>
          <w:rFonts w:ascii="Times New Roman" w:hAnsi="Times New Roman" w:cs="Times New Roman"/>
          <w:sz w:val="24"/>
          <w:szCs w:val="24"/>
        </w:rPr>
        <w:t xml:space="preserve">would </w:t>
      </w:r>
      <w:r w:rsidR="0073421E">
        <w:rPr>
          <w:rFonts w:ascii="Times New Roman" w:hAnsi="Times New Roman" w:cs="Times New Roman"/>
          <w:sz w:val="24"/>
          <w:szCs w:val="24"/>
        </w:rPr>
        <w:t xml:space="preserve">share Deepfaked content of </w:t>
      </w:r>
      <w:r w:rsidR="005B3742">
        <w:rPr>
          <w:rFonts w:ascii="Times New Roman" w:hAnsi="Times New Roman" w:cs="Times New Roman"/>
          <w:sz w:val="24"/>
          <w:szCs w:val="24"/>
        </w:rPr>
        <w:t xml:space="preserve">novel </w:t>
      </w:r>
      <w:r w:rsidR="0073421E">
        <w:rPr>
          <w:rFonts w:ascii="Times New Roman" w:hAnsi="Times New Roman" w:cs="Times New Roman"/>
          <w:sz w:val="24"/>
          <w:szCs w:val="24"/>
        </w:rPr>
        <w:t xml:space="preserve">individuals. </w:t>
      </w:r>
      <w:r w:rsidR="00666C5F">
        <w:rPr>
          <w:rFonts w:ascii="Times New Roman" w:hAnsi="Times New Roman" w:cs="Times New Roman"/>
          <w:sz w:val="24"/>
          <w:szCs w:val="24"/>
        </w:rPr>
        <w:t>Third</w:t>
      </w:r>
      <w:r w:rsidR="0073421E">
        <w:rPr>
          <w:rFonts w:ascii="Times New Roman" w:hAnsi="Times New Roman" w:cs="Times New Roman"/>
          <w:sz w:val="24"/>
          <w:szCs w:val="24"/>
        </w:rPr>
        <w:t xml:space="preserve">, </w:t>
      </w:r>
      <w:r w:rsidR="00666C5F">
        <w:rPr>
          <w:rFonts w:ascii="Times New Roman" w:hAnsi="Times New Roman" w:cs="Times New Roman"/>
          <w:sz w:val="24"/>
          <w:szCs w:val="24"/>
        </w:rPr>
        <w:t>we examined how many people are aware that Deepfaking is possible (</w:t>
      </w:r>
      <w:r w:rsidR="00666C5F" w:rsidRPr="00666C5F">
        <w:rPr>
          <w:rFonts w:ascii="Times New Roman" w:hAnsi="Times New Roman" w:cs="Times New Roman"/>
          <w:i/>
          <w:iCs/>
          <w:sz w:val="24"/>
          <w:szCs w:val="24"/>
        </w:rPr>
        <w:t>awareness</w:t>
      </w:r>
      <w:r w:rsidR="00666C5F">
        <w:rPr>
          <w:rFonts w:ascii="Times New Roman" w:hAnsi="Times New Roman" w:cs="Times New Roman"/>
          <w:sz w:val="24"/>
          <w:szCs w:val="24"/>
        </w:rPr>
        <w:t xml:space="preserve">), and if they could detect </w:t>
      </w:r>
      <w:r w:rsidR="005B3742">
        <w:rPr>
          <w:rFonts w:ascii="Times New Roman" w:hAnsi="Times New Roman" w:cs="Times New Roman"/>
          <w:sz w:val="24"/>
          <w:szCs w:val="24"/>
        </w:rPr>
        <w:t xml:space="preserve">whether </w:t>
      </w:r>
      <w:r w:rsidR="00666C5F">
        <w:rPr>
          <w:rFonts w:ascii="Times New Roman" w:hAnsi="Times New Roman" w:cs="Times New Roman"/>
          <w:sz w:val="24"/>
          <w:szCs w:val="24"/>
        </w:rPr>
        <w:t>they had been exposed to one (</w:t>
      </w:r>
      <w:r w:rsidR="00666C5F" w:rsidRPr="00666C5F">
        <w:rPr>
          <w:rFonts w:ascii="Times New Roman" w:hAnsi="Times New Roman" w:cs="Times New Roman"/>
          <w:i/>
          <w:iCs/>
          <w:sz w:val="24"/>
          <w:szCs w:val="24"/>
        </w:rPr>
        <w:t>detection</w:t>
      </w:r>
      <w:r w:rsidR="00666C5F">
        <w:rPr>
          <w:rFonts w:ascii="Times New Roman" w:hAnsi="Times New Roman" w:cs="Times New Roman"/>
          <w:sz w:val="24"/>
          <w:szCs w:val="24"/>
        </w:rPr>
        <w:t xml:space="preserve">). We wanted to know if </w:t>
      </w:r>
      <w:r w:rsidR="0022245D" w:rsidRPr="00823218">
        <w:rPr>
          <w:rFonts w:ascii="Times New Roman" w:hAnsi="Times New Roman" w:cs="Times New Roman"/>
          <w:sz w:val="24"/>
          <w:szCs w:val="24"/>
        </w:rPr>
        <w:t>awareness and detect</w:t>
      </w:r>
      <w:r w:rsidR="005B3742">
        <w:rPr>
          <w:rFonts w:ascii="Times New Roman" w:hAnsi="Times New Roman" w:cs="Times New Roman"/>
          <w:sz w:val="24"/>
          <w:szCs w:val="24"/>
        </w:rPr>
        <w:t>ion</w:t>
      </w:r>
      <w:r w:rsidR="0022245D" w:rsidRPr="00823218">
        <w:rPr>
          <w:rFonts w:ascii="Times New Roman" w:hAnsi="Times New Roman" w:cs="Times New Roman"/>
          <w:sz w:val="24"/>
          <w:szCs w:val="24"/>
        </w:rPr>
        <w:t xml:space="preserve"> </w:t>
      </w:r>
      <w:r w:rsidR="005B3742">
        <w:rPr>
          <w:rFonts w:ascii="Times New Roman" w:hAnsi="Times New Roman" w:cs="Times New Roman"/>
          <w:sz w:val="24"/>
          <w:szCs w:val="24"/>
        </w:rPr>
        <w:t xml:space="preserve">would </w:t>
      </w:r>
      <w:r w:rsidR="00666C5F">
        <w:rPr>
          <w:rFonts w:ascii="Times New Roman" w:hAnsi="Times New Roman" w:cs="Times New Roman"/>
          <w:sz w:val="24"/>
          <w:szCs w:val="24"/>
        </w:rPr>
        <w:t xml:space="preserve">serve to </w:t>
      </w:r>
      <w:r w:rsidR="0022245D" w:rsidRPr="00823218">
        <w:rPr>
          <w:rFonts w:ascii="Times New Roman" w:hAnsi="Times New Roman" w:cs="Times New Roman"/>
          <w:sz w:val="24"/>
          <w:szCs w:val="24"/>
        </w:rPr>
        <w:t xml:space="preserve">immunize </w:t>
      </w:r>
      <w:r w:rsidR="005B3742">
        <w:rPr>
          <w:rFonts w:ascii="Times New Roman" w:hAnsi="Times New Roman" w:cs="Times New Roman"/>
          <w:sz w:val="24"/>
          <w:szCs w:val="24"/>
        </w:rPr>
        <w:t xml:space="preserve">them </w:t>
      </w:r>
      <w:r w:rsidR="0022245D" w:rsidRPr="00823218">
        <w:rPr>
          <w:rFonts w:ascii="Times New Roman" w:hAnsi="Times New Roman" w:cs="Times New Roman"/>
          <w:sz w:val="24"/>
          <w:szCs w:val="24"/>
        </w:rPr>
        <w:t xml:space="preserve">from </w:t>
      </w:r>
      <w:r w:rsidR="005B3742">
        <w:rPr>
          <w:rFonts w:ascii="Times New Roman" w:hAnsi="Times New Roman" w:cs="Times New Roman"/>
          <w:sz w:val="24"/>
          <w:szCs w:val="24"/>
        </w:rPr>
        <w:t xml:space="preserve">being </w:t>
      </w:r>
      <w:r w:rsidR="0022245D" w:rsidRPr="00823218">
        <w:rPr>
          <w:rFonts w:ascii="Times New Roman" w:hAnsi="Times New Roman" w:cs="Times New Roman"/>
          <w:sz w:val="24"/>
          <w:szCs w:val="24"/>
        </w:rPr>
        <w:t>influence</w:t>
      </w:r>
      <w:r w:rsidR="005B3742">
        <w:rPr>
          <w:rFonts w:ascii="Times New Roman" w:hAnsi="Times New Roman" w:cs="Times New Roman"/>
          <w:sz w:val="24"/>
          <w:szCs w:val="24"/>
        </w:rPr>
        <w:t>d by Deepfakes</w:t>
      </w:r>
      <w:r w:rsidR="00666C5F">
        <w:rPr>
          <w:rFonts w:ascii="Times New Roman" w:hAnsi="Times New Roman" w:cs="Times New Roman"/>
          <w:sz w:val="24"/>
          <w:szCs w:val="24"/>
        </w:rPr>
        <w:t>.</w:t>
      </w:r>
    </w:p>
    <w:p w14:paraId="4CA3F8E6" w14:textId="16446541" w:rsidR="006474A9" w:rsidRDefault="00027A96" w:rsidP="00471502">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To briefly preface what is to come, </w:t>
      </w:r>
      <w:r w:rsidR="00471502">
        <w:rPr>
          <w:rFonts w:ascii="Times New Roman" w:hAnsi="Times New Roman" w:cs="Times New Roman"/>
          <w:sz w:val="24"/>
          <w:szCs w:val="24"/>
        </w:rPr>
        <w:t xml:space="preserve">we first </w:t>
      </w:r>
      <w:r>
        <w:rPr>
          <w:rFonts w:ascii="Times New Roman" w:hAnsi="Times New Roman" w:cs="Times New Roman"/>
          <w:sz w:val="24"/>
          <w:szCs w:val="24"/>
        </w:rPr>
        <w:t xml:space="preserve">carried out </w:t>
      </w:r>
      <w:r w:rsidR="00B84963">
        <w:rPr>
          <w:rFonts w:ascii="Times New Roman" w:hAnsi="Times New Roman" w:cs="Times New Roman"/>
          <w:sz w:val="24"/>
          <w:szCs w:val="24"/>
        </w:rPr>
        <w:t xml:space="preserve">four pre-registered exploratory studies </w:t>
      </w:r>
      <w:r w:rsidR="00471502" w:rsidRPr="00833C18">
        <w:rPr>
          <w:rFonts w:ascii="Times New Roman" w:hAnsi="Times New Roman" w:cs="Times New Roman"/>
          <w:sz w:val="24"/>
          <w:szCs w:val="24"/>
        </w:rPr>
        <w:t xml:space="preserve">(N = </w:t>
      </w:r>
      <w:r w:rsidR="00471502">
        <w:rPr>
          <w:rFonts w:ascii="Times New Roman" w:hAnsi="Times New Roman" w:cs="Times New Roman"/>
          <w:sz w:val="24"/>
          <w:szCs w:val="24"/>
        </w:rPr>
        <w:t>1730</w:t>
      </w:r>
      <w:r w:rsidR="00471502" w:rsidRPr="00833C18">
        <w:rPr>
          <w:rFonts w:ascii="Times New Roman" w:hAnsi="Times New Roman" w:cs="Times New Roman"/>
          <w:sz w:val="24"/>
          <w:szCs w:val="24"/>
        </w:rPr>
        <w:t>)</w:t>
      </w:r>
      <w:r w:rsidR="00471502">
        <w:rPr>
          <w:rFonts w:ascii="Times New Roman" w:hAnsi="Times New Roman" w:cs="Times New Roman"/>
          <w:sz w:val="24"/>
          <w:szCs w:val="24"/>
        </w:rPr>
        <w:t xml:space="preserve"> </w:t>
      </w:r>
      <w:r>
        <w:rPr>
          <w:rFonts w:ascii="Times New Roman" w:hAnsi="Times New Roman" w:cs="Times New Roman"/>
          <w:sz w:val="24"/>
          <w:szCs w:val="24"/>
        </w:rPr>
        <w:t xml:space="preserve">to </w:t>
      </w:r>
      <w:r w:rsidR="00A0641D">
        <w:rPr>
          <w:rFonts w:ascii="Times New Roman" w:hAnsi="Times New Roman" w:cs="Times New Roman"/>
          <w:sz w:val="24"/>
          <w:szCs w:val="24"/>
        </w:rPr>
        <w:t xml:space="preserve">examine </w:t>
      </w:r>
      <w:r w:rsidR="00471502">
        <w:rPr>
          <w:rFonts w:ascii="Times New Roman" w:hAnsi="Times New Roman" w:cs="Times New Roman"/>
          <w:sz w:val="24"/>
          <w:szCs w:val="24"/>
        </w:rPr>
        <w:t xml:space="preserve">how different types of Deepfakes (video vs. audio) created via different methods (cut-and-paste vs. fabricate-from-scratch) </w:t>
      </w:r>
      <w:r w:rsidR="00B84963">
        <w:rPr>
          <w:rFonts w:ascii="Times New Roman" w:hAnsi="Times New Roman" w:cs="Times New Roman"/>
          <w:sz w:val="24"/>
          <w:szCs w:val="24"/>
        </w:rPr>
        <w:t>impact</w:t>
      </w:r>
      <w:r w:rsidR="00471502">
        <w:rPr>
          <w:rFonts w:ascii="Times New Roman" w:hAnsi="Times New Roman" w:cs="Times New Roman"/>
          <w:sz w:val="24"/>
          <w:szCs w:val="24"/>
        </w:rPr>
        <w:t>ed</w:t>
      </w:r>
      <w:r w:rsidR="00B84963">
        <w:rPr>
          <w:rFonts w:ascii="Times New Roman" w:hAnsi="Times New Roman" w:cs="Times New Roman"/>
          <w:sz w:val="24"/>
          <w:szCs w:val="24"/>
        </w:rPr>
        <w:t xml:space="preserve"> implicit attitudes, explicit attitudes, and </w:t>
      </w:r>
      <w:r w:rsidR="00201053">
        <w:rPr>
          <w:rFonts w:ascii="Times New Roman" w:hAnsi="Times New Roman" w:cs="Times New Roman"/>
          <w:sz w:val="24"/>
          <w:szCs w:val="24"/>
        </w:rPr>
        <w:t xml:space="preserve">sharing </w:t>
      </w:r>
      <w:r w:rsidR="00B84963">
        <w:rPr>
          <w:rFonts w:ascii="Times New Roman" w:hAnsi="Times New Roman" w:cs="Times New Roman"/>
          <w:sz w:val="24"/>
          <w:szCs w:val="24"/>
        </w:rPr>
        <w:t>intentions.</w:t>
      </w:r>
      <w:r w:rsidR="00471502">
        <w:rPr>
          <w:rFonts w:ascii="Times New Roman" w:hAnsi="Times New Roman" w:cs="Times New Roman"/>
          <w:sz w:val="24"/>
          <w:szCs w:val="24"/>
        </w:rPr>
        <w:t xml:space="preserve"> Thereafter, a high-powered confirmatory study</w:t>
      </w:r>
      <w:r w:rsidR="00F3356A">
        <w:rPr>
          <w:rFonts w:ascii="Times New Roman" w:hAnsi="Times New Roman" w:cs="Times New Roman"/>
          <w:sz w:val="24"/>
          <w:szCs w:val="24"/>
        </w:rPr>
        <w:t xml:space="preserve"> (N = </w:t>
      </w:r>
      <w:r w:rsidR="00F3356A" w:rsidRPr="00613A8D">
        <w:rPr>
          <w:rFonts w:ascii="Times New Roman" w:eastAsia="Calibri" w:hAnsi="Times New Roman" w:cs="Times New Roman"/>
          <w:sz w:val="24"/>
          <w:szCs w:val="24"/>
        </w:rPr>
        <w:lastRenderedPageBreak/>
        <w:t>635</w:t>
      </w:r>
      <w:r w:rsidR="00F3356A">
        <w:rPr>
          <w:rFonts w:ascii="Times New Roman" w:hAnsi="Times New Roman" w:cs="Times New Roman"/>
          <w:sz w:val="24"/>
          <w:szCs w:val="24"/>
        </w:rPr>
        <w:t>)</w:t>
      </w:r>
      <w:r w:rsidR="00471502">
        <w:rPr>
          <w:rFonts w:ascii="Times New Roman" w:hAnsi="Times New Roman" w:cs="Times New Roman"/>
          <w:sz w:val="24"/>
          <w:szCs w:val="24"/>
        </w:rPr>
        <w:t xml:space="preserve">, </w:t>
      </w:r>
      <w:r w:rsidR="00A0641D">
        <w:rPr>
          <w:rFonts w:ascii="Times New Roman" w:hAnsi="Times New Roman" w:cs="Times New Roman"/>
          <w:sz w:val="24"/>
          <w:szCs w:val="24"/>
        </w:rPr>
        <w:t xml:space="preserve">replicated </w:t>
      </w:r>
      <w:r>
        <w:rPr>
          <w:rFonts w:ascii="Times New Roman" w:hAnsi="Times New Roman" w:cs="Times New Roman"/>
          <w:sz w:val="24"/>
          <w:szCs w:val="24"/>
        </w:rPr>
        <w:t xml:space="preserve">our initial </w:t>
      </w:r>
      <w:r w:rsidR="00A0641D">
        <w:rPr>
          <w:rFonts w:ascii="Times New Roman" w:hAnsi="Times New Roman" w:cs="Times New Roman"/>
          <w:sz w:val="24"/>
          <w:szCs w:val="24"/>
        </w:rPr>
        <w:t xml:space="preserve">work while testing the </w:t>
      </w:r>
      <w:r w:rsidR="00F3356A">
        <w:rPr>
          <w:rFonts w:ascii="Times New Roman" w:hAnsi="Times New Roman" w:cs="Times New Roman"/>
          <w:sz w:val="24"/>
          <w:szCs w:val="24"/>
        </w:rPr>
        <w:t xml:space="preserve">three questions outlined above. </w:t>
      </w:r>
      <w:r w:rsidR="00B42812">
        <w:rPr>
          <w:rFonts w:ascii="Times New Roman" w:hAnsi="Times New Roman" w:cs="Times New Roman"/>
          <w:sz w:val="24"/>
          <w:szCs w:val="24"/>
        </w:rPr>
        <w:t>Taken together</w:t>
      </w:r>
      <w:r w:rsidR="00A0641D">
        <w:rPr>
          <w:rFonts w:ascii="Times New Roman" w:hAnsi="Times New Roman" w:cs="Times New Roman"/>
          <w:sz w:val="24"/>
          <w:szCs w:val="24"/>
        </w:rPr>
        <w:t>,</w:t>
      </w:r>
      <w:r w:rsidR="00B42812">
        <w:rPr>
          <w:rFonts w:ascii="Times New Roman" w:hAnsi="Times New Roman" w:cs="Times New Roman"/>
          <w:sz w:val="24"/>
          <w:szCs w:val="24"/>
        </w:rPr>
        <w:t xml:space="preserve"> </w:t>
      </w:r>
      <w:r>
        <w:rPr>
          <w:rFonts w:ascii="Times New Roman" w:hAnsi="Times New Roman" w:cs="Times New Roman"/>
          <w:sz w:val="24"/>
          <w:szCs w:val="24"/>
        </w:rPr>
        <w:t xml:space="preserve">this work </w:t>
      </w:r>
      <w:r w:rsidR="00B42812">
        <w:rPr>
          <w:rFonts w:ascii="Times New Roman" w:hAnsi="Times New Roman" w:cs="Times New Roman"/>
          <w:sz w:val="24"/>
          <w:szCs w:val="24"/>
        </w:rPr>
        <w:t xml:space="preserve">provides the first systematic </w:t>
      </w:r>
      <w:r w:rsidR="00A0641D">
        <w:rPr>
          <w:rFonts w:ascii="Times New Roman" w:hAnsi="Times New Roman" w:cs="Times New Roman"/>
          <w:sz w:val="24"/>
          <w:szCs w:val="24"/>
        </w:rPr>
        <w:t xml:space="preserve">empirical </w:t>
      </w:r>
      <w:r w:rsidR="00B42812">
        <w:rPr>
          <w:rFonts w:ascii="Times New Roman" w:hAnsi="Times New Roman" w:cs="Times New Roman"/>
          <w:sz w:val="24"/>
          <w:szCs w:val="24"/>
        </w:rPr>
        <w:t xml:space="preserve">examination of how Deepfakes shape </w:t>
      </w:r>
      <w:r w:rsidR="00A0641D">
        <w:rPr>
          <w:rFonts w:ascii="Times New Roman" w:hAnsi="Times New Roman" w:cs="Times New Roman"/>
          <w:sz w:val="24"/>
          <w:szCs w:val="24"/>
        </w:rPr>
        <w:t xml:space="preserve">our </w:t>
      </w:r>
      <w:r w:rsidR="00C91EC5">
        <w:rPr>
          <w:rFonts w:ascii="Times New Roman" w:hAnsi="Times New Roman" w:cs="Times New Roman"/>
          <w:sz w:val="24"/>
          <w:szCs w:val="24"/>
        </w:rPr>
        <w:t>implicit and explicit first impression of others</w:t>
      </w:r>
      <w:r w:rsidR="00B42812">
        <w:rPr>
          <w:rFonts w:ascii="Times New Roman" w:hAnsi="Times New Roman" w:cs="Times New Roman"/>
          <w:sz w:val="24"/>
          <w:szCs w:val="24"/>
        </w:rPr>
        <w:t>.</w:t>
      </w:r>
    </w:p>
    <w:p w14:paraId="5E85DFF7" w14:textId="2FD777FA" w:rsidR="0094087C" w:rsidRDefault="0094087C" w:rsidP="006C0404">
      <w:pPr>
        <w:spacing w:line="480" w:lineRule="auto"/>
        <w:ind w:firstLine="0"/>
        <w:jc w:val="center"/>
        <w:rPr>
          <w:rFonts w:ascii="Times New Roman" w:hAnsi="Times New Roman" w:cs="Times New Roman"/>
          <w:b/>
          <w:sz w:val="24"/>
          <w:szCs w:val="24"/>
        </w:rPr>
      </w:pPr>
      <w:r>
        <w:rPr>
          <w:rFonts w:ascii="Times New Roman" w:hAnsi="Times New Roman" w:cs="Times New Roman"/>
          <w:b/>
          <w:sz w:val="24"/>
          <w:szCs w:val="24"/>
        </w:rPr>
        <w:t>Experiments 1-</w:t>
      </w:r>
      <w:r w:rsidR="00765628">
        <w:rPr>
          <w:rFonts w:ascii="Times New Roman" w:hAnsi="Times New Roman" w:cs="Times New Roman"/>
          <w:b/>
          <w:sz w:val="24"/>
          <w:szCs w:val="24"/>
        </w:rPr>
        <w:t>4</w:t>
      </w:r>
      <w:r>
        <w:rPr>
          <w:rFonts w:ascii="Times New Roman" w:hAnsi="Times New Roman" w:cs="Times New Roman"/>
          <w:b/>
          <w:sz w:val="24"/>
          <w:szCs w:val="24"/>
        </w:rPr>
        <w:t xml:space="preserve">: Exploratory </w:t>
      </w:r>
      <w:r w:rsidR="00990A83">
        <w:rPr>
          <w:rFonts w:ascii="Times New Roman" w:hAnsi="Times New Roman" w:cs="Times New Roman"/>
          <w:b/>
          <w:sz w:val="24"/>
          <w:szCs w:val="24"/>
        </w:rPr>
        <w:t>Studies</w:t>
      </w:r>
    </w:p>
    <w:p w14:paraId="251DDF5E" w14:textId="3A9E3138" w:rsidR="008C6FCB" w:rsidRDefault="00FA7D5C" w:rsidP="00274C25">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Experiments 1-4 </w:t>
      </w:r>
      <w:r w:rsidR="00EB1064">
        <w:rPr>
          <w:rFonts w:ascii="Times New Roman" w:hAnsi="Times New Roman" w:cs="Times New Roman"/>
          <w:sz w:val="24"/>
          <w:szCs w:val="24"/>
        </w:rPr>
        <w:t xml:space="preserve">set out </w:t>
      </w:r>
      <w:r w:rsidR="00A40130">
        <w:rPr>
          <w:rFonts w:ascii="Times New Roman" w:hAnsi="Times New Roman" w:cs="Times New Roman"/>
          <w:sz w:val="24"/>
          <w:szCs w:val="24"/>
        </w:rPr>
        <w:t xml:space="preserve">to test </w:t>
      </w:r>
      <w:r w:rsidR="007860D5">
        <w:rPr>
          <w:rFonts w:ascii="Times New Roman" w:hAnsi="Times New Roman" w:cs="Times New Roman"/>
          <w:sz w:val="24"/>
          <w:szCs w:val="24"/>
        </w:rPr>
        <w:t xml:space="preserve">a </w:t>
      </w:r>
      <w:r w:rsidR="00274C25">
        <w:rPr>
          <w:rFonts w:ascii="Times New Roman" w:hAnsi="Times New Roman" w:cs="Times New Roman"/>
          <w:sz w:val="24"/>
          <w:szCs w:val="24"/>
        </w:rPr>
        <w:t xml:space="preserve">widely held </w:t>
      </w:r>
      <w:r w:rsidR="0097701C">
        <w:rPr>
          <w:rFonts w:ascii="Times New Roman" w:hAnsi="Times New Roman" w:cs="Times New Roman"/>
          <w:sz w:val="24"/>
          <w:szCs w:val="24"/>
        </w:rPr>
        <w:t xml:space="preserve">yet </w:t>
      </w:r>
      <w:r w:rsidR="00274C25">
        <w:rPr>
          <w:rFonts w:ascii="Times New Roman" w:hAnsi="Times New Roman" w:cs="Times New Roman"/>
          <w:sz w:val="24"/>
          <w:szCs w:val="24"/>
        </w:rPr>
        <w:t>empirically un</w:t>
      </w:r>
      <w:r w:rsidR="00801D0D">
        <w:rPr>
          <w:rFonts w:ascii="Times New Roman" w:hAnsi="Times New Roman" w:cs="Times New Roman"/>
          <w:sz w:val="24"/>
          <w:szCs w:val="24"/>
        </w:rPr>
        <w:t>verifi</w:t>
      </w:r>
      <w:r w:rsidR="002E2E47">
        <w:rPr>
          <w:rFonts w:ascii="Times New Roman" w:hAnsi="Times New Roman" w:cs="Times New Roman"/>
          <w:sz w:val="24"/>
          <w:szCs w:val="24"/>
        </w:rPr>
        <w:t>ed</w:t>
      </w:r>
      <w:r w:rsidR="007860D5">
        <w:rPr>
          <w:rFonts w:ascii="Times New Roman" w:hAnsi="Times New Roman" w:cs="Times New Roman"/>
          <w:sz w:val="24"/>
          <w:szCs w:val="24"/>
        </w:rPr>
        <w:t xml:space="preserve"> assumption</w:t>
      </w:r>
      <w:r w:rsidR="002E2E47">
        <w:rPr>
          <w:rFonts w:ascii="Times New Roman" w:hAnsi="Times New Roman" w:cs="Times New Roman"/>
          <w:sz w:val="24"/>
          <w:szCs w:val="24"/>
        </w:rPr>
        <w:t>:</w:t>
      </w:r>
      <w:r w:rsidR="00A77D32">
        <w:rPr>
          <w:rFonts w:ascii="Times New Roman" w:hAnsi="Times New Roman" w:cs="Times New Roman"/>
          <w:sz w:val="24"/>
          <w:szCs w:val="24"/>
        </w:rPr>
        <w:t xml:space="preserve"> </w:t>
      </w:r>
      <w:r w:rsidR="00274C25">
        <w:rPr>
          <w:rFonts w:ascii="Times New Roman" w:hAnsi="Times New Roman" w:cs="Times New Roman"/>
          <w:sz w:val="24"/>
          <w:szCs w:val="24"/>
        </w:rPr>
        <w:t xml:space="preserve">that </w:t>
      </w:r>
      <w:r w:rsidR="00990A83">
        <w:rPr>
          <w:rFonts w:ascii="Times New Roman" w:hAnsi="Times New Roman" w:cs="Times New Roman"/>
          <w:sz w:val="24"/>
          <w:szCs w:val="24"/>
        </w:rPr>
        <w:t>Deepfake</w:t>
      </w:r>
      <w:r w:rsidR="00260611">
        <w:rPr>
          <w:rFonts w:ascii="Times New Roman" w:hAnsi="Times New Roman" w:cs="Times New Roman"/>
          <w:sz w:val="24"/>
          <w:szCs w:val="24"/>
        </w:rPr>
        <w:t>d</w:t>
      </w:r>
      <w:r w:rsidR="00990A83">
        <w:rPr>
          <w:rFonts w:ascii="Times New Roman" w:hAnsi="Times New Roman" w:cs="Times New Roman"/>
          <w:sz w:val="24"/>
          <w:szCs w:val="24"/>
        </w:rPr>
        <w:t xml:space="preserve"> content </w:t>
      </w:r>
      <w:r w:rsidR="00274C25">
        <w:rPr>
          <w:rFonts w:ascii="Times New Roman" w:hAnsi="Times New Roman" w:cs="Times New Roman"/>
          <w:sz w:val="24"/>
          <w:szCs w:val="24"/>
        </w:rPr>
        <w:t xml:space="preserve">can bias </w:t>
      </w:r>
      <w:r w:rsidR="00EB1064">
        <w:rPr>
          <w:rFonts w:ascii="Times New Roman" w:hAnsi="Times New Roman" w:cs="Times New Roman"/>
          <w:sz w:val="24"/>
          <w:szCs w:val="24"/>
        </w:rPr>
        <w:t xml:space="preserve">both </w:t>
      </w:r>
      <w:r w:rsidR="00260611">
        <w:rPr>
          <w:rFonts w:ascii="Times New Roman" w:hAnsi="Times New Roman" w:cs="Times New Roman"/>
          <w:sz w:val="24"/>
          <w:szCs w:val="24"/>
        </w:rPr>
        <w:t xml:space="preserve">implicit and explicit </w:t>
      </w:r>
      <w:r w:rsidR="00274C25">
        <w:rPr>
          <w:rFonts w:ascii="Times New Roman" w:hAnsi="Times New Roman" w:cs="Times New Roman"/>
          <w:sz w:val="24"/>
          <w:szCs w:val="24"/>
        </w:rPr>
        <w:t>attitudes</w:t>
      </w:r>
      <w:r w:rsidR="002E2E47">
        <w:rPr>
          <w:rFonts w:ascii="Times New Roman" w:hAnsi="Times New Roman" w:cs="Times New Roman"/>
          <w:sz w:val="24"/>
          <w:szCs w:val="24"/>
        </w:rPr>
        <w:t xml:space="preserve">. </w:t>
      </w:r>
      <w:r w:rsidR="0097701C">
        <w:rPr>
          <w:rFonts w:ascii="Times New Roman" w:hAnsi="Times New Roman" w:cs="Times New Roman"/>
          <w:sz w:val="24"/>
          <w:szCs w:val="24"/>
        </w:rPr>
        <w:t xml:space="preserve">In Experiments 1-2 we </w:t>
      </w:r>
      <w:r w:rsidR="002E2E47">
        <w:rPr>
          <w:rFonts w:ascii="Times New Roman" w:hAnsi="Times New Roman" w:cs="Times New Roman"/>
          <w:sz w:val="24"/>
          <w:szCs w:val="24"/>
        </w:rPr>
        <w:t xml:space="preserve">focused on </w:t>
      </w:r>
      <w:r w:rsidR="00EB016B">
        <w:rPr>
          <w:rFonts w:ascii="Times New Roman" w:hAnsi="Times New Roman" w:cs="Times New Roman"/>
          <w:sz w:val="24"/>
          <w:szCs w:val="24"/>
        </w:rPr>
        <w:t xml:space="preserve">Deepfake </w:t>
      </w:r>
      <w:r w:rsidR="00EB016B" w:rsidRPr="00EB016B">
        <w:rPr>
          <w:rFonts w:ascii="Times New Roman" w:hAnsi="Times New Roman" w:cs="Times New Roman"/>
          <w:i/>
          <w:iCs/>
          <w:sz w:val="24"/>
          <w:szCs w:val="24"/>
        </w:rPr>
        <w:t>videos</w:t>
      </w:r>
      <w:r w:rsidR="00EB016B">
        <w:rPr>
          <w:rFonts w:ascii="Times New Roman" w:hAnsi="Times New Roman" w:cs="Times New Roman"/>
          <w:sz w:val="24"/>
          <w:szCs w:val="24"/>
        </w:rPr>
        <w:t>. P</w:t>
      </w:r>
      <w:r w:rsidR="00765628">
        <w:rPr>
          <w:rFonts w:ascii="Times New Roman" w:hAnsi="Times New Roman" w:cs="Times New Roman"/>
          <w:sz w:val="24"/>
          <w:szCs w:val="24"/>
        </w:rPr>
        <w:t>articipants navigate</w:t>
      </w:r>
      <w:r w:rsidR="00756B7E">
        <w:rPr>
          <w:rFonts w:ascii="Times New Roman" w:hAnsi="Times New Roman" w:cs="Times New Roman"/>
          <w:sz w:val="24"/>
          <w:szCs w:val="24"/>
        </w:rPr>
        <w:t>d</w:t>
      </w:r>
      <w:r w:rsidR="00765628">
        <w:rPr>
          <w:rFonts w:ascii="Times New Roman" w:hAnsi="Times New Roman" w:cs="Times New Roman"/>
          <w:sz w:val="24"/>
          <w:szCs w:val="24"/>
        </w:rPr>
        <w:t xml:space="preserve"> to YouTube </w:t>
      </w:r>
      <w:r w:rsidR="00756B7E">
        <w:rPr>
          <w:rFonts w:ascii="Times New Roman" w:hAnsi="Times New Roman" w:cs="Times New Roman"/>
          <w:sz w:val="24"/>
          <w:szCs w:val="24"/>
        </w:rPr>
        <w:t xml:space="preserve">where they </w:t>
      </w:r>
      <w:r w:rsidR="00765628">
        <w:rPr>
          <w:rFonts w:ascii="Times New Roman" w:hAnsi="Times New Roman" w:cs="Times New Roman"/>
          <w:sz w:val="24"/>
          <w:szCs w:val="24"/>
        </w:rPr>
        <w:t>watch</w:t>
      </w:r>
      <w:r w:rsidR="00756B7E">
        <w:rPr>
          <w:rFonts w:ascii="Times New Roman" w:hAnsi="Times New Roman" w:cs="Times New Roman"/>
          <w:sz w:val="24"/>
          <w:szCs w:val="24"/>
        </w:rPr>
        <w:t>ed</w:t>
      </w:r>
      <w:r w:rsidR="00765628">
        <w:rPr>
          <w:rFonts w:ascii="Times New Roman" w:hAnsi="Times New Roman" w:cs="Times New Roman"/>
          <w:sz w:val="24"/>
          <w:szCs w:val="24"/>
        </w:rPr>
        <w:t xml:space="preserve"> a </w:t>
      </w:r>
      <w:r w:rsidR="00EB016B">
        <w:rPr>
          <w:rFonts w:ascii="Times New Roman" w:hAnsi="Times New Roman" w:cs="Times New Roman"/>
          <w:sz w:val="24"/>
          <w:szCs w:val="24"/>
        </w:rPr>
        <w:t xml:space="preserve">clip </w:t>
      </w:r>
      <w:r w:rsidR="00765628">
        <w:rPr>
          <w:rFonts w:ascii="Times New Roman" w:hAnsi="Times New Roman" w:cs="Times New Roman"/>
          <w:sz w:val="24"/>
          <w:szCs w:val="24"/>
        </w:rPr>
        <w:t xml:space="preserve">of </w:t>
      </w:r>
      <w:r w:rsidR="00756B7E">
        <w:rPr>
          <w:rFonts w:ascii="Times New Roman" w:hAnsi="Times New Roman" w:cs="Times New Roman"/>
          <w:sz w:val="24"/>
          <w:szCs w:val="24"/>
        </w:rPr>
        <w:t xml:space="preserve">a novel individual (Chris) </w:t>
      </w:r>
      <w:r w:rsidR="00142AB7" w:rsidRPr="00833C18">
        <w:rPr>
          <w:rFonts w:ascii="Times New Roman" w:hAnsi="Times New Roman" w:cs="Times New Roman"/>
          <w:sz w:val="24"/>
          <w:szCs w:val="24"/>
        </w:rPr>
        <w:t xml:space="preserve">disclose </w:t>
      </w:r>
      <w:r w:rsidR="00756B7E">
        <w:rPr>
          <w:rFonts w:ascii="Times New Roman" w:hAnsi="Times New Roman" w:cs="Times New Roman"/>
          <w:sz w:val="24"/>
          <w:szCs w:val="24"/>
        </w:rPr>
        <w:t xml:space="preserve">personal </w:t>
      </w:r>
      <w:r w:rsidR="00142AB7" w:rsidRPr="00833C18">
        <w:rPr>
          <w:rFonts w:ascii="Times New Roman" w:hAnsi="Times New Roman" w:cs="Times New Roman"/>
          <w:sz w:val="24"/>
          <w:szCs w:val="24"/>
        </w:rPr>
        <w:t xml:space="preserve">information about himself. </w:t>
      </w:r>
      <w:r w:rsidR="002959D2">
        <w:rPr>
          <w:rFonts w:ascii="Times New Roman" w:hAnsi="Times New Roman" w:cs="Times New Roman"/>
          <w:sz w:val="24"/>
          <w:szCs w:val="24"/>
        </w:rPr>
        <w:t>H</w:t>
      </w:r>
      <w:r w:rsidR="00756B7E">
        <w:rPr>
          <w:rFonts w:ascii="Times New Roman" w:hAnsi="Times New Roman" w:cs="Times New Roman"/>
          <w:sz w:val="24"/>
          <w:szCs w:val="24"/>
        </w:rPr>
        <w:t xml:space="preserve">alf </w:t>
      </w:r>
      <w:r w:rsidR="00F039E9">
        <w:rPr>
          <w:rFonts w:ascii="Times New Roman" w:hAnsi="Times New Roman" w:cs="Times New Roman"/>
          <w:sz w:val="24"/>
          <w:szCs w:val="24"/>
        </w:rPr>
        <w:t xml:space="preserve">watched </w:t>
      </w:r>
      <w:r w:rsidR="0097701C">
        <w:rPr>
          <w:rFonts w:ascii="Times New Roman" w:hAnsi="Times New Roman" w:cs="Times New Roman"/>
          <w:sz w:val="24"/>
          <w:szCs w:val="24"/>
        </w:rPr>
        <w:t xml:space="preserve">him </w:t>
      </w:r>
      <w:r w:rsidR="00A37679">
        <w:rPr>
          <w:rFonts w:ascii="Times New Roman" w:hAnsi="Times New Roman" w:cs="Times New Roman"/>
          <w:sz w:val="24"/>
          <w:szCs w:val="24"/>
        </w:rPr>
        <w:t xml:space="preserve">emit </w:t>
      </w:r>
      <w:r w:rsidR="00142AB7" w:rsidRPr="00833C18">
        <w:rPr>
          <w:rFonts w:ascii="Times New Roman" w:hAnsi="Times New Roman" w:cs="Times New Roman"/>
          <w:sz w:val="24"/>
          <w:szCs w:val="24"/>
        </w:rPr>
        <w:t xml:space="preserve">three positive </w:t>
      </w:r>
      <w:r w:rsidR="002959D2">
        <w:rPr>
          <w:rFonts w:ascii="Times New Roman" w:hAnsi="Times New Roman" w:cs="Times New Roman"/>
          <w:sz w:val="24"/>
          <w:szCs w:val="24"/>
        </w:rPr>
        <w:t xml:space="preserve">and two neutral </w:t>
      </w:r>
      <w:r w:rsidR="002959D2" w:rsidRPr="00833C18">
        <w:rPr>
          <w:rFonts w:ascii="Times New Roman" w:hAnsi="Times New Roman" w:cs="Times New Roman"/>
          <w:sz w:val="24"/>
          <w:szCs w:val="24"/>
        </w:rPr>
        <w:t>self-statements</w:t>
      </w:r>
      <w:r w:rsidR="002959D2">
        <w:rPr>
          <w:rFonts w:ascii="Times New Roman" w:hAnsi="Times New Roman" w:cs="Times New Roman"/>
          <w:sz w:val="24"/>
          <w:szCs w:val="24"/>
        </w:rPr>
        <w:t xml:space="preserve"> while the other half watched </w:t>
      </w:r>
      <w:r w:rsidR="00A37679">
        <w:rPr>
          <w:rFonts w:ascii="Times New Roman" w:hAnsi="Times New Roman" w:cs="Times New Roman"/>
          <w:sz w:val="24"/>
          <w:szCs w:val="24"/>
        </w:rPr>
        <w:t xml:space="preserve">him emit </w:t>
      </w:r>
      <w:r w:rsidR="002959D2">
        <w:rPr>
          <w:rFonts w:ascii="Times New Roman" w:hAnsi="Times New Roman" w:cs="Times New Roman"/>
          <w:sz w:val="24"/>
          <w:szCs w:val="24"/>
        </w:rPr>
        <w:t xml:space="preserve">three </w:t>
      </w:r>
      <w:r w:rsidR="00142AB7" w:rsidRPr="00833C18">
        <w:rPr>
          <w:rFonts w:ascii="Times New Roman" w:hAnsi="Times New Roman" w:cs="Times New Roman"/>
          <w:sz w:val="24"/>
          <w:szCs w:val="24"/>
        </w:rPr>
        <w:t xml:space="preserve">negative </w:t>
      </w:r>
      <w:r w:rsidR="002959D2">
        <w:rPr>
          <w:rFonts w:ascii="Times New Roman" w:hAnsi="Times New Roman" w:cs="Times New Roman"/>
          <w:sz w:val="24"/>
          <w:szCs w:val="24"/>
        </w:rPr>
        <w:t xml:space="preserve">and </w:t>
      </w:r>
      <w:r w:rsidR="00142AB7" w:rsidRPr="00833C18">
        <w:rPr>
          <w:rFonts w:ascii="Times New Roman" w:hAnsi="Times New Roman" w:cs="Times New Roman"/>
          <w:sz w:val="24"/>
          <w:szCs w:val="24"/>
        </w:rPr>
        <w:t xml:space="preserve">two neutral </w:t>
      </w:r>
      <w:r w:rsidR="00756B7E">
        <w:rPr>
          <w:rFonts w:ascii="Times New Roman" w:hAnsi="Times New Roman" w:cs="Times New Roman"/>
          <w:sz w:val="24"/>
          <w:szCs w:val="24"/>
        </w:rPr>
        <w:t>self-</w:t>
      </w:r>
      <w:r w:rsidR="00142AB7" w:rsidRPr="00833C18">
        <w:rPr>
          <w:rFonts w:ascii="Times New Roman" w:hAnsi="Times New Roman" w:cs="Times New Roman"/>
          <w:sz w:val="24"/>
          <w:szCs w:val="24"/>
        </w:rPr>
        <w:t xml:space="preserve">statements. </w:t>
      </w:r>
      <w:r w:rsidR="00BA5069">
        <w:rPr>
          <w:rFonts w:ascii="Times New Roman" w:hAnsi="Times New Roman" w:cs="Times New Roman"/>
          <w:sz w:val="24"/>
          <w:szCs w:val="24"/>
        </w:rPr>
        <w:t>S</w:t>
      </w:r>
      <w:r w:rsidR="009E6517" w:rsidRPr="00833C18">
        <w:rPr>
          <w:rFonts w:ascii="Times New Roman" w:hAnsi="Times New Roman" w:cs="Times New Roman"/>
          <w:sz w:val="24"/>
          <w:szCs w:val="24"/>
        </w:rPr>
        <w:t>elf-reported and automatic attitudes</w:t>
      </w:r>
      <w:r w:rsidR="009E6517">
        <w:rPr>
          <w:rFonts w:ascii="Times New Roman" w:hAnsi="Times New Roman" w:cs="Times New Roman"/>
          <w:sz w:val="24"/>
          <w:szCs w:val="24"/>
        </w:rPr>
        <w:t xml:space="preserve"> </w:t>
      </w:r>
      <w:r w:rsidR="00D41193">
        <w:rPr>
          <w:rFonts w:ascii="Times New Roman" w:hAnsi="Times New Roman" w:cs="Times New Roman"/>
          <w:sz w:val="24"/>
          <w:szCs w:val="24"/>
        </w:rPr>
        <w:t xml:space="preserve">were </w:t>
      </w:r>
      <w:r w:rsidR="00F039E9">
        <w:rPr>
          <w:rFonts w:ascii="Times New Roman" w:hAnsi="Times New Roman" w:cs="Times New Roman"/>
          <w:sz w:val="24"/>
          <w:szCs w:val="24"/>
        </w:rPr>
        <w:t xml:space="preserve">then </w:t>
      </w:r>
      <w:r w:rsidR="00353508">
        <w:rPr>
          <w:rFonts w:ascii="Times New Roman" w:hAnsi="Times New Roman" w:cs="Times New Roman"/>
          <w:sz w:val="24"/>
          <w:szCs w:val="24"/>
        </w:rPr>
        <w:t>assessed</w:t>
      </w:r>
      <w:r w:rsidR="00142AB7" w:rsidRPr="00833C18">
        <w:rPr>
          <w:rFonts w:ascii="Times New Roman" w:hAnsi="Times New Roman" w:cs="Times New Roman"/>
          <w:sz w:val="24"/>
          <w:szCs w:val="24"/>
        </w:rPr>
        <w:t xml:space="preserve">. </w:t>
      </w:r>
      <w:r w:rsidR="00CE0465">
        <w:rPr>
          <w:rFonts w:ascii="Times New Roman" w:hAnsi="Times New Roman" w:cs="Times New Roman"/>
          <w:sz w:val="24"/>
          <w:szCs w:val="24"/>
        </w:rPr>
        <w:t xml:space="preserve">By </w:t>
      </w:r>
      <w:r w:rsidR="002C62F1">
        <w:rPr>
          <w:rFonts w:ascii="Times New Roman" w:hAnsi="Times New Roman" w:cs="Times New Roman"/>
          <w:sz w:val="24"/>
          <w:szCs w:val="24"/>
        </w:rPr>
        <w:t>m</w:t>
      </w:r>
      <w:r w:rsidR="00E05124">
        <w:rPr>
          <w:rFonts w:ascii="Times New Roman" w:hAnsi="Times New Roman" w:cs="Times New Roman"/>
          <w:sz w:val="24"/>
          <w:szCs w:val="24"/>
        </w:rPr>
        <w:t>anipulat</w:t>
      </w:r>
      <w:r w:rsidR="00CE0465">
        <w:rPr>
          <w:rFonts w:ascii="Times New Roman" w:hAnsi="Times New Roman" w:cs="Times New Roman"/>
          <w:sz w:val="24"/>
          <w:szCs w:val="24"/>
        </w:rPr>
        <w:t>ing</w:t>
      </w:r>
      <w:r w:rsidR="00E05124">
        <w:rPr>
          <w:rFonts w:ascii="Times New Roman" w:hAnsi="Times New Roman" w:cs="Times New Roman"/>
          <w:sz w:val="24"/>
          <w:szCs w:val="24"/>
        </w:rPr>
        <w:t xml:space="preserve"> </w:t>
      </w:r>
      <w:r w:rsidR="00BD6722">
        <w:rPr>
          <w:rFonts w:ascii="Times New Roman" w:hAnsi="Times New Roman" w:cs="Times New Roman"/>
          <w:sz w:val="24"/>
          <w:szCs w:val="24"/>
        </w:rPr>
        <w:t xml:space="preserve">the </w:t>
      </w:r>
      <w:r w:rsidR="00F039E9">
        <w:rPr>
          <w:rFonts w:ascii="Times New Roman" w:hAnsi="Times New Roman" w:cs="Times New Roman"/>
          <w:sz w:val="24"/>
          <w:szCs w:val="24"/>
        </w:rPr>
        <w:t xml:space="preserve">informational </w:t>
      </w:r>
      <w:r w:rsidR="00652315" w:rsidRPr="00652315">
        <w:rPr>
          <w:rFonts w:ascii="Times New Roman" w:hAnsi="Times New Roman" w:cs="Times New Roman"/>
          <w:i/>
          <w:iCs/>
          <w:sz w:val="24"/>
          <w:szCs w:val="24"/>
        </w:rPr>
        <w:t>C</w:t>
      </w:r>
      <w:r w:rsidR="00E05124" w:rsidRPr="00652315">
        <w:rPr>
          <w:rFonts w:ascii="Times New Roman" w:hAnsi="Times New Roman" w:cs="Times New Roman"/>
          <w:i/>
          <w:iCs/>
          <w:sz w:val="24"/>
          <w:szCs w:val="24"/>
        </w:rPr>
        <w:t>ontent</w:t>
      </w:r>
      <w:r w:rsidR="00E05124">
        <w:rPr>
          <w:rFonts w:ascii="Times New Roman" w:hAnsi="Times New Roman" w:cs="Times New Roman"/>
          <w:sz w:val="24"/>
          <w:szCs w:val="24"/>
        </w:rPr>
        <w:t xml:space="preserve"> </w:t>
      </w:r>
      <w:r w:rsidR="002E2E47">
        <w:rPr>
          <w:rFonts w:ascii="Times New Roman" w:hAnsi="Times New Roman" w:cs="Times New Roman"/>
          <w:sz w:val="24"/>
          <w:szCs w:val="24"/>
        </w:rPr>
        <w:t xml:space="preserve">participants encountered </w:t>
      </w:r>
      <w:r w:rsidR="00CE0465">
        <w:rPr>
          <w:rFonts w:ascii="Times New Roman" w:hAnsi="Times New Roman" w:cs="Times New Roman"/>
          <w:sz w:val="24"/>
          <w:szCs w:val="24"/>
        </w:rPr>
        <w:t xml:space="preserve">we sought to </w:t>
      </w:r>
      <w:r w:rsidR="00BA5069">
        <w:rPr>
          <w:rFonts w:ascii="Times New Roman" w:hAnsi="Times New Roman" w:cs="Times New Roman"/>
          <w:sz w:val="24"/>
          <w:szCs w:val="24"/>
        </w:rPr>
        <w:t xml:space="preserve">demonstrate </w:t>
      </w:r>
      <w:r w:rsidR="00CE0465">
        <w:rPr>
          <w:rFonts w:ascii="Times New Roman" w:hAnsi="Times New Roman" w:cs="Times New Roman"/>
          <w:sz w:val="24"/>
          <w:szCs w:val="24"/>
        </w:rPr>
        <w:t xml:space="preserve">that </w:t>
      </w:r>
      <w:r w:rsidR="00EB1064">
        <w:rPr>
          <w:rFonts w:ascii="Times New Roman" w:hAnsi="Times New Roman" w:cs="Times New Roman"/>
          <w:sz w:val="24"/>
          <w:szCs w:val="24"/>
        </w:rPr>
        <w:t xml:space="preserve">Deepfakes </w:t>
      </w:r>
      <w:r w:rsidR="00801D0D">
        <w:rPr>
          <w:rFonts w:ascii="Times New Roman" w:hAnsi="Times New Roman" w:cs="Times New Roman"/>
          <w:sz w:val="24"/>
          <w:szCs w:val="24"/>
        </w:rPr>
        <w:t xml:space="preserve">can </w:t>
      </w:r>
      <w:r w:rsidR="00BA5069">
        <w:rPr>
          <w:rFonts w:ascii="Times New Roman" w:hAnsi="Times New Roman" w:cs="Times New Roman"/>
          <w:sz w:val="24"/>
          <w:szCs w:val="24"/>
        </w:rPr>
        <w:t xml:space="preserve">be </w:t>
      </w:r>
      <w:r w:rsidR="00EB1064">
        <w:rPr>
          <w:rFonts w:ascii="Times New Roman" w:hAnsi="Times New Roman" w:cs="Times New Roman"/>
          <w:sz w:val="24"/>
          <w:szCs w:val="24"/>
        </w:rPr>
        <w:t xml:space="preserve">used to </w:t>
      </w:r>
      <w:r w:rsidR="00BA5069">
        <w:rPr>
          <w:rFonts w:ascii="Times New Roman" w:hAnsi="Times New Roman" w:cs="Times New Roman"/>
          <w:sz w:val="24"/>
          <w:szCs w:val="24"/>
        </w:rPr>
        <w:t xml:space="preserve">shift </w:t>
      </w:r>
      <w:r w:rsidR="00EB1064">
        <w:rPr>
          <w:rFonts w:ascii="Times New Roman" w:hAnsi="Times New Roman" w:cs="Times New Roman"/>
          <w:sz w:val="24"/>
          <w:szCs w:val="24"/>
        </w:rPr>
        <w:t xml:space="preserve">public perceptions </w:t>
      </w:r>
      <w:r w:rsidR="00BA5069">
        <w:rPr>
          <w:rFonts w:ascii="Times New Roman" w:hAnsi="Times New Roman" w:cs="Times New Roman"/>
          <w:sz w:val="24"/>
          <w:szCs w:val="24"/>
        </w:rPr>
        <w:t xml:space="preserve">in </w:t>
      </w:r>
      <w:r w:rsidR="008C6FCB">
        <w:rPr>
          <w:rFonts w:ascii="Times New Roman" w:hAnsi="Times New Roman" w:cs="Times New Roman"/>
          <w:sz w:val="24"/>
          <w:szCs w:val="24"/>
        </w:rPr>
        <w:t>both positive and negative directions.</w:t>
      </w:r>
    </w:p>
    <w:p w14:paraId="04C3BA4B" w14:textId="79941E19" w:rsidR="007860D5" w:rsidRDefault="0050177D" w:rsidP="001A5727">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Our second </w:t>
      </w:r>
      <w:r w:rsidR="0097701C">
        <w:rPr>
          <w:rFonts w:ascii="Times New Roman" w:hAnsi="Times New Roman" w:cs="Times New Roman"/>
          <w:sz w:val="24"/>
          <w:szCs w:val="24"/>
        </w:rPr>
        <w:t xml:space="preserve">and </w:t>
      </w:r>
      <w:r w:rsidR="00274C25">
        <w:rPr>
          <w:rFonts w:ascii="Times New Roman" w:hAnsi="Times New Roman" w:cs="Times New Roman"/>
          <w:sz w:val="24"/>
          <w:szCs w:val="24"/>
        </w:rPr>
        <w:t xml:space="preserve">key </w:t>
      </w:r>
      <w:r w:rsidR="00D41193">
        <w:rPr>
          <w:rFonts w:ascii="Times New Roman" w:hAnsi="Times New Roman" w:cs="Times New Roman"/>
          <w:sz w:val="24"/>
          <w:szCs w:val="24"/>
        </w:rPr>
        <w:t>manipulat</w:t>
      </w:r>
      <w:r>
        <w:rPr>
          <w:rFonts w:ascii="Times New Roman" w:hAnsi="Times New Roman" w:cs="Times New Roman"/>
          <w:sz w:val="24"/>
          <w:szCs w:val="24"/>
        </w:rPr>
        <w:t>ion</w:t>
      </w:r>
      <w:r w:rsidR="00D41193">
        <w:rPr>
          <w:rFonts w:ascii="Times New Roman" w:hAnsi="Times New Roman" w:cs="Times New Roman"/>
          <w:sz w:val="24"/>
          <w:szCs w:val="24"/>
        </w:rPr>
        <w:t xml:space="preserve"> </w:t>
      </w:r>
      <w:r>
        <w:rPr>
          <w:rFonts w:ascii="Times New Roman" w:hAnsi="Times New Roman" w:cs="Times New Roman"/>
          <w:sz w:val="24"/>
          <w:szCs w:val="24"/>
        </w:rPr>
        <w:t xml:space="preserve">centered on </w:t>
      </w:r>
      <w:r w:rsidR="00C27647">
        <w:rPr>
          <w:rFonts w:ascii="Times New Roman" w:hAnsi="Times New Roman" w:cs="Times New Roman"/>
          <w:sz w:val="24"/>
          <w:szCs w:val="24"/>
        </w:rPr>
        <w:t xml:space="preserve">the </w:t>
      </w:r>
      <w:r w:rsidR="00A91A07">
        <w:rPr>
          <w:rFonts w:ascii="Times New Roman" w:hAnsi="Times New Roman" w:cs="Times New Roman"/>
          <w:i/>
          <w:iCs/>
          <w:sz w:val="24"/>
          <w:szCs w:val="24"/>
        </w:rPr>
        <w:t xml:space="preserve">Type </w:t>
      </w:r>
      <w:r w:rsidR="008C6FCB">
        <w:rPr>
          <w:rFonts w:ascii="Times New Roman" w:hAnsi="Times New Roman" w:cs="Times New Roman"/>
          <w:sz w:val="24"/>
          <w:szCs w:val="24"/>
        </w:rPr>
        <w:t xml:space="preserve">of </w:t>
      </w:r>
      <w:r w:rsidR="00EB1064">
        <w:rPr>
          <w:rFonts w:ascii="Times New Roman" w:hAnsi="Times New Roman" w:cs="Times New Roman"/>
          <w:sz w:val="24"/>
          <w:szCs w:val="24"/>
        </w:rPr>
        <w:t xml:space="preserve">content </w:t>
      </w:r>
      <w:r w:rsidR="008C6FCB">
        <w:rPr>
          <w:rFonts w:ascii="Times New Roman" w:hAnsi="Times New Roman" w:cs="Times New Roman"/>
          <w:sz w:val="24"/>
          <w:szCs w:val="24"/>
        </w:rPr>
        <w:t>participants came into contact with</w:t>
      </w:r>
      <w:r w:rsidR="00C27647">
        <w:rPr>
          <w:rFonts w:ascii="Times New Roman" w:hAnsi="Times New Roman" w:cs="Times New Roman"/>
          <w:sz w:val="24"/>
          <w:szCs w:val="24"/>
        </w:rPr>
        <w:t>,</w:t>
      </w:r>
      <w:r w:rsidR="00D41193">
        <w:rPr>
          <w:rFonts w:ascii="Times New Roman" w:hAnsi="Times New Roman" w:cs="Times New Roman"/>
          <w:sz w:val="24"/>
          <w:szCs w:val="24"/>
        </w:rPr>
        <w:t xml:space="preserve"> such that half </w:t>
      </w:r>
      <w:r w:rsidR="0047714A">
        <w:rPr>
          <w:rFonts w:ascii="Times New Roman" w:hAnsi="Times New Roman" w:cs="Times New Roman"/>
          <w:sz w:val="24"/>
          <w:szCs w:val="24"/>
        </w:rPr>
        <w:t xml:space="preserve">were </w:t>
      </w:r>
      <w:r w:rsidR="002E2E47">
        <w:rPr>
          <w:rFonts w:ascii="Times New Roman" w:hAnsi="Times New Roman" w:cs="Times New Roman"/>
          <w:sz w:val="24"/>
          <w:szCs w:val="24"/>
        </w:rPr>
        <w:t xml:space="preserve">exposed to </w:t>
      </w:r>
      <w:r w:rsidR="00D41193">
        <w:rPr>
          <w:rFonts w:ascii="Times New Roman" w:hAnsi="Times New Roman" w:cs="Times New Roman"/>
          <w:sz w:val="24"/>
          <w:szCs w:val="24"/>
        </w:rPr>
        <w:t xml:space="preserve">an authentic recording of </w:t>
      </w:r>
      <w:r w:rsidR="0097701C">
        <w:rPr>
          <w:rFonts w:ascii="Times New Roman" w:hAnsi="Times New Roman" w:cs="Times New Roman"/>
          <w:sz w:val="24"/>
          <w:szCs w:val="24"/>
        </w:rPr>
        <w:t xml:space="preserve">Chris </w:t>
      </w:r>
      <w:r w:rsidR="00D41193">
        <w:rPr>
          <w:rFonts w:ascii="Times New Roman" w:hAnsi="Times New Roman" w:cs="Times New Roman"/>
          <w:sz w:val="24"/>
          <w:szCs w:val="24"/>
        </w:rPr>
        <w:t xml:space="preserve">emitting the aforementioned statements while the other half watched </w:t>
      </w:r>
      <w:r w:rsidR="00142AB7" w:rsidRPr="00C23329">
        <w:rPr>
          <w:rFonts w:ascii="Times New Roman" w:hAnsi="Times New Roman" w:cs="Times New Roman"/>
          <w:sz w:val="24"/>
          <w:szCs w:val="24"/>
        </w:rPr>
        <w:t>a Deepfak</w:t>
      </w:r>
      <w:r w:rsidR="00801D0D">
        <w:rPr>
          <w:rFonts w:ascii="Times New Roman" w:hAnsi="Times New Roman" w:cs="Times New Roman"/>
          <w:sz w:val="24"/>
          <w:szCs w:val="24"/>
        </w:rPr>
        <w:t>e</w:t>
      </w:r>
      <w:r w:rsidR="0097701C">
        <w:rPr>
          <w:rFonts w:ascii="Times New Roman" w:hAnsi="Times New Roman" w:cs="Times New Roman"/>
          <w:sz w:val="24"/>
          <w:szCs w:val="24"/>
        </w:rPr>
        <w:t xml:space="preserve"> of him</w:t>
      </w:r>
      <w:r w:rsidR="00142AB7" w:rsidRPr="00833C18">
        <w:rPr>
          <w:rFonts w:ascii="Times New Roman" w:hAnsi="Times New Roman" w:cs="Times New Roman"/>
          <w:sz w:val="24"/>
          <w:szCs w:val="24"/>
        </w:rPr>
        <w:t xml:space="preserve">. </w:t>
      </w:r>
      <w:r w:rsidR="00EE3AD2">
        <w:rPr>
          <w:rFonts w:ascii="Times New Roman" w:hAnsi="Times New Roman" w:cs="Times New Roman"/>
          <w:sz w:val="24"/>
          <w:szCs w:val="24"/>
        </w:rPr>
        <w:t xml:space="preserve">In Experiment 1 </w:t>
      </w:r>
      <w:hyperlink r:id="rId11" w:history="1">
        <w:r w:rsidR="00C23329" w:rsidRPr="000F2F58">
          <w:rPr>
            <w:rStyle w:val="Hyperlink"/>
            <w:rFonts w:ascii="Times New Roman" w:hAnsi="Times New Roman" w:cs="Times New Roman"/>
            <w:sz w:val="24"/>
            <w:szCs w:val="24"/>
          </w:rPr>
          <w:t>Deepfake</w:t>
        </w:r>
        <w:r w:rsidRPr="000F2F58">
          <w:rPr>
            <w:rStyle w:val="Hyperlink"/>
            <w:rFonts w:ascii="Times New Roman" w:hAnsi="Times New Roman" w:cs="Times New Roman"/>
            <w:sz w:val="24"/>
            <w:szCs w:val="24"/>
          </w:rPr>
          <w:t>s</w:t>
        </w:r>
      </w:hyperlink>
      <w:r w:rsidR="00C23329">
        <w:rPr>
          <w:rFonts w:ascii="Times New Roman" w:hAnsi="Times New Roman" w:cs="Times New Roman"/>
          <w:sz w:val="24"/>
          <w:szCs w:val="24"/>
        </w:rPr>
        <w:t xml:space="preserve"> </w:t>
      </w:r>
      <w:r>
        <w:rPr>
          <w:rFonts w:ascii="Times New Roman" w:hAnsi="Times New Roman" w:cs="Times New Roman"/>
          <w:sz w:val="24"/>
          <w:szCs w:val="24"/>
        </w:rPr>
        <w:t xml:space="preserve">were generated </w:t>
      </w:r>
      <w:r w:rsidR="00EE3AD2">
        <w:rPr>
          <w:rFonts w:ascii="Times New Roman" w:hAnsi="Times New Roman" w:cs="Times New Roman"/>
          <w:sz w:val="24"/>
          <w:szCs w:val="24"/>
        </w:rPr>
        <w:t>us</w:t>
      </w:r>
      <w:r w:rsidR="00C23329">
        <w:rPr>
          <w:rFonts w:ascii="Times New Roman" w:hAnsi="Times New Roman" w:cs="Times New Roman"/>
          <w:sz w:val="24"/>
          <w:szCs w:val="24"/>
        </w:rPr>
        <w:t>ing</w:t>
      </w:r>
      <w:r w:rsidR="00EE3AD2">
        <w:rPr>
          <w:rFonts w:ascii="Times New Roman" w:hAnsi="Times New Roman" w:cs="Times New Roman"/>
          <w:sz w:val="24"/>
          <w:szCs w:val="24"/>
        </w:rPr>
        <w:t xml:space="preserve"> </w:t>
      </w:r>
      <w:r w:rsidR="00801D0D">
        <w:rPr>
          <w:rFonts w:ascii="Times New Roman" w:hAnsi="Times New Roman" w:cs="Times New Roman"/>
          <w:sz w:val="24"/>
          <w:szCs w:val="24"/>
        </w:rPr>
        <w:t xml:space="preserve">a </w:t>
      </w:r>
      <w:r w:rsidR="00142AB7" w:rsidRPr="00833C18">
        <w:rPr>
          <w:rFonts w:ascii="Times New Roman" w:hAnsi="Times New Roman" w:cs="Times New Roman"/>
          <w:sz w:val="24"/>
          <w:szCs w:val="24"/>
        </w:rPr>
        <w:t xml:space="preserve">‘cut-and-paste’ </w:t>
      </w:r>
      <w:r w:rsidR="00801D0D">
        <w:rPr>
          <w:rFonts w:ascii="Times New Roman" w:hAnsi="Times New Roman" w:cs="Times New Roman"/>
          <w:sz w:val="24"/>
          <w:szCs w:val="24"/>
        </w:rPr>
        <w:t xml:space="preserve">approach </w:t>
      </w:r>
      <w:r w:rsidR="00C23329">
        <w:rPr>
          <w:rFonts w:ascii="Times New Roman" w:hAnsi="Times New Roman" w:cs="Times New Roman"/>
          <w:sz w:val="24"/>
          <w:szCs w:val="24"/>
        </w:rPr>
        <w:t xml:space="preserve">wherein </w:t>
      </w:r>
      <w:r w:rsidR="0097701C">
        <w:rPr>
          <w:rFonts w:ascii="Times New Roman" w:hAnsi="Times New Roman" w:cs="Times New Roman"/>
          <w:sz w:val="24"/>
          <w:szCs w:val="24"/>
        </w:rPr>
        <w:t xml:space="preserve">the </w:t>
      </w:r>
      <w:r w:rsidR="00142AB7" w:rsidRPr="00833C18">
        <w:rPr>
          <w:rFonts w:ascii="Times New Roman" w:hAnsi="Times New Roman" w:cs="Times New Roman"/>
          <w:sz w:val="24"/>
          <w:szCs w:val="24"/>
        </w:rPr>
        <w:t xml:space="preserve">target’s </w:t>
      </w:r>
      <w:r w:rsidR="00142AB7">
        <w:rPr>
          <w:rFonts w:ascii="Times New Roman" w:hAnsi="Times New Roman" w:cs="Times New Roman"/>
          <w:sz w:val="24"/>
          <w:szCs w:val="24"/>
        </w:rPr>
        <w:t xml:space="preserve">words and actions </w:t>
      </w:r>
      <w:r w:rsidR="00C23329">
        <w:rPr>
          <w:rFonts w:ascii="Times New Roman" w:hAnsi="Times New Roman" w:cs="Times New Roman"/>
          <w:sz w:val="24"/>
          <w:szCs w:val="24"/>
        </w:rPr>
        <w:t>were extracted (</w:t>
      </w:r>
      <w:r w:rsidR="00C23329" w:rsidRPr="00833C18">
        <w:rPr>
          <w:rFonts w:ascii="Times New Roman" w:hAnsi="Times New Roman" w:cs="Times New Roman"/>
          <w:sz w:val="24"/>
          <w:szCs w:val="24"/>
        </w:rPr>
        <w:t>‘cut’</w:t>
      </w:r>
      <w:r w:rsidR="00C23329">
        <w:rPr>
          <w:rFonts w:ascii="Times New Roman" w:hAnsi="Times New Roman" w:cs="Times New Roman"/>
          <w:sz w:val="24"/>
          <w:szCs w:val="24"/>
        </w:rPr>
        <w:t>)</w:t>
      </w:r>
      <w:r w:rsidR="00C23329" w:rsidRPr="00833C18">
        <w:rPr>
          <w:rFonts w:ascii="Times New Roman" w:hAnsi="Times New Roman" w:cs="Times New Roman"/>
          <w:sz w:val="24"/>
          <w:szCs w:val="24"/>
        </w:rPr>
        <w:t xml:space="preserve"> </w:t>
      </w:r>
      <w:r w:rsidR="00142AB7" w:rsidRPr="00833C18">
        <w:rPr>
          <w:rFonts w:ascii="Times New Roman" w:hAnsi="Times New Roman" w:cs="Times New Roman"/>
          <w:sz w:val="24"/>
          <w:szCs w:val="24"/>
        </w:rPr>
        <w:t xml:space="preserve">from </w:t>
      </w:r>
      <w:r w:rsidR="00EE3AD2">
        <w:rPr>
          <w:rFonts w:ascii="Times New Roman" w:hAnsi="Times New Roman" w:cs="Times New Roman"/>
          <w:sz w:val="24"/>
          <w:szCs w:val="24"/>
        </w:rPr>
        <w:t xml:space="preserve">one video </w:t>
      </w:r>
      <w:r w:rsidR="00142AB7" w:rsidRPr="00833C18">
        <w:rPr>
          <w:rFonts w:ascii="Times New Roman" w:hAnsi="Times New Roman" w:cs="Times New Roman"/>
          <w:sz w:val="24"/>
          <w:szCs w:val="24"/>
        </w:rPr>
        <w:t xml:space="preserve">and </w:t>
      </w:r>
      <w:r w:rsidR="00C23329">
        <w:rPr>
          <w:rFonts w:ascii="Times New Roman" w:hAnsi="Times New Roman" w:cs="Times New Roman"/>
          <w:sz w:val="24"/>
          <w:szCs w:val="24"/>
        </w:rPr>
        <w:t xml:space="preserve">then </w:t>
      </w:r>
      <w:r w:rsidR="00142AB7">
        <w:rPr>
          <w:rFonts w:ascii="Times New Roman" w:hAnsi="Times New Roman" w:cs="Times New Roman"/>
          <w:sz w:val="24"/>
          <w:szCs w:val="24"/>
        </w:rPr>
        <w:t>insert</w:t>
      </w:r>
      <w:r w:rsidR="00C23329">
        <w:rPr>
          <w:rFonts w:ascii="Times New Roman" w:hAnsi="Times New Roman" w:cs="Times New Roman"/>
          <w:sz w:val="24"/>
          <w:szCs w:val="24"/>
        </w:rPr>
        <w:t>ed</w:t>
      </w:r>
      <w:r w:rsidR="00142AB7">
        <w:rPr>
          <w:rFonts w:ascii="Times New Roman" w:hAnsi="Times New Roman" w:cs="Times New Roman"/>
          <w:sz w:val="24"/>
          <w:szCs w:val="24"/>
        </w:rPr>
        <w:t xml:space="preserve"> </w:t>
      </w:r>
      <w:r w:rsidR="00A26B17">
        <w:rPr>
          <w:rFonts w:ascii="Times New Roman" w:hAnsi="Times New Roman" w:cs="Times New Roman"/>
          <w:sz w:val="24"/>
          <w:szCs w:val="24"/>
        </w:rPr>
        <w:t>(</w:t>
      </w:r>
      <w:r w:rsidR="00142AB7" w:rsidRPr="00833C18">
        <w:rPr>
          <w:rFonts w:ascii="Times New Roman" w:hAnsi="Times New Roman" w:cs="Times New Roman"/>
          <w:sz w:val="24"/>
          <w:szCs w:val="24"/>
        </w:rPr>
        <w:t>‘past</w:t>
      </w:r>
      <w:r w:rsidR="00C23329">
        <w:rPr>
          <w:rFonts w:ascii="Times New Roman" w:hAnsi="Times New Roman" w:cs="Times New Roman"/>
          <w:sz w:val="24"/>
          <w:szCs w:val="24"/>
        </w:rPr>
        <w:t>ed</w:t>
      </w:r>
      <w:r w:rsidR="00142AB7" w:rsidRPr="00833C18">
        <w:rPr>
          <w:rFonts w:ascii="Times New Roman" w:hAnsi="Times New Roman" w:cs="Times New Roman"/>
          <w:sz w:val="24"/>
          <w:szCs w:val="24"/>
        </w:rPr>
        <w:t>’</w:t>
      </w:r>
      <w:r w:rsidR="00A26B17">
        <w:rPr>
          <w:rFonts w:ascii="Times New Roman" w:hAnsi="Times New Roman" w:cs="Times New Roman"/>
          <w:sz w:val="24"/>
          <w:szCs w:val="24"/>
        </w:rPr>
        <w:t>)</w:t>
      </w:r>
      <w:r w:rsidR="00142AB7" w:rsidRPr="00833C18">
        <w:rPr>
          <w:rFonts w:ascii="Times New Roman" w:hAnsi="Times New Roman" w:cs="Times New Roman"/>
          <w:sz w:val="24"/>
          <w:szCs w:val="24"/>
        </w:rPr>
        <w:t xml:space="preserve"> into </w:t>
      </w:r>
      <w:r w:rsidR="00C23329">
        <w:rPr>
          <w:rFonts w:ascii="Times New Roman" w:hAnsi="Times New Roman" w:cs="Times New Roman"/>
          <w:sz w:val="24"/>
          <w:szCs w:val="24"/>
        </w:rPr>
        <w:t xml:space="preserve">another </w:t>
      </w:r>
      <w:r w:rsidR="00142AB7" w:rsidRPr="00833C18">
        <w:rPr>
          <w:rFonts w:ascii="Times New Roman" w:hAnsi="Times New Roman" w:cs="Times New Roman"/>
          <w:sz w:val="24"/>
          <w:szCs w:val="24"/>
        </w:rPr>
        <w:t>video</w:t>
      </w:r>
      <w:r>
        <w:rPr>
          <w:rFonts w:ascii="Times New Roman" w:hAnsi="Times New Roman" w:cs="Times New Roman"/>
          <w:sz w:val="24"/>
          <w:szCs w:val="24"/>
        </w:rPr>
        <w:t xml:space="preserve"> </w:t>
      </w:r>
      <w:r w:rsidR="00A26B17">
        <w:rPr>
          <w:rFonts w:ascii="Times New Roman" w:hAnsi="Times New Roman" w:cs="Times New Roman"/>
          <w:sz w:val="24"/>
          <w:szCs w:val="24"/>
        </w:rPr>
        <w:t>(</w:t>
      </w:r>
      <w:r w:rsidR="00EE3AD2">
        <w:rPr>
          <w:rFonts w:ascii="Times New Roman" w:hAnsi="Times New Roman" w:cs="Times New Roman"/>
          <w:sz w:val="24"/>
          <w:szCs w:val="24"/>
        </w:rPr>
        <w:t xml:space="preserve">see </w:t>
      </w:r>
      <w:r w:rsidR="00142AB7">
        <w:rPr>
          <w:rFonts w:ascii="Times New Roman" w:hAnsi="Times New Roman" w:cs="Times New Roman"/>
          <w:sz w:val="24"/>
          <w:szCs w:val="24"/>
        </w:rPr>
        <w:t>Fried et al., 2019)</w:t>
      </w:r>
      <w:r w:rsidR="00142AB7" w:rsidRPr="00833C18">
        <w:rPr>
          <w:rFonts w:ascii="Times New Roman" w:hAnsi="Times New Roman" w:cs="Times New Roman"/>
          <w:sz w:val="24"/>
          <w:szCs w:val="24"/>
        </w:rPr>
        <w:t xml:space="preserve">. </w:t>
      </w:r>
      <w:r w:rsidR="00EE3AD2">
        <w:rPr>
          <w:rFonts w:ascii="Times New Roman" w:hAnsi="Times New Roman" w:cs="Times New Roman"/>
          <w:sz w:val="24"/>
          <w:szCs w:val="24"/>
        </w:rPr>
        <w:t xml:space="preserve">In Experiment 2 </w:t>
      </w:r>
      <w:hyperlink r:id="rId12" w:history="1">
        <w:r w:rsidR="000F2F58" w:rsidRPr="000F2F58">
          <w:rPr>
            <w:rStyle w:val="Hyperlink"/>
            <w:rFonts w:ascii="Times New Roman" w:hAnsi="Times New Roman" w:cs="Times New Roman"/>
            <w:sz w:val="24"/>
            <w:szCs w:val="24"/>
          </w:rPr>
          <w:t>Deepfakes</w:t>
        </w:r>
      </w:hyperlink>
      <w:r w:rsidR="000F2F58">
        <w:rPr>
          <w:rFonts w:ascii="Times New Roman" w:hAnsi="Times New Roman" w:cs="Times New Roman"/>
          <w:sz w:val="24"/>
          <w:szCs w:val="24"/>
        </w:rPr>
        <w:t xml:space="preserve"> </w:t>
      </w:r>
      <w:r>
        <w:rPr>
          <w:rFonts w:ascii="Times New Roman" w:hAnsi="Times New Roman" w:cs="Times New Roman"/>
          <w:sz w:val="24"/>
          <w:szCs w:val="24"/>
        </w:rPr>
        <w:t xml:space="preserve">were </w:t>
      </w:r>
      <w:r w:rsidR="00C23329">
        <w:rPr>
          <w:rFonts w:ascii="Times New Roman" w:hAnsi="Times New Roman" w:cs="Times New Roman"/>
          <w:sz w:val="24"/>
          <w:szCs w:val="24"/>
        </w:rPr>
        <w:t>fabricated from scratch</w:t>
      </w:r>
      <w:r>
        <w:rPr>
          <w:rFonts w:ascii="Times New Roman" w:hAnsi="Times New Roman" w:cs="Times New Roman"/>
          <w:sz w:val="24"/>
          <w:szCs w:val="24"/>
        </w:rPr>
        <w:t xml:space="preserve"> to </w:t>
      </w:r>
      <w:r w:rsidR="00A26B17">
        <w:rPr>
          <w:rFonts w:ascii="Times New Roman" w:hAnsi="Times New Roman" w:cs="Times New Roman"/>
          <w:sz w:val="24"/>
          <w:szCs w:val="24"/>
        </w:rPr>
        <w:t>simulat</w:t>
      </w:r>
      <w:r>
        <w:rPr>
          <w:rFonts w:ascii="Times New Roman" w:hAnsi="Times New Roman" w:cs="Times New Roman"/>
          <w:sz w:val="24"/>
          <w:szCs w:val="24"/>
        </w:rPr>
        <w:t>e</w:t>
      </w:r>
      <w:r w:rsidR="00A26B17">
        <w:rPr>
          <w:rFonts w:ascii="Times New Roman" w:hAnsi="Times New Roman" w:cs="Times New Roman"/>
          <w:sz w:val="24"/>
          <w:szCs w:val="24"/>
        </w:rPr>
        <w:t xml:space="preserve"> </w:t>
      </w:r>
      <w:r>
        <w:rPr>
          <w:rFonts w:ascii="Times New Roman" w:hAnsi="Times New Roman" w:cs="Times New Roman"/>
          <w:sz w:val="24"/>
          <w:szCs w:val="24"/>
        </w:rPr>
        <w:t xml:space="preserve">situations </w:t>
      </w:r>
      <w:r w:rsidR="00A26B17">
        <w:rPr>
          <w:rFonts w:ascii="Times New Roman" w:hAnsi="Times New Roman" w:cs="Times New Roman"/>
          <w:sz w:val="24"/>
          <w:szCs w:val="24"/>
        </w:rPr>
        <w:t xml:space="preserve">where authentic content is not available </w:t>
      </w:r>
      <w:r w:rsidR="00B24C03">
        <w:rPr>
          <w:rFonts w:ascii="Times New Roman" w:hAnsi="Times New Roman" w:cs="Times New Roman"/>
          <w:sz w:val="24"/>
          <w:szCs w:val="24"/>
        </w:rPr>
        <w:t xml:space="preserve">or cannot be obtained and has to be generated whole cloth </w:t>
      </w:r>
      <w:r w:rsidR="00EE3AD2">
        <w:rPr>
          <w:rFonts w:ascii="Times New Roman" w:hAnsi="Times New Roman" w:cs="Times New Roman"/>
          <w:sz w:val="24"/>
          <w:szCs w:val="24"/>
        </w:rPr>
        <w:t xml:space="preserve">(Yao et al., 2020). </w:t>
      </w:r>
      <w:r w:rsidR="00B24C03">
        <w:rPr>
          <w:rFonts w:ascii="Times New Roman" w:hAnsi="Times New Roman" w:cs="Times New Roman"/>
          <w:sz w:val="24"/>
          <w:szCs w:val="24"/>
        </w:rPr>
        <w:t xml:space="preserve">In </w:t>
      </w:r>
      <w:r>
        <w:rPr>
          <w:rFonts w:ascii="Times New Roman" w:hAnsi="Times New Roman" w:cs="Times New Roman"/>
          <w:sz w:val="24"/>
          <w:szCs w:val="24"/>
        </w:rPr>
        <w:t xml:space="preserve">either </w:t>
      </w:r>
      <w:r w:rsidR="00B24C03">
        <w:rPr>
          <w:rFonts w:ascii="Times New Roman" w:hAnsi="Times New Roman" w:cs="Times New Roman"/>
          <w:sz w:val="24"/>
          <w:szCs w:val="24"/>
        </w:rPr>
        <w:t xml:space="preserve">case </w:t>
      </w:r>
      <w:r w:rsidR="0014372C">
        <w:rPr>
          <w:rFonts w:ascii="Times New Roman" w:hAnsi="Times New Roman" w:cs="Times New Roman"/>
          <w:sz w:val="24"/>
          <w:szCs w:val="24"/>
        </w:rPr>
        <w:t xml:space="preserve">the Deepfake </w:t>
      </w:r>
      <w:r w:rsidR="00A26B17">
        <w:rPr>
          <w:rFonts w:ascii="Times New Roman" w:hAnsi="Times New Roman" w:cs="Times New Roman"/>
          <w:sz w:val="24"/>
          <w:szCs w:val="24"/>
        </w:rPr>
        <w:t xml:space="preserve">had </w:t>
      </w:r>
      <w:r w:rsidR="0014372C">
        <w:rPr>
          <w:rFonts w:ascii="Times New Roman" w:hAnsi="Times New Roman" w:cs="Times New Roman"/>
          <w:sz w:val="24"/>
          <w:szCs w:val="24"/>
        </w:rPr>
        <w:t>Chris</w:t>
      </w:r>
      <w:r w:rsidR="00142AB7">
        <w:rPr>
          <w:rFonts w:ascii="Times New Roman" w:hAnsi="Times New Roman" w:cs="Times New Roman"/>
          <w:sz w:val="24"/>
          <w:szCs w:val="24"/>
        </w:rPr>
        <w:t xml:space="preserve"> ‘</w:t>
      </w:r>
      <w:r w:rsidR="00142AB7" w:rsidRPr="00833C18">
        <w:rPr>
          <w:rFonts w:ascii="Times New Roman" w:hAnsi="Times New Roman" w:cs="Times New Roman"/>
          <w:sz w:val="24"/>
          <w:szCs w:val="24"/>
        </w:rPr>
        <w:t>confess</w:t>
      </w:r>
      <w:r w:rsidR="00142AB7">
        <w:rPr>
          <w:rFonts w:ascii="Times New Roman" w:hAnsi="Times New Roman" w:cs="Times New Roman"/>
          <w:sz w:val="24"/>
          <w:szCs w:val="24"/>
        </w:rPr>
        <w:t>’</w:t>
      </w:r>
      <w:r w:rsidR="00142AB7" w:rsidRPr="00833C18">
        <w:rPr>
          <w:rFonts w:ascii="Times New Roman" w:hAnsi="Times New Roman" w:cs="Times New Roman"/>
          <w:sz w:val="24"/>
          <w:szCs w:val="24"/>
        </w:rPr>
        <w:t xml:space="preserve"> to </w:t>
      </w:r>
      <w:r w:rsidR="002E2E47">
        <w:rPr>
          <w:rFonts w:ascii="Times New Roman" w:hAnsi="Times New Roman" w:cs="Times New Roman"/>
          <w:sz w:val="24"/>
          <w:szCs w:val="24"/>
        </w:rPr>
        <w:t xml:space="preserve">either </w:t>
      </w:r>
      <w:r w:rsidR="00142AB7" w:rsidRPr="00833C18">
        <w:rPr>
          <w:rFonts w:ascii="Times New Roman" w:hAnsi="Times New Roman" w:cs="Times New Roman"/>
          <w:sz w:val="24"/>
          <w:szCs w:val="24"/>
        </w:rPr>
        <w:t xml:space="preserve">virtuous </w:t>
      </w:r>
      <w:r w:rsidR="002E2E47">
        <w:rPr>
          <w:rFonts w:ascii="Times New Roman" w:hAnsi="Times New Roman" w:cs="Times New Roman"/>
          <w:sz w:val="24"/>
          <w:szCs w:val="24"/>
        </w:rPr>
        <w:t xml:space="preserve">(positive attitude induction) </w:t>
      </w:r>
      <w:r w:rsidR="00142AB7" w:rsidRPr="00833C18">
        <w:rPr>
          <w:rFonts w:ascii="Times New Roman" w:hAnsi="Times New Roman" w:cs="Times New Roman"/>
          <w:sz w:val="24"/>
          <w:szCs w:val="24"/>
        </w:rPr>
        <w:t xml:space="preserve">or malicious actions </w:t>
      </w:r>
      <w:r w:rsidR="002E2E47">
        <w:rPr>
          <w:rFonts w:ascii="Times New Roman" w:hAnsi="Times New Roman" w:cs="Times New Roman"/>
          <w:sz w:val="24"/>
          <w:szCs w:val="24"/>
        </w:rPr>
        <w:t>(negative attitude induction)</w:t>
      </w:r>
      <w:r w:rsidR="00142AB7" w:rsidRPr="00833C18">
        <w:rPr>
          <w:rFonts w:ascii="Times New Roman" w:hAnsi="Times New Roman" w:cs="Times New Roman"/>
          <w:sz w:val="24"/>
          <w:szCs w:val="24"/>
        </w:rPr>
        <w:t xml:space="preserve">. </w:t>
      </w:r>
      <w:r w:rsidR="00351891" w:rsidRPr="00833C18">
        <w:rPr>
          <w:rStyle w:val="FootnoteReference"/>
          <w:rFonts w:ascii="Times New Roman" w:hAnsi="Times New Roman" w:cs="Times New Roman"/>
          <w:sz w:val="24"/>
          <w:szCs w:val="24"/>
        </w:rPr>
        <w:footnoteReference w:id="5"/>
      </w:r>
    </w:p>
    <w:p w14:paraId="1418BBF4" w14:textId="22931108" w:rsidR="00F828E4" w:rsidRDefault="00F828E4" w:rsidP="00F64BB3">
      <w:pPr>
        <w:spacing w:line="480" w:lineRule="auto"/>
        <w:ind w:firstLine="680"/>
        <w:rPr>
          <w:rFonts w:ascii="Times New Roman" w:hAnsi="Times New Roman" w:cs="Times New Roman"/>
          <w:sz w:val="24"/>
          <w:szCs w:val="24"/>
        </w:rPr>
      </w:pPr>
      <w:bookmarkStart w:id="2" w:name="_Hlk100743357"/>
      <w:r>
        <w:rPr>
          <w:rFonts w:ascii="Times New Roman" w:hAnsi="Times New Roman" w:cs="Times New Roman"/>
          <w:sz w:val="24"/>
          <w:szCs w:val="24"/>
        </w:rPr>
        <w:lastRenderedPageBreak/>
        <w:t xml:space="preserve">Manipulating the </w:t>
      </w:r>
      <w:r w:rsidR="00A91A07">
        <w:rPr>
          <w:rFonts w:ascii="Times New Roman" w:hAnsi="Times New Roman" w:cs="Times New Roman"/>
          <w:i/>
          <w:iCs/>
          <w:sz w:val="24"/>
          <w:szCs w:val="24"/>
        </w:rPr>
        <w:t xml:space="preserve">Type </w:t>
      </w:r>
      <w:r>
        <w:rPr>
          <w:rFonts w:ascii="Times New Roman" w:hAnsi="Times New Roman" w:cs="Times New Roman"/>
          <w:sz w:val="24"/>
          <w:szCs w:val="24"/>
        </w:rPr>
        <w:t xml:space="preserve">of </w:t>
      </w:r>
      <w:r w:rsidR="00EB1064">
        <w:rPr>
          <w:rFonts w:ascii="Times New Roman" w:hAnsi="Times New Roman" w:cs="Times New Roman"/>
          <w:sz w:val="24"/>
          <w:szCs w:val="24"/>
        </w:rPr>
        <w:t>content</w:t>
      </w:r>
      <w:r>
        <w:rPr>
          <w:rFonts w:ascii="Times New Roman" w:hAnsi="Times New Roman" w:cs="Times New Roman"/>
          <w:sz w:val="24"/>
          <w:szCs w:val="24"/>
        </w:rPr>
        <w:t xml:space="preserve"> </w:t>
      </w:r>
      <w:r w:rsidR="0047714A">
        <w:rPr>
          <w:rFonts w:ascii="Times New Roman" w:hAnsi="Times New Roman" w:cs="Times New Roman"/>
          <w:sz w:val="24"/>
          <w:szCs w:val="24"/>
        </w:rPr>
        <w:t xml:space="preserve">participants </w:t>
      </w:r>
      <w:r w:rsidR="00351891">
        <w:rPr>
          <w:rFonts w:ascii="Times New Roman" w:hAnsi="Times New Roman" w:cs="Times New Roman"/>
          <w:sz w:val="24"/>
          <w:szCs w:val="24"/>
        </w:rPr>
        <w:t xml:space="preserve">viewed </w:t>
      </w:r>
      <w:r>
        <w:rPr>
          <w:rFonts w:ascii="Times New Roman" w:hAnsi="Times New Roman" w:cs="Times New Roman"/>
          <w:sz w:val="24"/>
          <w:szCs w:val="24"/>
        </w:rPr>
        <w:t xml:space="preserve">allowed us to address two related questions: (a) can Deepfakes alter our </w:t>
      </w:r>
      <w:r w:rsidR="00351891">
        <w:rPr>
          <w:rFonts w:ascii="Times New Roman" w:hAnsi="Times New Roman" w:cs="Times New Roman"/>
          <w:sz w:val="24"/>
          <w:szCs w:val="24"/>
        </w:rPr>
        <w:t xml:space="preserve">implicit and explicit </w:t>
      </w:r>
      <w:r w:rsidR="008005E5">
        <w:rPr>
          <w:rFonts w:ascii="Times New Roman" w:hAnsi="Times New Roman" w:cs="Times New Roman"/>
          <w:sz w:val="24"/>
          <w:szCs w:val="24"/>
        </w:rPr>
        <w:t>attitudes</w:t>
      </w:r>
      <w:r>
        <w:rPr>
          <w:rFonts w:ascii="Times New Roman" w:hAnsi="Times New Roman" w:cs="Times New Roman"/>
          <w:sz w:val="24"/>
          <w:szCs w:val="24"/>
        </w:rPr>
        <w:t xml:space="preserve">, and if so, (b) are they similar, better, or worse </w:t>
      </w:r>
      <w:r w:rsidR="0047714A">
        <w:rPr>
          <w:rFonts w:ascii="Times New Roman" w:hAnsi="Times New Roman" w:cs="Times New Roman"/>
          <w:sz w:val="24"/>
          <w:szCs w:val="24"/>
        </w:rPr>
        <w:t>than authentic content</w:t>
      </w:r>
      <w:r w:rsidR="00351891">
        <w:rPr>
          <w:rFonts w:ascii="Times New Roman" w:hAnsi="Times New Roman" w:cs="Times New Roman"/>
          <w:sz w:val="24"/>
          <w:szCs w:val="24"/>
        </w:rPr>
        <w:t xml:space="preserve"> in doing so</w:t>
      </w:r>
      <w:r w:rsidR="0047714A">
        <w:rPr>
          <w:rFonts w:ascii="Times New Roman" w:hAnsi="Times New Roman" w:cs="Times New Roman"/>
          <w:sz w:val="24"/>
          <w:szCs w:val="24"/>
        </w:rPr>
        <w:t>?</w:t>
      </w:r>
      <w:r>
        <w:rPr>
          <w:rFonts w:ascii="Times New Roman" w:hAnsi="Times New Roman" w:cs="Times New Roman"/>
          <w:sz w:val="24"/>
          <w:szCs w:val="24"/>
        </w:rPr>
        <w:t xml:space="preserve"> </w:t>
      </w:r>
      <w:r w:rsidR="00351891">
        <w:rPr>
          <w:rFonts w:ascii="Times New Roman" w:hAnsi="Times New Roman" w:cs="Times New Roman"/>
          <w:sz w:val="24"/>
          <w:szCs w:val="24"/>
        </w:rPr>
        <w:t>Note that i</w:t>
      </w:r>
      <w:r>
        <w:rPr>
          <w:rFonts w:ascii="Times New Roman" w:hAnsi="Times New Roman" w:cs="Times New Roman"/>
          <w:sz w:val="24"/>
          <w:szCs w:val="24"/>
        </w:rPr>
        <w:t xml:space="preserve">f one </w:t>
      </w:r>
      <w:r w:rsidR="0047714A">
        <w:rPr>
          <w:rFonts w:ascii="Times New Roman" w:hAnsi="Times New Roman" w:cs="Times New Roman"/>
          <w:sz w:val="24"/>
          <w:szCs w:val="24"/>
        </w:rPr>
        <w:t xml:space="preserve">begins </w:t>
      </w:r>
      <w:r>
        <w:rPr>
          <w:rFonts w:ascii="Times New Roman" w:hAnsi="Times New Roman" w:cs="Times New Roman"/>
          <w:sz w:val="24"/>
          <w:szCs w:val="24"/>
        </w:rPr>
        <w:t>from the position that Deepfakes are perfect replicas of authentic content</w:t>
      </w:r>
      <w:r w:rsidR="0047714A" w:rsidRPr="0047714A">
        <w:rPr>
          <w:rFonts w:ascii="Times New Roman" w:hAnsi="Times New Roman" w:cs="Times New Roman"/>
          <w:sz w:val="24"/>
          <w:szCs w:val="24"/>
        </w:rPr>
        <w:t xml:space="preserve"> </w:t>
      </w:r>
      <w:r w:rsidR="0047714A">
        <w:rPr>
          <w:rFonts w:ascii="Times New Roman" w:hAnsi="Times New Roman" w:cs="Times New Roman"/>
          <w:sz w:val="24"/>
          <w:szCs w:val="24"/>
        </w:rPr>
        <w:t xml:space="preserve">then these questions may </w:t>
      </w:r>
      <w:r w:rsidR="00351891">
        <w:rPr>
          <w:rFonts w:ascii="Times New Roman" w:hAnsi="Times New Roman" w:cs="Times New Roman"/>
          <w:sz w:val="24"/>
          <w:szCs w:val="24"/>
        </w:rPr>
        <w:t xml:space="preserve">seem </w:t>
      </w:r>
      <w:r w:rsidR="0047714A">
        <w:rPr>
          <w:rFonts w:ascii="Times New Roman" w:hAnsi="Times New Roman" w:cs="Times New Roman"/>
          <w:sz w:val="24"/>
          <w:szCs w:val="24"/>
        </w:rPr>
        <w:t>self-evident.</w:t>
      </w:r>
      <w:r>
        <w:rPr>
          <w:rFonts w:ascii="Times New Roman" w:hAnsi="Times New Roman" w:cs="Times New Roman"/>
          <w:sz w:val="24"/>
          <w:szCs w:val="24"/>
        </w:rPr>
        <w:t xml:space="preserve"> If one cannot distinguish fabricated from authentic content then surely the former will be treated as equivalent to the latter, and both types of media should impact attitudes and intentions in similar ways</w:t>
      </w:r>
      <w:r w:rsidR="00351891">
        <w:rPr>
          <w:rFonts w:ascii="Times New Roman" w:hAnsi="Times New Roman" w:cs="Times New Roman"/>
          <w:sz w:val="24"/>
          <w:szCs w:val="24"/>
        </w:rPr>
        <w:t>.</w:t>
      </w:r>
      <w:r>
        <w:rPr>
          <w:rFonts w:ascii="Times New Roman" w:hAnsi="Times New Roman" w:cs="Times New Roman"/>
          <w:sz w:val="24"/>
          <w:szCs w:val="24"/>
        </w:rPr>
        <w:t xml:space="preserve"> </w:t>
      </w:r>
      <w:r w:rsidR="00351891">
        <w:rPr>
          <w:rFonts w:ascii="Times New Roman" w:hAnsi="Times New Roman" w:cs="Times New Roman"/>
          <w:sz w:val="24"/>
          <w:szCs w:val="24"/>
        </w:rPr>
        <w:t xml:space="preserve">Yet </w:t>
      </w:r>
      <w:r w:rsidR="00872DAE">
        <w:rPr>
          <w:rFonts w:ascii="Times New Roman" w:hAnsi="Times New Roman" w:cs="Times New Roman"/>
          <w:sz w:val="24"/>
          <w:szCs w:val="24"/>
        </w:rPr>
        <w:t xml:space="preserve">we caution against such a </w:t>
      </w:r>
      <w:r w:rsidR="0047714A">
        <w:rPr>
          <w:rFonts w:ascii="Times New Roman" w:hAnsi="Times New Roman" w:cs="Times New Roman"/>
          <w:sz w:val="24"/>
          <w:szCs w:val="24"/>
        </w:rPr>
        <w:t xml:space="preserve">position. </w:t>
      </w:r>
      <w:r w:rsidR="00BD6722">
        <w:rPr>
          <w:rFonts w:ascii="Times New Roman" w:hAnsi="Times New Roman" w:cs="Times New Roman"/>
          <w:sz w:val="24"/>
          <w:szCs w:val="24"/>
        </w:rPr>
        <w:t>Although t</w:t>
      </w:r>
      <w:r>
        <w:rPr>
          <w:rFonts w:ascii="Times New Roman" w:hAnsi="Times New Roman" w:cs="Times New Roman"/>
          <w:sz w:val="24"/>
          <w:szCs w:val="24"/>
        </w:rPr>
        <w:t xml:space="preserve">here has been an exponential increase in the quality of Deepfake content </w:t>
      </w:r>
      <w:r w:rsidR="0047714A">
        <w:rPr>
          <w:rFonts w:ascii="Times New Roman" w:hAnsi="Times New Roman" w:cs="Times New Roman"/>
          <w:sz w:val="24"/>
          <w:szCs w:val="24"/>
        </w:rPr>
        <w:t xml:space="preserve">over the years, </w:t>
      </w:r>
      <w:r w:rsidR="00BD6722">
        <w:rPr>
          <w:rFonts w:ascii="Times New Roman" w:hAnsi="Times New Roman" w:cs="Times New Roman"/>
          <w:sz w:val="24"/>
          <w:szCs w:val="24"/>
        </w:rPr>
        <w:t xml:space="preserve">they </w:t>
      </w:r>
      <w:r w:rsidR="00351891">
        <w:rPr>
          <w:rFonts w:ascii="Times New Roman" w:hAnsi="Times New Roman" w:cs="Times New Roman"/>
          <w:sz w:val="24"/>
          <w:szCs w:val="24"/>
        </w:rPr>
        <w:t xml:space="preserve">still </w:t>
      </w:r>
      <w:r w:rsidR="0047714A">
        <w:rPr>
          <w:rFonts w:ascii="Times New Roman" w:hAnsi="Times New Roman" w:cs="Times New Roman"/>
          <w:sz w:val="24"/>
          <w:szCs w:val="24"/>
        </w:rPr>
        <w:t>var</w:t>
      </w:r>
      <w:r w:rsidR="00351891">
        <w:rPr>
          <w:rFonts w:ascii="Times New Roman" w:hAnsi="Times New Roman" w:cs="Times New Roman"/>
          <w:sz w:val="24"/>
          <w:szCs w:val="24"/>
        </w:rPr>
        <w:t>y</w:t>
      </w:r>
      <w:r w:rsidR="0047714A">
        <w:rPr>
          <w:rFonts w:ascii="Times New Roman" w:hAnsi="Times New Roman" w:cs="Times New Roman"/>
          <w:sz w:val="24"/>
          <w:szCs w:val="24"/>
        </w:rPr>
        <w:t xml:space="preserve"> drastically in </w:t>
      </w:r>
      <w:r w:rsidR="00351891">
        <w:rPr>
          <w:rFonts w:ascii="Times New Roman" w:hAnsi="Times New Roman" w:cs="Times New Roman"/>
          <w:sz w:val="24"/>
          <w:szCs w:val="24"/>
        </w:rPr>
        <w:t xml:space="preserve">their respective </w:t>
      </w:r>
      <w:r w:rsidR="0047714A">
        <w:rPr>
          <w:rFonts w:ascii="Times New Roman" w:hAnsi="Times New Roman" w:cs="Times New Roman"/>
          <w:sz w:val="24"/>
          <w:szCs w:val="24"/>
        </w:rPr>
        <w:t>quality and believability.</w:t>
      </w:r>
      <w:r w:rsidR="00F64BB3">
        <w:rPr>
          <w:rFonts w:ascii="Times New Roman" w:hAnsi="Times New Roman" w:cs="Times New Roman"/>
          <w:sz w:val="24"/>
          <w:szCs w:val="24"/>
        </w:rPr>
        <w:t xml:space="preserve"> M</w:t>
      </w:r>
      <w:r>
        <w:rPr>
          <w:rFonts w:ascii="Times New Roman" w:hAnsi="Times New Roman" w:cs="Times New Roman"/>
          <w:sz w:val="24"/>
          <w:szCs w:val="24"/>
        </w:rPr>
        <w:t xml:space="preserve">ost, including our own, contain </w:t>
      </w:r>
      <w:r w:rsidR="008005E5">
        <w:rPr>
          <w:rFonts w:ascii="Times New Roman" w:hAnsi="Times New Roman" w:cs="Times New Roman"/>
          <w:sz w:val="24"/>
          <w:szCs w:val="24"/>
        </w:rPr>
        <w:t xml:space="preserve">clearly detectable </w:t>
      </w:r>
      <w:r>
        <w:rPr>
          <w:rFonts w:ascii="Times New Roman" w:hAnsi="Times New Roman" w:cs="Times New Roman"/>
          <w:sz w:val="24"/>
          <w:szCs w:val="24"/>
        </w:rPr>
        <w:t>audio and visual artefacts</w:t>
      </w:r>
      <w:r w:rsidR="008005E5">
        <w:rPr>
          <w:rFonts w:ascii="Times New Roman" w:hAnsi="Times New Roman" w:cs="Times New Roman"/>
          <w:sz w:val="24"/>
          <w:szCs w:val="24"/>
        </w:rPr>
        <w:t xml:space="preserve"> (e.g., </w:t>
      </w:r>
      <w:r w:rsidR="008005E5" w:rsidRPr="008005E5">
        <w:rPr>
          <w:rFonts w:ascii="Times New Roman" w:hAnsi="Times New Roman" w:cs="Times New Roman"/>
          <w:sz w:val="24"/>
          <w:szCs w:val="24"/>
        </w:rPr>
        <w:t xml:space="preserve">Shin </w:t>
      </w:r>
      <w:r w:rsidR="008005E5">
        <w:rPr>
          <w:rFonts w:ascii="Times New Roman" w:hAnsi="Times New Roman" w:cs="Times New Roman"/>
          <w:sz w:val="24"/>
          <w:szCs w:val="24"/>
        </w:rPr>
        <w:t xml:space="preserve">&amp; </w:t>
      </w:r>
      <w:r w:rsidR="008005E5" w:rsidRPr="008005E5">
        <w:rPr>
          <w:rFonts w:ascii="Times New Roman" w:hAnsi="Times New Roman" w:cs="Times New Roman"/>
          <w:sz w:val="24"/>
          <w:szCs w:val="24"/>
        </w:rPr>
        <w:t>Lee</w:t>
      </w:r>
      <w:r w:rsidR="008005E5">
        <w:rPr>
          <w:rFonts w:ascii="Times New Roman" w:hAnsi="Times New Roman" w:cs="Times New Roman"/>
          <w:sz w:val="24"/>
          <w:szCs w:val="24"/>
        </w:rPr>
        <w:t xml:space="preserve">, </w:t>
      </w:r>
      <w:r w:rsidR="008005E5" w:rsidRPr="008005E5">
        <w:rPr>
          <w:rFonts w:ascii="Times New Roman" w:hAnsi="Times New Roman" w:cs="Times New Roman"/>
          <w:sz w:val="24"/>
          <w:szCs w:val="24"/>
        </w:rPr>
        <w:t>2022</w:t>
      </w:r>
      <w:r w:rsidR="008005E5">
        <w:rPr>
          <w:rFonts w:ascii="Times New Roman" w:hAnsi="Times New Roman" w:cs="Times New Roman"/>
          <w:sz w:val="24"/>
          <w:szCs w:val="24"/>
        </w:rPr>
        <w:t>)</w:t>
      </w:r>
      <w:r>
        <w:rPr>
          <w:rFonts w:ascii="Times New Roman" w:hAnsi="Times New Roman" w:cs="Times New Roman"/>
          <w:sz w:val="24"/>
          <w:szCs w:val="24"/>
        </w:rPr>
        <w:t xml:space="preserve">. These artefacts </w:t>
      </w:r>
      <w:r w:rsidR="00EB1064">
        <w:rPr>
          <w:rFonts w:ascii="Times New Roman" w:hAnsi="Times New Roman" w:cs="Times New Roman"/>
          <w:sz w:val="24"/>
          <w:szCs w:val="24"/>
        </w:rPr>
        <w:t xml:space="preserve">should </w:t>
      </w:r>
      <w:r>
        <w:rPr>
          <w:rFonts w:ascii="Times New Roman" w:hAnsi="Times New Roman" w:cs="Times New Roman"/>
          <w:sz w:val="24"/>
          <w:szCs w:val="24"/>
        </w:rPr>
        <w:t xml:space="preserve">signal that </w:t>
      </w:r>
      <w:r w:rsidR="00872DAE">
        <w:rPr>
          <w:rFonts w:ascii="Times New Roman" w:hAnsi="Times New Roman" w:cs="Times New Roman"/>
          <w:sz w:val="24"/>
          <w:szCs w:val="24"/>
        </w:rPr>
        <w:t xml:space="preserve">the content one is viewing or listening to </w:t>
      </w:r>
      <w:r>
        <w:rPr>
          <w:rFonts w:ascii="Times New Roman" w:hAnsi="Times New Roman" w:cs="Times New Roman"/>
          <w:sz w:val="24"/>
          <w:szCs w:val="24"/>
        </w:rPr>
        <w:t xml:space="preserve">has been tampered with, artificially constructed, or otherwise edited. </w:t>
      </w:r>
      <w:r w:rsidR="00F64BB3">
        <w:rPr>
          <w:rFonts w:ascii="Times New Roman" w:hAnsi="Times New Roman" w:cs="Times New Roman"/>
          <w:sz w:val="24"/>
          <w:szCs w:val="24"/>
        </w:rPr>
        <w:t xml:space="preserve">This </w:t>
      </w:r>
      <w:r>
        <w:rPr>
          <w:rFonts w:ascii="Times New Roman" w:hAnsi="Times New Roman" w:cs="Times New Roman"/>
          <w:sz w:val="24"/>
          <w:szCs w:val="24"/>
        </w:rPr>
        <w:t xml:space="preserve">may undermine the believability of </w:t>
      </w:r>
      <w:r w:rsidR="00872DAE">
        <w:rPr>
          <w:rFonts w:ascii="Times New Roman" w:hAnsi="Times New Roman" w:cs="Times New Roman"/>
          <w:sz w:val="24"/>
          <w:szCs w:val="24"/>
        </w:rPr>
        <w:t xml:space="preserve">the </w:t>
      </w:r>
      <w:r>
        <w:rPr>
          <w:rFonts w:ascii="Times New Roman" w:hAnsi="Times New Roman" w:cs="Times New Roman"/>
          <w:sz w:val="24"/>
          <w:szCs w:val="24"/>
        </w:rPr>
        <w:t xml:space="preserve">information and its subsequent impact on </w:t>
      </w:r>
      <w:r w:rsidR="00872DAE">
        <w:rPr>
          <w:rFonts w:ascii="Times New Roman" w:hAnsi="Times New Roman" w:cs="Times New Roman"/>
          <w:sz w:val="24"/>
          <w:szCs w:val="24"/>
        </w:rPr>
        <w:t xml:space="preserve">one’s </w:t>
      </w:r>
      <w:r>
        <w:rPr>
          <w:rFonts w:ascii="Times New Roman" w:hAnsi="Times New Roman" w:cs="Times New Roman"/>
          <w:sz w:val="24"/>
          <w:szCs w:val="24"/>
        </w:rPr>
        <w:t xml:space="preserve">attitudes and intentions. Thus its worth asking </w:t>
      </w:r>
      <w:r w:rsidRPr="00060620">
        <w:rPr>
          <w:rFonts w:ascii="Times New Roman" w:hAnsi="Times New Roman" w:cs="Times New Roman"/>
          <w:i/>
          <w:iCs/>
          <w:sz w:val="24"/>
          <w:szCs w:val="24"/>
        </w:rPr>
        <w:t>if</w:t>
      </w:r>
      <w:r>
        <w:rPr>
          <w:rFonts w:ascii="Times New Roman" w:hAnsi="Times New Roman" w:cs="Times New Roman"/>
          <w:sz w:val="24"/>
          <w:szCs w:val="24"/>
        </w:rPr>
        <w:t xml:space="preserve"> Deepfakes can shift attitudes and intentions </w:t>
      </w:r>
      <w:r w:rsidRPr="00060620">
        <w:rPr>
          <w:rFonts w:ascii="Times New Roman" w:hAnsi="Times New Roman" w:cs="Times New Roman"/>
          <w:i/>
          <w:iCs/>
          <w:sz w:val="24"/>
          <w:szCs w:val="24"/>
        </w:rPr>
        <w:t>despite</w:t>
      </w:r>
      <w:r>
        <w:rPr>
          <w:rFonts w:ascii="Times New Roman" w:hAnsi="Times New Roman" w:cs="Times New Roman"/>
          <w:sz w:val="24"/>
          <w:szCs w:val="24"/>
        </w:rPr>
        <w:t xml:space="preserve"> the presence of cues highlighting that the content may be suspect, and if so, how attitudes induced in this way compare to those established via authentic content.</w:t>
      </w:r>
      <w:r w:rsidR="00351891">
        <w:rPr>
          <w:rFonts w:ascii="Times New Roman" w:hAnsi="Times New Roman" w:cs="Times New Roman"/>
          <w:sz w:val="24"/>
          <w:szCs w:val="24"/>
        </w:rPr>
        <w:t xml:space="preserve"> </w:t>
      </w:r>
      <w:bookmarkEnd w:id="2"/>
      <w:r w:rsidR="000E4A12">
        <w:rPr>
          <w:rStyle w:val="FootnoteReference"/>
          <w:rFonts w:ascii="Times New Roman" w:hAnsi="Times New Roman" w:cs="Times New Roman"/>
          <w:sz w:val="24"/>
          <w:szCs w:val="24"/>
        </w:rPr>
        <w:footnoteReference w:id="6"/>
      </w:r>
    </w:p>
    <w:p w14:paraId="41C04C5F" w14:textId="5802844B" w:rsidR="00990A83" w:rsidRDefault="00F42E54" w:rsidP="00142AB7">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Experiments 3-4 </w:t>
      </w:r>
      <w:r w:rsidR="00812C37">
        <w:rPr>
          <w:rFonts w:ascii="Times New Roman" w:hAnsi="Times New Roman" w:cs="Times New Roman"/>
          <w:sz w:val="24"/>
          <w:szCs w:val="24"/>
        </w:rPr>
        <w:t>extend</w:t>
      </w:r>
      <w:r w:rsidR="00795487">
        <w:rPr>
          <w:rFonts w:ascii="Times New Roman" w:hAnsi="Times New Roman" w:cs="Times New Roman"/>
          <w:sz w:val="24"/>
          <w:szCs w:val="24"/>
        </w:rPr>
        <w:t>ed</w:t>
      </w:r>
      <w:r w:rsidR="00812C37">
        <w:rPr>
          <w:rFonts w:ascii="Times New Roman" w:hAnsi="Times New Roman" w:cs="Times New Roman"/>
          <w:sz w:val="24"/>
          <w:szCs w:val="24"/>
        </w:rPr>
        <w:t xml:space="preserve"> </w:t>
      </w:r>
      <w:r w:rsidR="00795487">
        <w:rPr>
          <w:rFonts w:ascii="Times New Roman" w:hAnsi="Times New Roman" w:cs="Times New Roman"/>
          <w:sz w:val="24"/>
          <w:szCs w:val="24"/>
        </w:rPr>
        <w:t xml:space="preserve">our </w:t>
      </w:r>
      <w:r w:rsidR="00812C37">
        <w:rPr>
          <w:rFonts w:ascii="Times New Roman" w:hAnsi="Times New Roman" w:cs="Times New Roman"/>
          <w:sz w:val="24"/>
          <w:szCs w:val="24"/>
        </w:rPr>
        <w:t xml:space="preserve">analyses from one </w:t>
      </w:r>
      <w:r w:rsidR="00F828E4">
        <w:rPr>
          <w:rFonts w:ascii="Times New Roman" w:hAnsi="Times New Roman" w:cs="Times New Roman"/>
          <w:sz w:val="24"/>
          <w:szCs w:val="24"/>
        </w:rPr>
        <w:t xml:space="preserve">type </w:t>
      </w:r>
      <w:r>
        <w:rPr>
          <w:rFonts w:ascii="Times New Roman" w:hAnsi="Times New Roman" w:cs="Times New Roman"/>
          <w:sz w:val="24"/>
          <w:szCs w:val="24"/>
        </w:rPr>
        <w:t xml:space="preserve">of </w:t>
      </w:r>
      <w:r w:rsidR="00795487">
        <w:rPr>
          <w:rFonts w:ascii="Times New Roman" w:hAnsi="Times New Roman" w:cs="Times New Roman"/>
          <w:sz w:val="24"/>
          <w:szCs w:val="24"/>
        </w:rPr>
        <w:t xml:space="preserve">Deepfaked </w:t>
      </w:r>
      <w:r>
        <w:rPr>
          <w:rFonts w:ascii="Times New Roman" w:hAnsi="Times New Roman" w:cs="Times New Roman"/>
          <w:sz w:val="24"/>
          <w:szCs w:val="24"/>
        </w:rPr>
        <w:t xml:space="preserve">media </w:t>
      </w:r>
      <w:r w:rsidR="00812C37">
        <w:rPr>
          <w:rFonts w:ascii="Times New Roman" w:hAnsi="Times New Roman" w:cs="Times New Roman"/>
          <w:sz w:val="24"/>
          <w:szCs w:val="24"/>
        </w:rPr>
        <w:t xml:space="preserve">(video) to another (audio). </w:t>
      </w:r>
      <w:r>
        <w:rPr>
          <w:rFonts w:ascii="Times New Roman" w:hAnsi="Times New Roman" w:cs="Times New Roman"/>
          <w:sz w:val="24"/>
          <w:szCs w:val="24"/>
        </w:rPr>
        <w:t xml:space="preserve">A similar </w:t>
      </w:r>
      <w:r w:rsidR="00812C37" w:rsidRPr="00833C18">
        <w:rPr>
          <w:rFonts w:ascii="Times New Roman" w:hAnsi="Times New Roman" w:cs="Times New Roman"/>
          <w:sz w:val="24"/>
          <w:szCs w:val="24"/>
        </w:rPr>
        <w:t xml:space="preserve">procedure </w:t>
      </w:r>
      <w:r w:rsidR="00812C37">
        <w:rPr>
          <w:rFonts w:ascii="Times New Roman" w:hAnsi="Times New Roman" w:cs="Times New Roman"/>
          <w:sz w:val="24"/>
          <w:szCs w:val="24"/>
        </w:rPr>
        <w:t xml:space="preserve">was used </w:t>
      </w:r>
      <w:r w:rsidR="00812C37" w:rsidRPr="00833C18">
        <w:rPr>
          <w:rFonts w:ascii="Times New Roman" w:hAnsi="Times New Roman" w:cs="Times New Roman"/>
          <w:sz w:val="24"/>
          <w:szCs w:val="24"/>
        </w:rPr>
        <w:t xml:space="preserve">as </w:t>
      </w:r>
      <w:r>
        <w:rPr>
          <w:rFonts w:ascii="Times New Roman" w:hAnsi="Times New Roman" w:cs="Times New Roman"/>
          <w:sz w:val="24"/>
          <w:szCs w:val="24"/>
        </w:rPr>
        <w:t xml:space="preserve">before </w:t>
      </w:r>
      <w:r w:rsidR="00812C37" w:rsidRPr="00833C18">
        <w:rPr>
          <w:rFonts w:ascii="Times New Roman" w:hAnsi="Times New Roman" w:cs="Times New Roman"/>
          <w:sz w:val="24"/>
          <w:szCs w:val="24"/>
        </w:rPr>
        <w:t xml:space="preserve">but with one </w:t>
      </w:r>
      <w:r>
        <w:rPr>
          <w:rFonts w:ascii="Times New Roman" w:hAnsi="Times New Roman" w:cs="Times New Roman"/>
          <w:sz w:val="24"/>
          <w:szCs w:val="24"/>
        </w:rPr>
        <w:t xml:space="preserve">important </w:t>
      </w:r>
      <w:r w:rsidR="00812C37">
        <w:rPr>
          <w:rFonts w:ascii="Times New Roman" w:hAnsi="Times New Roman" w:cs="Times New Roman"/>
          <w:sz w:val="24"/>
          <w:szCs w:val="24"/>
        </w:rPr>
        <w:t>difference</w:t>
      </w:r>
      <w:r w:rsidR="00812C37" w:rsidRPr="00833C18">
        <w:rPr>
          <w:rFonts w:ascii="Times New Roman" w:hAnsi="Times New Roman" w:cs="Times New Roman"/>
          <w:sz w:val="24"/>
          <w:szCs w:val="24"/>
        </w:rPr>
        <w:t xml:space="preserve">: </w:t>
      </w:r>
      <w:r w:rsidR="00812C37">
        <w:rPr>
          <w:rFonts w:ascii="Times New Roman" w:hAnsi="Times New Roman" w:cs="Times New Roman"/>
          <w:sz w:val="24"/>
          <w:szCs w:val="24"/>
        </w:rPr>
        <w:t xml:space="preserve">video </w:t>
      </w:r>
      <w:r w:rsidR="00812C37" w:rsidRPr="00833C18">
        <w:rPr>
          <w:rFonts w:ascii="Times New Roman" w:hAnsi="Times New Roman" w:cs="Times New Roman"/>
          <w:sz w:val="24"/>
          <w:szCs w:val="24"/>
        </w:rPr>
        <w:t>clips</w:t>
      </w:r>
      <w:r>
        <w:rPr>
          <w:rFonts w:ascii="Times New Roman" w:hAnsi="Times New Roman" w:cs="Times New Roman"/>
          <w:sz w:val="24"/>
          <w:szCs w:val="24"/>
        </w:rPr>
        <w:t xml:space="preserve"> were </w:t>
      </w:r>
      <w:r w:rsidR="00795487">
        <w:rPr>
          <w:rFonts w:ascii="Times New Roman" w:hAnsi="Times New Roman" w:cs="Times New Roman"/>
          <w:sz w:val="24"/>
          <w:szCs w:val="24"/>
        </w:rPr>
        <w:t xml:space="preserve">now </w:t>
      </w:r>
      <w:r>
        <w:rPr>
          <w:rFonts w:ascii="Times New Roman" w:hAnsi="Times New Roman" w:cs="Times New Roman"/>
          <w:sz w:val="24"/>
          <w:szCs w:val="24"/>
        </w:rPr>
        <w:t>substituted for audio clips</w:t>
      </w:r>
      <w:r w:rsidR="00812C37" w:rsidRPr="00833C18">
        <w:rPr>
          <w:rFonts w:ascii="Times New Roman" w:hAnsi="Times New Roman" w:cs="Times New Roman"/>
          <w:sz w:val="24"/>
          <w:szCs w:val="24"/>
        </w:rPr>
        <w:t xml:space="preserve">. </w:t>
      </w:r>
      <w:r w:rsidR="00812C37">
        <w:rPr>
          <w:rFonts w:ascii="Times New Roman" w:hAnsi="Times New Roman" w:cs="Times New Roman"/>
          <w:sz w:val="24"/>
          <w:szCs w:val="24"/>
        </w:rPr>
        <w:t xml:space="preserve">Authentic audio </w:t>
      </w:r>
      <w:r w:rsidR="00812C37" w:rsidRPr="00833C18">
        <w:rPr>
          <w:rFonts w:ascii="Times New Roman" w:hAnsi="Times New Roman" w:cs="Times New Roman"/>
          <w:sz w:val="24"/>
          <w:szCs w:val="24"/>
        </w:rPr>
        <w:t>clips were created by extracting audio from the authentic videos</w:t>
      </w:r>
      <w:r w:rsidR="00812C37">
        <w:rPr>
          <w:rFonts w:ascii="Times New Roman" w:hAnsi="Times New Roman" w:cs="Times New Roman"/>
          <w:sz w:val="24"/>
          <w:szCs w:val="24"/>
        </w:rPr>
        <w:t xml:space="preserve"> used in Experiment 2. </w:t>
      </w:r>
      <w:hyperlink r:id="rId13" w:history="1">
        <w:r w:rsidR="00812C37" w:rsidRPr="00F42E54">
          <w:rPr>
            <w:rStyle w:val="Hyperlink"/>
            <w:rFonts w:ascii="Times New Roman" w:hAnsi="Times New Roman" w:cs="Times New Roman"/>
            <w:sz w:val="24"/>
            <w:szCs w:val="24"/>
          </w:rPr>
          <w:t>Deepfake audio clips</w:t>
        </w:r>
      </w:hyperlink>
      <w:r w:rsidR="00812C37">
        <w:rPr>
          <w:rFonts w:ascii="Times New Roman" w:hAnsi="Times New Roman" w:cs="Times New Roman"/>
          <w:sz w:val="24"/>
          <w:szCs w:val="24"/>
        </w:rPr>
        <w:t xml:space="preserve"> </w:t>
      </w:r>
      <w:r w:rsidR="00812C37" w:rsidRPr="00833C18">
        <w:rPr>
          <w:rFonts w:ascii="Times New Roman" w:hAnsi="Times New Roman" w:cs="Times New Roman"/>
          <w:sz w:val="24"/>
          <w:szCs w:val="24"/>
        </w:rPr>
        <w:t xml:space="preserve">were generated by </w:t>
      </w:r>
      <w:r w:rsidR="004510EC">
        <w:rPr>
          <w:rFonts w:ascii="Times New Roman" w:hAnsi="Times New Roman" w:cs="Times New Roman"/>
          <w:sz w:val="24"/>
          <w:szCs w:val="24"/>
        </w:rPr>
        <w:t xml:space="preserve">feeding a </w:t>
      </w:r>
      <w:r w:rsidR="00812C37" w:rsidRPr="00833C18">
        <w:rPr>
          <w:rFonts w:ascii="Times New Roman" w:hAnsi="Times New Roman" w:cs="Times New Roman"/>
          <w:sz w:val="24"/>
          <w:szCs w:val="24"/>
        </w:rPr>
        <w:t xml:space="preserve">training set of </w:t>
      </w:r>
      <w:r w:rsidR="00812C37">
        <w:rPr>
          <w:rFonts w:ascii="Times New Roman" w:hAnsi="Times New Roman" w:cs="Times New Roman"/>
          <w:sz w:val="24"/>
          <w:szCs w:val="24"/>
        </w:rPr>
        <w:t xml:space="preserve">the target’s </w:t>
      </w:r>
      <w:r w:rsidR="00812C37" w:rsidRPr="00833C18">
        <w:rPr>
          <w:rFonts w:ascii="Times New Roman" w:hAnsi="Times New Roman" w:cs="Times New Roman"/>
          <w:sz w:val="24"/>
          <w:szCs w:val="24"/>
        </w:rPr>
        <w:t>voice to a bidirectional text-to-speech autoregressive neural network</w:t>
      </w:r>
      <w:r w:rsidR="00812C37">
        <w:rPr>
          <w:rFonts w:ascii="Times New Roman" w:hAnsi="Times New Roman" w:cs="Times New Roman"/>
          <w:sz w:val="24"/>
          <w:szCs w:val="24"/>
        </w:rPr>
        <w:t xml:space="preserve"> (</w:t>
      </w:r>
      <w:r w:rsidR="00812C37" w:rsidRPr="00BB0D08">
        <w:rPr>
          <w:rFonts w:ascii="Times New Roman" w:hAnsi="Times New Roman" w:cs="Times New Roman"/>
          <w:sz w:val="24"/>
          <w:szCs w:val="24"/>
        </w:rPr>
        <w:t>Mason</w:t>
      </w:r>
      <w:r w:rsidR="00812C37">
        <w:rPr>
          <w:rFonts w:ascii="Times New Roman" w:hAnsi="Times New Roman" w:cs="Times New Roman"/>
          <w:sz w:val="24"/>
          <w:szCs w:val="24"/>
        </w:rPr>
        <w:t>, 2019)</w:t>
      </w:r>
      <w:r w:rsidR="00812C37" w:rsidRPr="00833C18">
        <w:rPr>
          <w:rFonts w:ascii="Times New Roman" w:hAnsi="Times New Roman" w:cs="Times New Roman"/>
          <w:sz w:val="24"/>
          <w:szCs w:val="24"/>
        </w:rPr>
        <w:t xml:space="preserve">. This process </w:t>
      </w:r>
      <w:r w:rsidR="00812C37">
        <w:rPr>
          <w:rFonts w:ascii="Times New Roman" w:hAnsi="Times New Roman" w:cs="Times New Roman"/>
          <w:sz w:val="24"/>
          <w:szCs w:val="24"/>
        </w:rPr>
        <w:t xml:space="preserve">allowed </w:t>
      </w:r>
      <w:r w:rsidR="00812C37" w:rsidRPr="00833C18">
        <w:rPr>
          <w:rFonts w:ascii="Times New Roman" w:hAnsi="Times New Roman" w:cs="Times New Roman"/>
          <w:sz w:val="24"/>
          <w:szCs w:val="24"/>
        </w:rPr>
        <w:t xml:space="preserve">the neural network to learn </w:t>
      </w:r>
      <w:r w:rsidR="00812C37" w:rsidRPr="00833C18">
        <w:rPr>
          <w:rFonts w:ascii="Times New Roman" w:hAnsi="Times New Roman" w:cs="Times New Roman"/>
          <w:sz w:val="24"/>
          <w:szCs w:val="24"/>
        </w:rPr>
        <w:lastRenderedPageBreak/>
        <w:t xml:space="preserve">how to mimic </w:t>
      </w:r>
      <w:r w:rsidR="000E4A12">
        <w:rPr>
          <w:rFonts w:ascii="Times New Roman" w:hAnsi="Times New Roman" w:cs="Times New Roman"/>
          <w:sz w:val="24"/>
          <w:szCs w:val="24"/>
        </w:rPr>
        <w:t xml:space="preserve">the target’s </w:t>
      </w:r>
      <w:r w:rsidR="00812C37">
        <w:rPr>
          <w:rFonts w:ascii="Times New Roman" w:hAnsi="Times New Roman" w:cs="Times New Roman"/>
          <w:sz w:val="24"/>
          <w:szCs w:val="24"/>
        </w:rPr>
        <w:t>voice</w:t>
      </w:r>
      <w:r w:rsidR="00812C37" w:rsidRPr="00833C18">
        <w:rPr>
          <w:rFonts w:ascii="Times New Roman" w:hAnsi="Times New Roman" w:cs="Times New Roman"/>
          <w:sz w:val="24"/>
          <w:szCs w:val="24"/>
        </w:rPr>
        <w:t xml:space="preserve">. The end result was </w:t>
      </w:r>
      <w:r w:rsidR="00812C37">
        <w:rPr>
          <w:rFonts w:ascii="Times New Roman" w:hAnsi="Times New Roman" w:cs="Times New Roman"/>
          <w:sz w:val="24"/>
          <w:szCs w:val="24"/>
        </w:rPr>
        <w:t xml:space="preserve">a </w:t>
      </w:r>
      <w:r w:rsidR="00812C37" w:rsidRPr="00F42E54">
        <w:rPr>
          <w:rFonts w:ascii="Times New Roman" w:hAnsi="Times New Roman" w:cs="Times New Roman"/>
          <w:sz w:val="24"/>
          <w:szCs w:val="24"/>
        </w:rPr>
        <w:t>Deepfake</w:t>
      </w:r>
      <w:r w:rsidR="000E4A12">
        <w:rPr>
          <w:rFonts w:ascii="Times New Roman" w:hAnsi="Times New Roman" w:cs="Times New Roman"/>
          <w:sz w:val="24"/>
          <w:szCs w:val="24"/>
        </w:rPr>
        <w:t>d</w:t>
      </w:r>
      <w:r w:rsidR="00812C37" w:rsidRPr="00F42E54">
        <w:rPr>
          <w:rFonts w:ascii="Times New Roman" w:hAnsi="Times New Roman" w:cs="Times New Roman"/>
          <w:sz w:val="24"/>
          <w:szCs w:val="24"/>
        </w:rPr>
        <w:t xml:space="preserve"> voice</w:t>
      </w:r>
      <w:r w:rsidR="00812C37" w:rsidRPr="00833C18">
        <w:rPr>
          <w:rFonts w:ascii="Times New Roman" w:hAnsi="Times New Roman" w:cs="Times New Roman"/>
          <w:sz w:val="24"/>
          <w:szCs w:val="24"/>
        </w:rPr>
        <w:t xml:space="preserve"> that sounded similar to the </w:t>
      </w:r>
      <w:r w:rsidR="00812C37">
        <w:rPr>
          <w:rFonts w:ascii="Times New Roman" w:hAnsi="Times New Roman" w:cs="Times New Roman"/>
          <w:sz w:val="24"/>
          <w:szCs w:val="24"/>
        </w:rPr>
        <w:t>target</w:t>
      </w:r>
      <w:r w:rsidR="00812C37" w:rsidRPr="00833C18">
        <w:rPr>
          <w:rFonts w:ascii="Times New Roman" w:hAnsi="Times New Roman" w:cs="Times New Roman"/>
          <w:sz w:val="24"/>
          <w:szCs w:val="24"/>
        </w:rPr>
        <w:t xml:space="preserve"> and which could be manipulated </w:t>
      </w:r>
      <w:r w:rsidR="000E4A12">
        <w:rPr>
          <w:rFonts w:ascii="Times New Roman" w:hAnsi="Times New Roman" w:cs="Times New Roman"/>
          <w:sz w:val="24"/>
          <w:szCs w:val="24"/>
        </w:rPr>
        <w:t xml:space="preserve">by the researcher </w:t>
      </w:r>
      <w:r w:rsidR="00812C37" w:rsidRPr="00833C18">
        <w:rPr>
          <w:rFonts w:ascii="Times New Roman" w:hAnsi="Times New Roman" w:cs="Times New Roman"/>
          <w:sz w:val="24"/>
          <w:szCs w:val="24"/>
        </w:rPr>
        <w:t xml:space="preserve">into saying anything. </w:t>
      </w:r>
      <w:r w:rsidR="00812C37">
        <w:rPr>
          <w:rFonts w:ascii="Times New Roman" w:hAnsi="Times New Roman" w:cs="Times New Roman"/>
          <w:sz w:val="24"/>
          <w:szCs w:val="24"/>
        </w:rPr>
        <w:t>By c</w:t>
      </w:r>
      <w:r w:rsidR="00812C37" w:rsidRPr="00833C18">
        <w:rPr>
          <w:rFonts w:ascii="Times New Roman" w:hAnsi="Times New Roman" w:cs="Times New Roman"/>
          <w:sz w:val="24"/>
          <w:szCs w:val="24"/>
        </w:rPr>
        <w:t xml:space="preserve">loning the target’s voice and manipulating what he ‘said’ </w:t>
      </w:r>
      <w:r w:rsidR="00812C37">
        <w:rPr>
          <w:rFonts w:ascii="Times New Roman" w:hAnsi="Times New Roman" w:cs="Times New Roman"/>
          <w:sz w:val="24"/>
          <w:szCs w:val="24"/>
        </w:rPr>
        <w:t xml:space="preserve">we sought to determine if Deepfake audio </w:t>
      </w:r>
      <w:r w:rsidR="000452BC">
        <w:rPr>
          <w:rFonts w:ascii="Times New Roman" w:hAnsi="Times New Roman" w:cs="Times New Roman"/>
          <w:sz w:val="24"/>
          <w:szCs w:val="24"/>
        </w:rPr>
        <w:t xml:space="preserve">would </w:t>
      </w:r>
      <w:r w:rsidR="00812C37">
        <w:rPr>
          <w:rFonts w:ascii="Times New Roman" w:hAnsi="Times New Roman" w:cs="Times New Roman"/>
          <w:sz w:val="24"/>
          <w:szCs w:val="24"/>
        </w:rPr>
        <w:t xml:space="preserve">manipulate attitudes and intentions towards the target, and whether it does so </w:t>
      </w:r>
      <w:r w:rsidR="000410ED">
        <w:rPr>
          <w:rFonts w:ascii="Times New Roman" w:hAnsi="Times New Roman" w:cs="Times New Roman"/>
          <w:sz w:val="24"/>
          <w:szCs w:val="24"/>
        </w:rPr>
        <w:t xml:space="preserve">in </w:t>
      </w:r>
      <w:r w:rsidR="00812C37">
        <w:rPr>
          <w:rFonts w:ascii="Times New Roman" w:hAnsi="Times New Roman" w:cs="Times New Roman"/>
          <w:sz w:val="24"/>
          <w:szCs w:val="24"/>
        </w:rPr>
        <w:t xml:space="preserve">comparable </w:t>
      </w:r>
      <w:r w:rsidR="000410ED">
        <w:rPr>
          <w:rFonts w:ascii="Times New Roman" w:hAnsi="Times New Roman" w:cs="Times New Roman"/>
          <w:sz w:val="24"/>
          <w:szCs w:val="24"/>
        </w:rPr>
        <w:t xml:space="preserve">ways </w:t>
      </w:r>
      <w:r w:rsidR="00812C37">
        <w:rPr>
          <w:rFonts w:ascii="Times New Roman" w:hAnsi="Times New Roman" w:cs="Times New Roman"/>
          <w:sz w:val="24"/>
          <w:szCs w:val="24"/>
        </w:rPr>
        <w:t xml:space="preserve">to Deepfake video. </w:t>
      </w:r>
      <w:r w:rsidR="0047714A">
        <w:rPr>
          <w:rStyle w:val="FootnoteReference"/>
          <w:rFonts w:ascii="Times New Roman" w:hAnsi="Times New Roman" w:cs="Times New Roman"/>
          <w:sz w:val="24"/>
          <w:szCs w:val="24"/>
        </w:rPr>
        <w:footnoteReference w:id="7"/>
      </w:r>
      <w:r w:rsidR="00260611">
        <w:rPr>
          <w:rFonts w:ascii="Times New Roman" w:hAnsi="Times New Roman" w:cs="Times New Roman"/>
          <w:sz w:val="24"/>
          <w:szCs w:val="24"/>
        </w:rPr>
        <w:t xml:space="preserve"> </w:t>
      </w:r>
    </w:p>
    <w:p w14:paraId="144D59A4" w14:textId="57240600" w:rsidR="0093604E" w:rsidRPr="006C0404" w:rsidRDefault="0093604E" w:rsidP="006C0404">
      <w:pPr>
        <w:spacing w:line="480" w:lineRule="auto"/>
        <w:ind w:firstLine="0"/>
        <w:jc w:val="center"/>
        <w:rPr>
          <w:rFonts w:ascii="Times New Roman" w:hAnsi="Times New Roman" w:cs="Times New Roman"/>
          <w:b/>
          <w:sz w:val="24"/>
          <w:szCs w:val="24"/>
        </w:rPr>
      </w:pPr>
      <w:r w:rsidRPr="006C0404">
        <w:rPr>
          <w:rFonts w:ascii="Times New Roman" w:hAnsi="Times New Roman" w:cs="Times New Roman"/>
          <w:b/>
          <w:sz w:val="24"/>
          <w:szCs w:val="24"/>
        </w:rPr>
        <w:t>Method</w:t>
      </w:r>
    </w:p>
    <w:p w14:paraId="5118EB0D" w14:textId="3755A83F" w:rsidR="00B01238" w:rsidRPr="00B01238" w:rsidRDefault="00B01238" w:rsidP="00B01238">
      <w:pPr>
        <w:spacing w:line="480" w:lineRule="auto"/>
        <w:ind w:firstLine="0"/>
        <w:rPr>
          <w:rFonts w:ascii="Times New Roman" w:eastAsia="Calibri" w:hAnsi="Times New Roman" w:cs="Times New Roman"/>
          <w:b/>
          <w:bCs/>
          <w:iCs/>
          <w:sz w:val="24"/>
          <w:szCs w:val="24"/>
        </w:rPr>
      </w:pPr>
      <w:r w:rsidRPr="00B01238">
        <w:rPr>
          <w:rFonts w:ascii="Times New Roman" w:eastAsia="Calibri" w:hAnsi="Times New Roman" w:cs="Times New Roman"/>
          <w:b/>
          <w:bCs/>
          <w:iCs/>
          <w:sz w:val="24"/>
          <w:szCs w:val="24"/>
        </w:rPr>
        <w:t>Sample Size Selection</w:t>
      </w:r>
    </w:p>
    <w:p w14:paraId="43FE3AEC" w14:textId="4CAA9C83" w:rsidR="00B01238" w:rsidRPr="00613A8D" w:rsidRDefault="00B01238" w:rsidP="00B01238">
      <w:pPr>
        <w:spacing w:line="480" w:lineRule="auto"/>
        <w:ind w:firstLine="708"/>
        <w:rPr>
          <w:rFonts w:ascii="Times New Roman" w:eastAsia="Calibri" w:hAnsi="Times New Roman" w:cs="Times New Roman"/>
          <w:bCs/>
          <w:sz w:val="24"/>
          <w:szCs w:val="24"/>
        </w:rPr>
      </w:pPr>
      <w:r w:rsidRPr="00613A8D">
        <w:rPr>
          <w:rFonts w:ascii="Times New Roman" w:eastAsia="Calibri" w:hAnsi="Times New Roman" w:cs="Times New Roman"/>
          <w:bCs/>
          <w:sz w:val="24"/>
          <w:szCs w:val="24"/>
        </w:rPr>
        <w:t>Sample</w:t>
      </w:r>
      <w:r>
        <w:rPr>
          <w:rFonts w:ascii="Times New Roman" w:eastAsia="Calibri" w:hAnsi="Times New Roman" w:cs="Times New Roman"/>
          <w:bCs/>
          <w:sz w:val="24"/>
          <w:szCs w:val="24"/>
        </w:rPr>
        <w:t>s</w:t>
      </w:r>
      <w:r w:rsidRPr="00613A8D">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rPr>
        <w:t>were selected on a convenience basis for Experiment</w:t>
      </w:r>
      <w:r w:rsidR="004510EC">
        <w:rPr>
          <w:rFonts w:ascii="Times New Roman" w:eastAsia="Calibri" w:hAnsi="Times New Roman" w:cs="Times New Roman"/>
          <w:bCs/>
          <w:sz w:val="24"/>
          <w:szCs w:val="24"/>
        </w:rPr>
        <w:t>s</w:t>
      </w:r>
      <w:r>
        <w:rPr>
          <w:rFonts w:ascii="Times New Roman" w:eastAsia="Calibri" w:hAnsi="Times New Roman" w:cs="Times New Roman"/>
          <w:bCs/>
          <w:sz w:val="24"/>
          <w:szCs w:val="24"/>
        </w:rPr>
        <w:t xml:space="preserve"> 1-</w:t>
      </w:r>
      <w:r w:rsidR="004510EC">
        <w:rPr>
          <w:rFonts w:ascii="Times New Roman" w:eastAsia="Calibri" w:hAnsi="Times New Roman" w:cs="Times New Roman"/>
          <w:bCs/>
          <w:sz w:val="24"/>
          <w:szCs w:val="24"/>
        </w:rPr>
        <w:t>4</w:t>
      </w:r>
      <w:r>
        <w:rPr>
          <w:rFonts w:ascii="Times New Roman" w:eastAsia="Calibri" w:hAnsi="Times New Roman" w:cs="Times New Roman"/>
          <w:bCs/>
          <w:sz w:val="24"/>
          <w:szCs w:val="24"/>
        </w:rPr>
        <w:t xml:space="preserve">. </w:t>
      </w:r>
    </w:p>
    <w:p w14:paraId="7674929C" w14:textId="537FE8F1" w:rsidR="0093604E" w:rsidRPr="006C0404" w:rsidRDefault="0093604E" w:rsidP="006C0404">
      <w:pPr>
        <w:spacing w:line="480" w:lineRule="auto"/>
        <w:ind w:firstLine="0"/>
        <w:rPr>
          <w:rFonts w:ascii="Times New Roman" w:hAnsi="Times New Roman" w:cs="Times New Roman"/>
          <w:b/>
          <w:sz w:val="24"/>
          <w:szCs w:val="24"/>
        </w:rPr>
      </w:pPr>
      <w:bookmarkStart w:id="4" w:name="_Hlk98847346"/>
      <w:r w:rsidRPr="006C0404">
        <w:rPr>
          <w:rFonts w:ascii="Times New Roman" w:hAnsi="Times New Roman" w:cs="Times New Roman"/>
          <w:b/>
          <w:sz w:val="24"/>
          <w:szCs w:val="24"/>
        </w:rPr>
        <w:t xml:space="preserve">Participants and Design </w:t>
      </w:r>
    </w:p>
    <w:p w14:paraId="103CA401" w14:textId="4C82A445" w:rsidR="008A6E5E" w:rsidRDefault="004510EC" w:rsidP="008A6E5E">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The demographic breakdown for </w:t>
      </w:r>
      <w:r w:rsidR="009F5D1E">
        <w:rPr>
          <w:rFonts w:ascii="Times New Roman" w:hAnsi="Times New Roman" w:cs="Times New Roman"/>
          <w:sz w:val="24"/>
          <w:szCs w:val="24"/>
        </w:rPr>
        <w:t xml:space="preserve">the exploratory studies </w:t>
      </w:r>
      <w:r>
        <w:rPr>
          <w:rFonts w:ascii="Times New Roman" w:hAnsi="Times New Roman" w:cs="Times New Roman"/>
          <w:sz w:val="24"/>
          <w:szCs w:val="24"/>
        </w:rPr>
        <w:t xml:space="preserve">can be found in Table 1. Participants </w:t>
      </w:r>
      <w:r w:rsidR="0093604E" w:rsidRPr="006C0404">
        <w:rPr>
          <w:rFonts w:ascii="Times New Roman" w:hAnsi="Times New Roman" w:cs="Times New Roman"/>
          <w:sz w:val="24"/>
          <w:szCs w:val="24"/>
        </w:rPr>
        <w:t>took part via the Prolific website (</w:t>
      </w:r>
      <w:hyperlink r:id="rId14" w:history="1">
        <w:r w:rsidR="0093604E" w:rsidRPr="006C0404">
          <w:rPr>
            <w:rStyle w:val="Hyperlink"/>
            <w:rFonts w:ascii="Times New Roman" w:hAnsi="Times New Roman" w:cs="Times New Roman"/>
            <w:sz w:val="24"/>
            <w:szCs w:val="24"/>
          </w:rPr>
          <w:t>https://prolific.ac</w:t>
        </w:r>
      </w:hyperlink>
      <w:r w:rsidR="0093604E" w:rsidRPr="006C0404">
        <w:rPr>
          <w:rFonts w:ascii="Times New Roman" w:hAnsi="Times New Roman" w:cs="Times New Roman"/>
          <w:sz w:val="24"/>
          <w:szCs w:val="24"/>
        </w:rPr>
        <w:t>) in exchange for a monetary reward</w:t>
      </w:r>
      <w:r w:rsidR="00593008">
        <w:rPr>
          <w:rFonts w:ascii="Times New Roman" w:hAnsi="Times New Roman" w:cs="Times New Roman"/>
          <w:sz w:val="24"/>
          <w:szCs w:val="24"/>
        </w:rPr>
        <w:t xml:space="preserve"> </w:t>
      </w:r>
      <w:r w:rsidR="009D63AF">
        <w:rPr>
          <w:rFonts w:ascii="Times New Roman" w:hAnsi="Times New Roman" w:cs="Times New Roman"/>
          <w:sz w:val="24"/>
          <w:szCs w:val="24"/>
        </w:rPr>
        <w:t xml:space="preserve">at a rate of </w:t>
      </w:r>
      <w:r w:rsidR="009D63AF" w:rsidRPr="009D63AF">
        <w:rPr>
          <w:rFonts w:ascii="Times New Roman" w:hAnsi="Times New Roman" w:cs="Times New Roman"/>
          <w:sz w:val="24"/>
          <w:szCs w:val="24"/>
        </w:rPr>
        <w:t>£</w:t>
      </w:r>
      <w:r w:rsidR="009D63AF">
        <w:rPr>
          <w:rFonts w:ascii="Times New Roman" w:hAnsi="Times New Roman" w:cs="Times New Roman"/>
          <w:sz w:val="24"/>
          <w:szCs w:val="24"/>
        </w:rPr>
        <w:t>5 per hour</w:t>
      </w:r>
      <w:r w:rsidR="009D0557">
        <w:rPr>
          <w:rFonts w:ascii="Times New Roman" w:hAnsi="Times New Roman" w:cs="Times New Roman"/>
          <w:sz w:val="24"/>
          <w:szCs w:val="24"/>
        </w:rPr>
        <w:t xml:space="preserve"> with a typical completion time of 15mins</w:t>
      </w:r>
      <w:r w:rsidR="0093604E" w:rsidRPr="006C0404">
        <w:rPr>
          <w:rFonts w:ascii="Times New Roman" w:hAnsi="Times New Roman" w:cs="Times New Roman"/>
          <w:sz w:val="24"/>
          <w:szCs w:val="24"/>
        </w:rPr>
        <w:t xml:space="preserve">. Assignment to the </w:t>
      </w:r>
      <w:r w:rsidR="0060515C">
        <w:rPr>
          <w:rFonts w:ascii="Times New Roman" w:hAnsi="Times New Roman" w:cs="Times New Roman"/>
          <w:sz w:val="24"/>
          <w:szCs w:val="24"/>
        </w:rPr>
        <w:t xml:space="preserve">informational </w:t>
      </w:r>
      <w:r w:rsidR="0093604E" w:rsidRPr="006C0404">
        <w:rPr>
          <w:rFonts w:ascii="Times New Roman" w:hAnsi="Times New Roman" w:cs="Times New Roman"/>
          <w:i/>
          <w:sz w:val="24"/>
          <w:szCs w:val="24"/>
        </w:rPr>
        <w:t>Content</w:t>
      </w:r>
      <w:r w:rsidR="0093604E" w:rsidRPr="006C0404">
        <w:rPr>
          <w:rFonts w:ascii="Times New Roman" w:hAnsi="Times New Roman" w:cs="Times New Roman"/>
          <w:sz w:val="24"/>
          <w:szCs w:val="24"/>
        </w:rPr>
        <w:t xml:space="preserve"> (positive or negative </w:t>
      </w:r>
      <w:r>
        <w:rPr>
          <w:rFonts w:ascii="Times New Roman" w:hAnsi="Times New Roman" w:cs="Times New Roman"/>
          <w:sz w:val="24"/>
          <w:szCs w:val="24"/>
        </w:rPr>
        <w:t>attitude induction</w:t>
      </w:r>
      <w:r w:rsidR="0093604E" w:rsidRPr="006C0404">
        <w:rPr>
          <w:rFonts w:ascii="Times New Roman" w:hAnsi="Times New Roman" w:cs="Times New Roman"/>
          <w:sz w:val="24"/>
          <w:szCs w:val="24"/>
        </w:rPr>
        <w:t xml:space="preserve">) </w:t>
      </w:r>
      <w:r w:rsidR="00695C5C">
        <w:rPr>
          <w:rFonts w:ascii="Times New Roman" w:hAnsi="Times New Roman" w:cs="Times New Roman"/>
          <w:sz w:val="24"/>
          <w:szCs w:val="24"/>
        </w:rPr>
        <w:t xml:space="preserve">and </w:t>
      </w:r>
      <w:r w:rsidR="0060515C">
        <w:rPr>
          <w:rFonts w:ascii="Times New Roman" w:hAnsi="Times New Roman" w:cs="Times New Roman"/>
          <w:sz w:val="24"/>
          <w:szCs w:val="24"/>
        </w:rPr>
        <w:t xml:space="preserve">Content </w:t>
      </w:r>
      <w:r w:rsidR="00A91A07">
        <w:rPr>
          <w:rFonts w:ascii="Times New Roman" w:hAnsi="Times New Roman" w:cs="Times New Roman"/>
          <w:i/>
          <w:sz w:val="24"/>
          <w:szCs w:val="24"/>
        </w:rPr>
        <w:t xml:space="preserve">Type </w:t>
      </w:r>
      <w:r w:rsidR="00695C5C" w:rsidRPr="006C0404">
        <w:rPr>
          <w:rFonts w:ascii="Times New Roman" w:hAnsi="Times New Roman" w:cs="Times New Roman"/>
          <w:sz w:val="24"/>
          <w:szCs w:val="24"/>
        </w:rPr>
        <w:t>conditions (</w:t>
      </w:r>
      <w:r w:rsidR="00695C5C">
        <w:rPr>
          <w:rFonts w:ascii="Times New Roman" w:hAnsi="Times New Roman" w:cs="Times New Roman"/>
          <w:sz w:val="24"/>
          <w:szCs w:val="24"/>
        </w:rPr>
        <w:t xml:space="preserve">Authentic </w:t>
      </w:r>
      <w:r w:rsidR="00695C5C" w:rsidRPr="006C0404">
        <w:rPr>
          <w:rFonts w:ascii="Times New Roman" w:hAnsi="Times New Roman" w:cs="Times New Roman"/>
          <w:sz w:val="24"/>
          <w:szCs w:val="24"/>
        </w:rPr>
        <w:t>vs. Deepfake</w:t>
      </w:r>
      <w:r w:rsidR="00695C5C">
        <w:rPr>
          <w:rFonts w:ascii="Times New Roman" w:hAnsi="Times New Roman" w:cs="Times New Roman"/>
          <w:sz w:val="24"/>
          <w:szCs w:val="24"/>
        </w:rPr>
        <w:t xml:space="preserve"> content</w:t>
      </w:r>
      <w:r w:rsidR="00695C5C" w:rsidRPr="006C0404">
        <w:rPr>
          <w:rFonts w:ascii="Times New Roman" w:hAnsi="Times New Roman" w:cs="Times New Roman"/>
          <w:sz w:val="24"/>
          <w:szCs w:val="24"/>
        </w:rPr>
        <w:t xml:space="preserve">) </w:t>
      </w:r>
      <w:r w:rsidR="0093604E" w:rsidRPr="006C0404">
        <w:rPr>
          <w:rFonts w:ascii="Times New Roman" w:hAnsi="Times New Roman" w:cs="Times New Roman"/>
          <w:sz w:val="24"/>
          <w:szCs w:val="24"/>
        </w:rPr>
        <w:t>was counterbalanced across participants</w:t>
      </w:r>
      <w:r w:rsidR="00E2591C">
        <w:rPr>
          <w:rFonts w:ascii="Times New Roman" w:hAnsi="Times New Roman" w:cs="Times New Roman"/>
          <w:sz w:val="24"/>
          <w:szCs w:val="24"/>
        </w:rPr>
        <w:t xml:space="preserve"> and both served as independent variables. An additional </w:t>
      </w:r>
      <w:r w:rsidR="0093604E" w:rsidRPr="006C0404">
        <w:rPr>
          <w:rFonts w:ascii="Times New Roman" w:hAnsi="Times New Roman" w:cs="Times New Roman"/>
          <w:sz w:val="24"/>
          <w:szCs w:val="24"/>
        </w:rPr>
        <w:t xml:space="preserve">method factor was </w:t>
      </w:r>
      <w:r w:rsidR="00E2591C">
        <w:rPr>
          <w:rFonts w:ascii="Times New Roman" w:hAnsi="Times New Roman" w:cs="Times New Roman"/>
          <w:sz w:val="24"/>
          <w:szCs w:val="24"/>
        </w:rPr>
        <w:t xml:space="preserve">also </w:t>
      </w:r>
      <w:r w:rsidR="0093604E" w:rsidRPr="006C0404">
        <w:rPr>
          <w:rFonts w:ascii="Times New Roman" w:hAnsi="Times New Roman" w:cs="Times New Roman"/>
          <w:sz w:val="24"/>
          <w:szCs w:val="24"/>
        </w:rPr>
        <w:t>coun</w:t>
      </w:r>
      <w:r w:rsidR="00DB57DA">
        <w:rPr>
          <w:rFonts w:ascii="Times New Roman" w:hAnsi="Times New Roman" w:cs="Times New Roman"/>
          <w:sz w:val="24"/>
          <w:szCs w:val="24"/>
        </w:rPr>
        <w:t>terbalanced across participants</w:t>
      </w:r>
      <w:r w:rsidR="0093604E" w:rsidRPr="006C0404">
        <w:rPr>
          <w:rFonts w:ascii="Times New Roman" w:hAnsi="Times New Roman" w:cs="Times New Roman"/>
          <w:sz w:val="24"/>
          <w:szCs w:val="24"/>
        </w:rPr>
        <w:t xml:space="preserve"> </w:t>
      </w:r>
      <w:r w:rsidR="00DB57DA">
        <w:rPr>
          <w:rFonts w:ascii="Times New Roman" w:hAnsi="Times New Roman" w:cs="Times New Roman"/>
          <w:sz w:val="24"/>
          <w:szCs w:val="24"/>
        </w:rPr>
        <w:t>(</w:t>
      </w:r>
      <w:r w:rsidR="0093604E" w:rsidRPr="006C0404">
        <w:rPr>
          <w:rFonts w:ascii="Times New Roman" w:hAnsi="Times New Roman" w:cs="Times New Roman"/>
          <w:sz w:val="24"/>
          <w:szCs w:val="24"/>
        </w:rPr>
        <w:t>self-report</w:t>
      </w:r>
      <w:r w:rsidR="00E2591C">
        <w:rPr>
          <w:rFonts w:ascii="Times New Roman" w:hAnsi="Times New Roman" w:cs="Times New Roman"/>
          <w:sz w:val="24"/>
          <w:szCs w:val="24"/>
        </w:rPr>
        <w:t>ed</w:t>
      </w:r>
      <w:r w:rsidR="0093604E" w:rsidRPr="006C0404">
        <w:rPr>
          <w:rFonts w:ascii="Times New Roman" w:hAnsi="Times New Roman" w:cs="Times New Roman"/>
          <w:sz w:val="24"/>
          <w:szCs w:val="24"/>
        </w:rPr>
        <w:t xml:space="preserve"> ratings </w:t>
      </w:r>
      <w:r w:rsidR="00E2591C">
        <w:rPr>
          <w:rFonts w:ascii="Times New Roman" w:hAnsi="Times New Roman" w:cs="Times New Roman"/>
          <w:sz w:val="24"/>
          <w:szCs w:val="24"/>
        </w:rPr>
        <w:t xml:space="preserve">vs. </w:t>
      </w:r>
      <w:r w:rsidR="0093604E" w:rsidRPr="006C0404">
        <w:rPr>
          <w:rFonts w:ascii="Times New Roman" w:hAnsi="Times New Roman" w:cs="Times New Roman"/>
          <w:sz w:val="24"/>
          <w:szCs w:val="24"/>
        </w:rPr>
        <w:t>IAT first)</w:t>
      </w:r>
      <w:r w:rsidR="00E2591C">
        <w:rPr>
          <w:rFonts w:ascii="Times New Roman" w:hAnsi="Times New Roman" w:cs="Times New Roman"/>
          <w:sz w:val="24"/>
          <w:szCs w:val="24"/>
        </w:rPr>
        <w:t xml:space="preserve"> but was not included in our analytic models. </w:t>
      </w:r>
      <w:r w:rsidR="00E2591C" w:rsidRPr="006C0404">
        <w:rPr>
          <w:rFonts w:ascii="Times New Roman" w:hAnsi="Times New Roman" w:cs="Times New Roman"/>
          <w:sz w:val="24"/>
          <w:szCs w:val="24"/>
        </w:rPr>
        <w:t>Ratings and IAT scores were the dependent variables</w:t>
      </w:r>
      <w:r w:rsidR="00E2591C">
        <w:rPr>
          <w:rFonts w:ascii="Times New Roman" w:hAnsi="Times New Roman" w:cs="Times New Roman"/>
          <w:sz w:val="24"/>
          <w:szCs w:val="24"/>
        </w:rPr>
        <w:t xml:space="preserve"> of interest</w:t>
      </w:r>
      <w:r w:rsidR="00E2591C" w:rsidRPr="006C0404">
        <w:rPr>
          <w:rFonts w:ascii="Times New Roman" w:hAnsi="Times New Roman" w:cs="Times New Roman"/>
          <w:sz w:val="24"/>
          <w:szCs w:val="24"/>
        </w:rPr>
        <w:t>.</w:t>
      </w:r>
      <w:r w:rsidR="0093604E" w:rsidRPr="006C0404">
        <w:rPr>
          <w:rFonts w:ascii="Times New Roman" w:hAnsi="Times New Roman" w:cs="Times New Roman"/>
          <w:sz w:val="24"/>
          <w:szCs w:val="24"/>
        </w:rPr>
        <w:t xml:space="preserve"> Study designs and data-analysis plans for all experiments are available on the Open Science Framework website </w:t>
      </w:r>
      <w:bookmarkStart w:id="5" w:name="_Hlk98847737"/>
      <w:r w:rsidR="0093604E" w:rsidRPr="006C0404">
        <w:rPr>
          <w:rFonts w:ascii="Times New Roman" w:hAnsi="Times New Roman" w:cs="Times New Roman"/>
          <w:sz w:val="24"/>
          <w:szCs w:val="24"/>
        </w:rPr>
        <w:t>(</w:t>
      </w:r>
      <w:hyperlink r:id="rId15" w:history="1">
        <w:r w:rsidR="0093604E" w:rsidRPr="006C0404">
          <w:rPr>
            <w:rStyle w:val="Hyperlink"/>
            <w:rFonts w:ascii="Times New Roman" w:hAnsi="Times New Roman" w:cs="Times New Roman"/>
            <w:sz w:val="24"/>
            <w:szCs w:val="24"/>
          </w:rPr>
          <w:t>https://osf.io/f6ajb/</w:t>
        </w:r>
      </w:hyperlink>
      <w:bookmarkEnd w:id="5"/>
      <w:r w:rsidR="0093604E" w:rsidRPr="006C0404">
        <w:rPr>
          <w:rFonts w:ascii="Times New Roman" w:hAnsi="Times New Roman" w:cs="Times New Roman"/>
          <w:sz w:val="24"/>
          <w:szCs w:val="24"/>
        </w:rPr>
        <w:t>). We report all manipulations and measures used in our experiments. All data were collected without intermittent data analysis.</w:t>
      </w:r>
      <w:r w:rsidR="007E3A99">
        <w:rPr>
          <w:rFonts w:ascii="Times New Roman" w:hAnsi="Times New Roman" w:cs="Times New Roman"/>
          <w:sz w:val="24"/>
          <w:szCs w:val="24"/>
        </w:rPr>
        <w:t xml:space="preserve"> </w:t>
      </w:r>
      <w:r w:rsidR="00DB57DA">
        <w:rPr>
          <w:rFonts w:ascii="Times New Roman" w:hAnsi="Times New Roman" w:cs="Times New Roman"/>
          <w:sz w:val="24"/>
          <w:szCs w:val="24"/>
        </w:rPr>
        <w:t xml:space="preserve">The data analytic plan, stimuli, </w:t>
      </w:r>
      <w:r w:rsidR="0093604E" w:rsidRPr="006C0404">
        <w:rPr>
          <w:rFonts w:ascii="Times New Roman" w:hAnsi="Times New Roman" w:cs="Times New Roman"/>
          <w:sz w:val="24"/>
          <w:szCs w:val="24"/>
        </w:rPr>
        <w:lastRenderedPageBreak/>
        <w:t>materials, experimental scripts, data</w:t>
      </w:r>
      <w:r w:rsidR="00DB57DA">
        <w:rPr>
          <w:rFonts w:ascii="Times New Roman" w:hAnsi="Times New Roman" w:cs="Times New Roman"/>
          <w:sz w:val="24"/>
          <w:szCs w:val="24"/>
        </w:rPr>
        <w:t>, and d</w:t>
      </w:r>
      <w:r w:rsidR="00DB57DA" w:rsidRPr="006C0404">
        <w:rPr>
          <w:rFonts w:ascii="Times New Roman" w:hAnsi="Times New Roman" w:cs="Times New Roman"/>
          <w:sz w:val="24"/>
          <w:szCs w:val="24"/>
        </w:rPr>
        <w:t>eviations from pre-registration</w:t>
      </w:r>
      <w:r w:rsidR="0093604E" w:rsidRPr="006C0404">
        <w:rPr>
          <w:rFonts w:ascii="Times New Roman" w:hAnsi="Times New Roman" w:cs="Times New Roman"/>
          <w:sz w:val="24"/>
          <w:szCs w:val="24"/>
        </w:rPr>
        <w:t xml:space="preserve"> are available at the above link.</w:t>
      </w:r>
      <w:r w:rsidR="00695C5C">
        <w:rPr>
          <w:rFonts w:ascii="Times New Roman" w:hAnsi="Times New Roman" w:cs="Times New Roman"/>
          <w:sz w:val="24"/>
          <w:szCs w:val="24"/>
        </w:rPr>
        <w:t xml:space="preserve"> </w:t>
      </w:r>
      <w:r w:rsidR="007E3A99">
        <w:rPr>
          <w:rStyle w:val="FootnoteReference"/>
          <w:rFonts w:ascii="Times New Roman" w:hAnsi="Times New Roman" w:cs="Times New Roman"/>
          <w:sz w:val="24"/>
          <w:szCs w:val="24"/>
        </w:rPr>
        <w:footnoteReference w:id="8"/>
      </w:r>
    </w:p>
    <w:p w14:paraId="6DE67383" w14:textId="59101644" w:rsidR="002E5411" w:rsidRPr="007923E4" w:rsidRDefault="002E5411" w:rsidP="002E5411">
      <w:pPr>
        <w:pStyle w:val="text"/>
        <w:spacing w:before="240" w:line="360" w:lineRule="auto"/>
        <w:rPr>
          <w:rFonts w:ascii="Times New Roman" w:hAnsi="Times New Roman"/>
          <w:sz w:val="24"/>
          <w:szCs w:val="24"/>
          <w:lang w:val="en-US"/>
        </w:rPr>
      </w:pPr>
      <w:r>
        <w:rPr>
          <w:rFonts w:ascii="Times New Roman" w:hAnsi="Times New Roman"/>
          <w:i/>
          <w:sz w:val="24"/>
          <w:szCs w:val="24"/>
          <w:lang w:val="en-US"/>
        </w:rPr>
        <w:t>T</w:t>
      </w:r>
      <w:r w:rsidRPr="007923E4">
        <w:rPr>
          <w:rFonts w:ascii="Times New Roman" w:hAnsi="Times New Roman"/>
          <w:i/>
          <w:sz w:val="24"/>
          <w:szCs w:val="24"/>
          <w:lang w:val="en-US"/>
        </w:rPr>
        <w:t>able 1</w:t>
      </w:r>
      <w:r>
        <w:rPr>
          <w:rFonts w:ascii="Times New Roman" w:hAnsi="Times New Roman"/>
          <w:sz w:val="24"/>
          <w:szCs w:val="24"/>
          <w:lang w:val="en-US"/>
        </w:rPr>
        <w:t xml:space="preserve">. </w:t>
      </w:r>
      <w:r w:rsidR="00DF16A5">
        <w:rPr>
          <w:rFonts w:ascii="Times New Roman" w:hAnsi="Times New Roman"/>
          <w:sz w:val="24"/>
          <w:szCs w:val="24"/>
          <w:lang w:val="en-US"/>
        </w:rPr>
        <w:t>Demographic information for E</w:t>
      </w:r>
      <w:r>
        <w:rPr>
          <w:rFonts w:ascii="Times New Roman" w:hAnsi="Times New Roman"/>
          <w:sz w:val="24"/>
          <w:szCs w:val="24"/>
          <w:lang w:val="en-US"/>
        </w:rPr>
        <w:t>xperiment</w:t>
      </w:r>
      <w:r w:rsidR="00DF16A5">
        <w:rPr>
          <w:rFonts w:ascii="Times New Roman" w:hAnsi="Times New Roman"/>
          <w:sz w:val="24"/>
          <w:szCs w:val="24"/>
          <w:lang w:val="en-US"/>
        </w:rPr>
        <w:t>s 1-4</w:t>
      </w:r>
      <w:r w:rsidRPr="007923E4">
        <w:rPr>
          <w:rFonts w:ascii="Times New Roman" w:hAnsi="Times New Roman"/>
          <w:sz w:val="24"/>
          <w:szCs w:val="24"/>
          <w:lang w:val="en-US"/>
        </w:rPr>
        <w:t>.</w:t>
      </w:r>
    </w:p>
    <w:tbl>
      <w:tblPr>
        <w:tblW w:w="7088" w:type="dxa"/>
        <w:jc w:val="center"/>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43"/>
        <w:gridCol w:w="1559"/>
        <w:gridCol w:w="1418"/>
        <w:gridCol w:w="849"/>
        <w:gridCol w:w="1419"/>
      </w:tblGrid>
      <w:tr w:rsidR="0021520C" w:rsidRPr="001D79BD" w14:paraId="24826431" w14:textId="77777777" w:rsidTr="0021520C">
        <w:trPr>
          <w:trHeight w:val="28"/>
          <w:tblHeader/>
          <w:jc w:val="center"/>
        </w:trPr>
        <w:tc>
          <w:tcPr>
            <w:tcW w:w="1843" w:type="dxa"/>
            <w:tcBorders>
              <w:top w:val="single" w:sz="4" w:space="0" w:color="auto"/>
              <w:bottom w:val="nil"/>
            </w:tcBorders>
            <w:shd w:val="clear" w:color="auto" w:fill="auto"/>
            <w:tcMar>
              <w:top w:w="75" w:type="dxa"/>
              <w:left w:w="75" w:type="dxa"/>
              <w:bottom w:w="75" w:type="dxa"/>
              <w:right w:w="75" w:type="dxa"/>
            </w:tcMar>
            <w:vAlign w:val="center"/>
          </w:tcPr>
          <w:p w14:paraId="3CEA6C17" w14:textId="620F4A7D"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Experiment</w:t>
            </w:r>
          </w:p>
        </w:tc>
        <w:tc>
          <w:tcPr>
            <w:tcW w:w="1559" w:type="dxa"/>
            <w:tcBorders>
              <w:top w:val="single" w:sz="4" w:space="0" w:color="auto"/>
              <w:bottom w:val="nil"/>
            </w:tcBorders>
            <w:shd w:val="clear" w:color="auto" w:fill="auto"/>
            <w:tcMar>
              <w:top w:w="75" w:type="dxa"/>
              <w:left w:w="75" w:type="dxa"/>
              <w:bottom w:w="75" w:type="dxa"/>
              <w:right w:w="75" w:type="dxa"/>
            </w:tcMar>
            <w:vAlign w:val="center"/>
          </w:tcPr>
          <w:p w14:paraId="08417FCE" w14:textId="5930800C"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Sample Size</w:t>
            </w:r>
          </w:p>
        </w:tc>
        <w:tc>
          <w:tcPr>
            <w:tcW w:w="1418" w:type="dxa"/>
            <w:tcBorders>
              <w:top w:val="single" w:sz="4" w:space="0" w:color="auto"/>
              <w:bottom w:val="nil"/>
            </w:tcBorders>
            <w:shd w:val="clear" w:color="auto" w:fill="auto"/>
            <w:tcMar>
              <w:top w:w="75" w:type="dxa"/>
              <w:left w:w="75" w:type="dxa"/>
              <w:bottom w:w="75" w:type="dxa"/>
              <w:right w:w="75" w:type="dxa"/>
            </w:tcMar>
            <w:vAlign w:val="center"/>
          </w:tcPr>
          <w:p w14:paraId="53D0C652" w14:textId="2F48A998"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Gender</w:t>
            </w:r>
          </w:p>
        </w:tc>
        <w:tc>
          <w:tcPr>
            <w:tcW w:w="2268" w:type="dxa"/>
            <w:gridSpan w:val="2"/>
            <w:tcBorders>
              <w:top w:val="single" w:sz="4" w:space="0" w:color="auto"/>
              <w:bottom w:val="single" w:sz="4" w:space="0" w:color="auto"/>
            </w:tcBorders>
            <w:shd w:val="clear" w:color="auto" w:fill="auto"/>
            <w:tcMar>
              <w:top w:w="75" w:type="dxa"/>
              <w:left w:w="75" w:type="dxa"/>
              <w:bottom w:w="75" w:type="dxa"/>
              <w:right w:w="75" w:type="dxa"/>
            </w:tcMar>
            <w:vAlign w:val="center"/>
          </w:tcPr>
          <w:p w14:paraId="0B551262" w14:textId="723E4008"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Age</w:t>
            </w:r>
          </w:p>
        </w:tc>
      </w:tr>
      <w:tr w:rsidR="0021520C" w:rsidRPr="001D79BD" w14:paraId="58DCD2EF" w14:textId="77777777" w:rsidTr="0021520C">
        <w:trPr>
          <w:trHeight w:val="16"/>
          <w:tblHeader/>
          <w:jc w:val="center"/>
        </w:trPr>
        <w:tc>
          <w:tcPr>
            <w:tcW w:w="1843" w:type="dxa"/>
            <w:tcBorders>
              <w:top w:val="nil"/>
              <w:bottom w:val="single" w:sz="4" w:space="0" w:color="auto"/>
            </w:tcBorders>
            <w:shd w:val="clear" w:color="auto" w:fill="auto"/>
            <w:tcMar>
              <w:top w:w="75" w:type="dxa"/>
              <w:left w:w="75" w:type="dxa"/>
              <w:bottom w:w="75" w:type="dxa"/>
              <w:right w:w="75" w:type="dxa"/>
            </w:tcMar>
            <w:vAlign w:val="center"/>
            <w:hideMark/>
          </w:tcPr>
          <w:p w14:paraId="394A7DC6" w14:textId="7FA988C8" w:rsidR="0021520C" w:rsidRPr="0021520C" w:rsidRDefault="0021520C" w:rsidP="00D550D9">
            <w:pPr>
              <w:pStyle w:val="text"/>
              <w:spacing w:before="240"/>
              <w:jc w:val="center"/>
              <w:rPr>
                <w:rFonts w:ascii="Times New Roman" w:hAnsi="Times New Roman"/>
                <w:b/>
                <w:bCs/>
                <w:sz w:val="24"/>
                <w:szCs w:val="24"/>
                <w:lang w:val="en-IE"/>
              </w:rPr>
            </w:pPr>
          </w:p>
        </w:tc>
        <w:tc>
          <w:tcPr>
            <w:tcW w:w="1559" w:type="dxa"/>
            <w:tcBorders>
              <w:top w:val="nil"/>
              <w:bottom w:val="single" w:sz="4" w:space="0" w:color="auto"/>
            </w:tcBorders>
            <w:shd w:val="clear" w:color="auto" w:fill="auto"/>
            <w:tcMar>
              <w:top w:w="75" w:type="dxa"/>
              <w:left w:w="75" w:type="dxa"/>
              <w:bottom w:w="75" w:type="dxa"/>
              <w:right w:w="75" w:type="dxa"/>
            </w:tcMar>
            <w:vAlign w:val="center"/>
            <w:hideMark/>
          </w:tcPr>
          <w:p w14:paraId="79C7E3D3" w14:textId="25F15CAA" w:rsidR="0021520C" w:rsidRPr="0021520C" w:rsidRDefault="0021520C" w:rsidP="00D550D9">
            <w:pPr>
              <w:pStyle w:val="text"/>
              <w:spacing w:before="240"/>
              <w:jc w:val="center"/>
              <w:rPr>
                <w:rFonts w:ascii="Times New Roman" w:hAnsi="Times New Roman"/>
                <w:b/>
                <w:bCs/>
                <w:sz w:val="24"/>
                <w:szCs w:val="24"/>
                <w:lang w:val="en-IE"/>
              </w:rPr>
            </w:pPr>
          </w:p>
        </w:tc>
        <w:tc>
          <w:tcPr>
            <w:tcW w:w="1418" w:type="dxa"/>
            <w:tcBorders>
              <w:top w:val="nil"/>
              <w:bottom w:val="single" w:sz="4" w:space="0" w:color="auto"/>
            </w:tcBorders>
            <w:shd w:val="clear" w:color="auto" w:fill="auto"/>
            <w:tcMar>
              <w:top w:w="75" w:type="dxa"/>
              <w:left w:w="75" w:type="dxa"/>
              <w:bottom w:w="75" w:type="dxa"/>
              <w:right w:w="75" w:type="dxa"/>
            </w:tcMar>
            <w:vAlign w:val="center"/>
            <w:hideMark/>
          </w:tcPr>
          <w:p w14:paraId="047C2020" w14:textId="7CF53A20" w:rsidR="0021520C" w:rsidRPr="0021520C" w:rsidRDefault="0021520C" w:rsidP="00D550D9">
            <w:pPr>
              <w:pStyle w:val="text"/>
              <w:spacing w:before="240"/>
              <w:jc w:val="center"/>
              <w:rPr>
                <w:rFonts w:ascii="Times New Roman" w:hAnsi="Times New Roman"/>
                <w:sz w:val="24"/>
                <w:szCs w:val="24"/>
                <w:lang w:val="en-IE"/>
              </w:rPr>
            </w:pPr>
            <w:r w:rsidRPr="0021520C">
              <w:rPr>
                <w:rFonts w:ascii="Times New Roman" w:hAnsi="Times New Roman"/>
                <w:sz w:val="24"/>
                <w:szCs w:val="24"/>
                <w:lang w:val="en-IE"/>
              </w:rPr>
              <w:t>(</w:t>
            </w:r>
            <w:r w:rsidRPr="0021520C">
              <w:rPr>
                <w:rFonts w:ascii="Times New Roman" w:hAnsi="Times New Roman"/>
                <w:i/>
                <w:iCs/>
                <w:sz w:val="24"/>
                <w:szCs w:val="24"/>
                <w:lang w:val="en-IE"/>
              </w:rPr>
              <w:t>Female</w:t>
            </w:r>
            <w:r w:rsidRPr="0021520C">
              <w:rPr>
                <w:rFonts w:ascii="Times New Roman" w:hAnsi="Times New Roman"/>
                <w:sz w:val="24"/>
                <w:szCs w:val="24"/>
                <w:lang w:val="en-IE"/>
              </w:rPr>
              <w:t>)</w:t>
            </w:r>
          </w:p>
        </w:tc>
        <w:tc>
          <w:tcPr>
            <w:tcW w:w="849" w:type="dxa"/>
            <w:tcBorders>
              <w:top w:val="single" w:sz="4" w:space="0" w:color="auto"/>
              <w:bottom w:val="single" w:sz="4" w:space="0" w:color="auto"/>
            </w:tcBorders>
            <w:shd w:val="clear" w:color="auto" w:fill="auto"/>
            <w:tcMar>
              <w:top w:w="75" w:type="dxa"/>
              <w:left w:w="75" w:type="dxa"/>
              <w:bottom w:w="75" w:type="dxa"/>
              <w:right w:w="75" w:type="dxa"/>
            </w:tcMar>
            <w:vAlign w:val="center"/>
            <w:hideMark/>
          </w:tcPr>
          <w:p w14:paraId="28E91284" w14:textId="0278DE70"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M</w:t>
            </w:r>
          </w:p>
        </w:tc>
        <w:tc>
          <w:tcPr>
            <w:tcW w:w="1419" w:type="dxa"/>
            <w:tcBorders>
              <w:top w:val="single" w:sz="4" w:space="0" w:color="auto"/>
              <w:bottom w:val="single" w:sz="4" w:space="0" w:color="auto"/>
            </w:tcBorders>
            <w:vAlign w:val="center"/>
          </w:tcPr>
          <w:p w14:paraId="10780FD9" w14:textId="7D408EFD" w:rsidR="0021520C" w:rsidRPr="0021520C" w:rsidRDefault="0021520C" w:rsidP="00D550D9">
            <w:pPr>
              <w:pStyle w:val="text"/>
              <w:spacing w:before="240"/>
              <w:jc w:val="center"/>
              <w:rPr>
                <w:rFonts w:ascii="Times New Roman" w:hAnsi="Times New Roman"/>
                <w:b/>
                <w:bCs/>
                <w:sz w:val="24"/>
                <w:szCs w:val="24"/>
                <w:lang w:val="en-IE"/>
              </w:rPr>
            </w:pPr>
            <w:r w:rsidRPr="0021520C">
              <w:rPr>
                <w:rFonts w:ascii="Times New Roman" w:hAnsi="Times New Roman"/>
                <w:b/>
                <w:bCs/>
                <w:sz w:val="24"/>
                <w:szCs w:val="24"/>
                <w:lang w:val="en-IE"/>
              </w:rPr>
              <w:t>SD</w:t>
            </w:r>
          </w:p>
        </w:tc>
      </w:tr>
      <w:tr w:rsidR="0021520C" w:rsidRPr="001D79BD" w14:paraId="1ABD7A46" w14:textId="77777777" w:rsidTr="0021520C">
        <w:trPr>
          <w:trHeight w:val="14"/>
          <w:jc w:val="center"/>
        </w:trPr>
        <w:tc>
          <w:tcPr>
            <w:tcW w:w="1843" w:type="dxa"/>
            <w:tcBorders>
              <w:top w:val="single" w:sz="4" w:space="0" w:color="auto"/>
            </w:tcBorders>
            <w:shd w:val="clear" w:color="auto" w:fill="auto"/>
            <w:tcMar>
              <w:top w:w="75" w:type="dxa"/>
              <w:left w:w="75" w:type="dxa"/>
              <w:bottom w:w="75" w:type="dxa"/>
              <w:right w:w="75" w:type="dxa"/>
            </w:tcMar>
            <w:vAlign w:val="center"/>
            <w:hideMark/>
          </w:tcPr>
          <w:p w14:paraId="2A94EFDF" w14:textId="77777777" w:rsidR="0021520C" w:rsidRPr="0021520C" w:rsidRDefault="0021520C" w:rsidP="00D550D9">
            <w:pPr>
              <w:pStyle w:val="text"/>
              <w:spacing w:before="240"/>
              <w:jc w:val="center"/>
              <w:rPr>
                <w:rFonts w:ascii="Times New Roman" w:hAnsi="Times New Roman"/>
                <w:sz w:val="24"/>
                <w:szCs w:val="24"/>
                <w:lang w:val="en-IE"/>
              </w:rPr>
            </w:pPr>
            <w:r w:rsidRPr="0021520C">
              <w:rPr>
                <w:rFonts w:ascii="Times New Roman" w:hAnsi="Times New Roman"/>
                <w:sz w:val="24"/>
                <w:szCs w:val="24"/>
                <w:lang w:val="en-IE"/>
              </w:rPr>
              <w:t>1</w:t>
            </w:r>
          </w:p>
        </w:tc>
        <w:tc>
          <w:tcPr>
            <w:tcW w:w="1559" w:type="dxa"/>
            <w:tcBorders>
              <w:top w:val="single" w:sz="4" w:space="0" w:color="auto"/>
            </w:tcBorders>
            <w:shd w:val="clear" w:color="auto" w:fill="auto"/>
            <w:tcMar>
              <w:top w:w="75" w:type="dxa"/>
              <w:left w:w="75" w:type="dxa"/>
              <w:bottom w:w="75" w:type="dxa"/>
              <w:right w:w="75" w:type="dxa"/>
            </w:tcMar>
            <w:vAlign w:val="center"/>
          </w:tcPr>
          <w:p w14:paraId="2EC2F7B5" w14:textId="3CE5286E" w:rsidR="0021520C" w:rsidRPr="0021520C" w:rsidRDefault="0021520C" w:rsidP="00D550D9">
            <w:pPr>
              <w:pStyle w:val="text"/>
              <w:tabs>
                <w:tab w:val="decimal" w:pos="188"/>
              </w:tabs>
              <w:spacing w:before="240"/>
              <w:jc w:val="center"/>
              <w:rPr>
                <w:rFonts w:ascii="Times New Roman" w:hAnsi="Times New Roman"/>
                <w:sz w:val="24"/>
                <w:szCs w:val="24"/>
                <w:lang w:val="en-IE"/>
              </w:rPr>
            </w:pPr>
            <w:r>
              <w:rPr>
                <w:rFonts w:ascii="Times New Roman" w:hAnsi="Times New Roman"/>
                <w:sz w:val="24"/>
                <w:szCs w:val="24"/>
                <w:lang w:val="en-IE"/>
              </w:rPr>
              <w:t>428</w:t>
            </w:r>
          </w:p>
        </w:tc>
        <w:tc>
          <w:tcPr>
            <w:tcW w:w="1418" w:type="dxa"/>
            <w:tcBorders>
              <w:top w:val="single" w:sz="4" w:space="0" w:color="auto"/>
            </w:tcBorders>
            <w:shd w:val="clear" w:color="auto" w:fill="auto"/>
            <w:tcMar>
              <w:top w:w="75" w:type="dxa"/>
              <w:left w:w="75" w:type="dxa"/>
              <w:bottom w:w="75" w:type="dxa"/>
              <w:right w:w="75" w:type="dxa"/>
            </w:tcMar>
            <w:vAlign w:val="center"/>
          </w:tcPr>
          <w:p w14:paraId="08A5AF5A" w14:textId="66C3C912" w:rsidR="0021520C" w:rsidRPr="0021520C" w:rsidRDefault="0021520C" w:rsidP="00D550D9">
            <w:pPr>
              <w:pStyle w:val="text"/>
              <w:tabs>
                <w:tab w:val="decimal" w:pos="238"/>
              </w:tabs>
              <w:spacing w:before="240"/>
              <w:jc w:val="center"/>
              <w:rPr>
                <w:rFonts w:ascii="Times New Roman" w:hAnsi="Times New Roman"/>
                <w:sz w:val="24"/>
                <w:szCs w:val="24"/>
                <w:lang w:val="en-IE"/>
              </w:rPr>
            </w:pPr>
            <w:r>
              <w:rPr>
                <w:rFonts w:ascii="Times New Roman" w:hAnsi="Times New Roman"/>
                <w:sz w:val="24"/>
                <w:szCs w:val="24"/>
                <w:lang w:val="en-IE"/>
              </w:rPr>
              <w:t xml:space="preserve">232 </w:t>
            </w:r>
          </w:p>
        </w:tc>
        <w:tc>
          <w:tcPr>
            <w:tcW w:w="849" w:type="dxa"/>
            <w:tcBorders>
              <w:top w:val="single" w:sz="4" w:space="0" w:color="auto"/>
            </w:tcBorders>
            <w:shd w:val="clear" w:color="auto" w:fill="auto"/>
            <w:tcMar>
              <w:top w:w="75" w:type="dxa"/>
              <w:left w:w="75" w:type="dxa"/>
              <w:bottom w:w="75" w:type="dxa"/>
              <w:right w:w="75" w:type="dxa"/>
            </w:tcMar>
            <w:vAlign w:val="center"/>
          </w:tcPr>
          <w:p w14:paraId="5744C5F1" w14:textId="26158FCF" w:rsidR="0021520C" w:rsidRPr="0021520C" w:rsidRDefault="0021520C"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30.7</w:t>
            </w:r>
          </w:p>
        </w:tc>
        <w:tc>
          <w:tcPr>
            <w:tcW w:w="1419" w:type="dxa"/>
            <w:tcBorders>
              <w:top w:val="single" w:sz="4" w:space="0" w:color="auto"/>
            </w:tcBorders>
            <w:vAlign w:val="center"/>
          </w:tcPr>
          <w:p w14:paraId="046A9BE0" w14:textId="1F0DF8D3" w:rsidR="0021520C" w:rsidRPr="0021520C" w:rsidRDefault="0021520C"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9</w:t>
            </w:r>
            <w:r w:rsidR="000C5E48">
              <w:rPr>
                <w:rFonts w:ascii="Times New Roman" w:hAnsi="Times New Roman"/>
                <w:sz w:val="24"/>
                <w:szCs w:val="24"/>
                <w:lang w:val="en-IE"/>
              </w:rPr>
              <w:t>.0</w:t>
            </w:r>
          </w:p>
        </w:tc>
      </w:tr>
      <w:tr w:rsidR="0021520C" w:rsidRPr="001D79BD" w14:paraId="71D5D22E" w14:textId="77777777" w:rsidTr="0021520C">
        <w:trPr>
          <w:trHeight w:val="237"/>
          <w:jc w:val="center"/>
        </w:trPr>
        <w:tc>
          <w:tcPr>
            <w:tcW w:w="1843" w:type="dxa"/>
            <w:shd w:val="clear" w:color="auto" w:fill="auto"/>
            <w:tcMar>
              <w:top w:w="75" w:type="dxa"/>
              <w:left w:w="75" w:type="dxa"/>
              <w:bottom w:w="75" w:type="dxa"/>
              <w:right w:w="75" w:type="dxa"/>
            </w:tcMar>
            <w:vAlign w:val="center"/>
            <w:hideMark/>
          </w:tcPr>
          <w:p w14:paraId="7208A046" w14:textId="77777777" w:rsidR="0021520C" w:rsidRPr="0021520C" w:rsidRDefault="0021520C" w:rsidP="00D550D9">
            <w:pPr>
              <w:pStyle w:val="text"/>
              <w:spacing w:before="240"/>
              <w:jc w:val="center"/>
              <w:rPr>
                <w:rFonts w:ascii="Times New Roman" w:hAnsi="Times New Roman"/>
                <w:sz w:val="24"/>
                <w:szCs w:val="24"/>
                <w:lang w:val="en-IE"/>
              </w:rPr>
            </w:pPr>
            <w:r w:rsidRPr="0021520C">
              <w:rPr>
                <w:rFonts w:ascii="Times New Roman" w:hAnsi="Times New Roman"/>
                <w:sz w:val="24"/>
                <w:szCs w:val="24"/>
                <w:lang w:val="en-IE"/>
              </w:rPr>
              <w:t>2</w:t>
            </w:r>
          </w:p>
        </w:tc>
        <w:tc>
          <w:tcPr>
            <w:tcW w:w="1559" w:type="dxa"/>
            <w:shd w:val="clear" w:color="auto" w:fill="auto"/>
            <w:tcMar>
              <w:top w:w="75" w:type="dxa"/>
              <w:left w:w="75" w:type="dxa"/>
              <w:bottom w:w="75" w:type="dxa"/>
              <w:right w:w="75" w:type="dxa"/>
            </w:tcMar>
            <w:vAlign w:val="center"/>
          </w:tcPr>
          <w:p w14:paraId="4FF99D42" w14:textId="3C0DB6E8" w:rsidR="0021520C" w:rsidRPr="0021520C" w:rsidRDefault="0021520C" w:rsidP="00D550D9">
            <w:pPr>
              <w:pStyle w:val="text"/>
              <w:tabs>
                <w:tab w:val="decimal" w:pos="188"/>
              </w:tabs>
              <w:spacing w:before="240"/>
              <w:jc w:val="center"/>
              <w:rPr>
                <w:rFonts w:ascii="Times New Roman" w:hAnsi="Times New Roman"/>
                <w:sz w:val="24"/>
                <w:szCs w:val="24"/>
                <w:lang w:val="en-IE"/>
              </w:rPr>
            </w:pPr>
            <w:r>
              <w:rPr>
                <w:rFonts w:ascii="Times New Roman" w:hAnsi="Times New Roman"/>
                <w:sz w:val="24"/>
                <w:szCs w:val="24"/>
                <w:lang w:val="en-IE"/>
              </w:rPr>
              <w:t>276</w:t>
            </w:r>
          </w:p>
        </w:tc>
        <w:tc>
          <w:tcPr>
            <w:tcW w:w="1418" w:type="dxa"/>
            <w:shd w:val="clear" w:color="auto" w:fill="auto"/>
            <w:tcMar>
              <w:top w:w="75" w:type="dxa"/>
              <w:left w:w="75" w:type="dxa"/>
              <w:bottom w:w="75" w:type="dxa"/>
              <w:right w:w="75" w:type="dxa"/>
            </w:tcMar>
            <w:vAlign w:val="center"/>
          </w:tcPr>
          <w:p w14:paraId="3612C252" w14:textId="0005A3AA" w:rsidR="0021520C" w:rsidRPr="0021520C" w:rsidRDefault="0021520C" w:rsidP="00D550D9">
            <w:pPr>
              <w:pStyle w:val="text"/>
              <w:tabs>
                <w:tab w:val="decimal" w:pos="238"/>
              </w:tabs>
              <w:spacing w:before="240"/>
              <w:jc w:val="center"/>
              <w:rPr>
                <w:rFonts w:ascii="Times New Roman" w:hAnsi="Times New Roman"/>
                <w:sz w:val="24"/>
                <w:szCs w:val="24"/>
                <w:lang w:val="en-IE"/>
              </w:rPr>
            </w:pPr>
            <w:r>
              <w:rPr>
                <w:rFonts w:ascii="Times New Roman" w:hAnsi="Times New Roman"/>
                <w:sz w:val="24"/>
                <w:szCs w:val="24"/>
                <w:lang w:val="en-IE"/>
              </w:rPr>
              <w:t xml:space="preserve">151 </w:t>
            </w:r>
          </w:p>
        </w:tc>
        <w:tc>
          <w:tcPr>
            <w:tcW w:w="849" w:type="dxa"/>
            <w:shd w:val="clear" w:color="auto" w:fill="auto"/>
            <w:tcMar>
              <w:top w:w="75" w:type="dxa"/>
              <w:left w:w="75" w:type="dxa"/>
              <w:bottom w:w="75" w:type="dxa"/>
              <w:right w:w="75" w:type="dxa"/>
            </w:tcMar>
            <w:vAlign w:val="center"/>
          </w:tcPr>
          <w:p w14:paraId="08B5995C" w14:textId="66DC8B0C" w:rsidR="0021520C" w:rsidRPr="0021520C" w:rsidRDefault="0021520C"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32.6</w:t>
            </w:r>
          </w:p>
        </w:tc>
        <w:tc>
          <w:tcPr>
            <w:tcW w:w="1419" w:type="dxa"/>
            <w:vAlign w:val="center"/>
          </w:tcPr>
          <w:p w14:paraId="39C92288" w14:textId="7FD7D2BD" w:rsidR="0021520C" w:rsidRPr="0021520C" w:rsidRDefault="000C5E48"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12.3</w:t>
            </w:r>
          </w:p>
        </w:tc>
      </w:tr>
      <w:tr w:rsidR="0021520C" w:rsidRPr="001D79BD" w14:paraId="1FCD424F" w14:textId="77777777" w:rsidTr="0021520C">
        <w:trPr>
          <w:trHeight w:val="237"/>
          <w:jc w:val="center"/>
        </w:trPr>
        <w:tc>
          <w:tcPr>
            <w:tcW w:w="1843" w:type="dxa"/>
            <w:shd w:val="clear" w:color="auto" w:fill="auto"/>
            <w:tcMar>
              <w:top w:w="75" w:type="dxa"/>
              <w:left w:w="75" w:type="dxa"/>
              <w:bottom w:w="75" w:type="dxa"/>
              <w:right w:w="75" w:type="dxa"/>
            </w:tcMar>
            <w:vAlign w:val="center"/>
            <w:hideMark/>
          </w:tcPr>
          <w:p w14:paraId="32ED1943" w14:textId="77777777" w:rsidR="0021520C" w:rsidRPr="0021520C" w:rsidRDefault="0021520C" w:rsidP="00D550D9">
            <w:pPr>
              <w:pStyle w:val="text"/>
              <w:spacing w:before="240"/>
              <w:jc w:val="center"/>
              <w:rPr>
                <w:rFonts w:ascii="Times New Roman" w:hAnsi="Times New Roman"/>
                <w:sz w:val="24"/>
                <w:szCs w:val="24"/>
                <w:lang w:val="en-IE"/>
              </w:rPr>
            </w:pPr>
            <w:r w:rsidRPr="0021520C">
              <w:rPr>
                <w:rFonts w:ascii="Times New Roman" w:hAnsi="Times New Roman"/>
                <w:sz w:val="24"/>
                <w:szCs w:val="24"/>
                <w:lang w:val="en-IE"/>
              </w:rPr>
              <w:t>3</w:t>
            </w:r>
          </w:p>
        </w:tc>
        <w:tc>
          <w:tcPr>
            <w:tcW w:w="1559" w:type="dxa"/>
            <w:shd w:val="clear" w:color="auto" w:fill="auto"/>
            <w:tcMar>
              <w:top w:w="75" w:type="dxa"/>
              <w:left w:w="75" w:type="dxa"/>
              <w:bottom w:w="75" w:type="dxa"/>
              <w:right w:w="75" w:type="dxa"/>
            </w:tcMar>
            <w:vAlign w:val="center"/>
          </w:tcPr>
          <w:p w14:paraId="4CEEDE34" w14:textId="5296268E" w:rsidR="0021520C" w:rsidRPr="0021520C" w:rsidRDefault="0021520C" w:rsidP="00D550D9">
            <w:pPr>
              <w:pStyle w:val="text"/>
              <w:tabs>
                <w:tab w:val="decimal" w:pos="188"/>
              </w:tabs>
              <w:spacing w:before="240"/>
              <w:jc w:val="center"/>
              <w:rPr>
                <w:rFonts w:ascii="Times New Roman" w:hAnsi="Times New Roman"/>
                <w:sz w:val="24"/>
                <w:szCs w:val="24"/>
                <w:lang w:val="en-IE"/>
              </w:rPr>
            </w:pPr>
            <w:r>
              <w:rPr>
                <w:rFonts w:ascii="Times New Roman" w:hAnsi="Times New Roman"/>
                <w:sz w:val="24"/>
                <w:szCs w:val="24"/>
                <w:lang w:val="en-IE"/>
              </w:rPr>
              <w:t>429</w:t>
            </w:r>
          </w:p>
        </w:tc>
        <w:tc>
          <w:tcPr>
            <w:tcW w:w="1418" w:type="dxa"/>
            <w:shd w:val="clear" w:color="auto" w:fill="auto"/>
            <w:tcMar>
              <w:top w:w="75" w:type="dxa"/>
              <w:left w:w="75" w:type="dxa"/>
              <w:bottom w:w="75" w:type="dxa"/>
              <w:right w:w="75" w:type="dxa"/>
            </w:tcMar>
            <w:vAlign w:val="center"/>
          </w:tcPr>
          <w:p w14:paraId="02CF59F2" w14:textId="7364685A" w:rsidR="0021520C" w:rsidRPr="0021520C" w:rsidRDefault="0021520C" w:rsidP="00D550D9">
            <w:pPr>
              <w:pStyle w:val="text"/>
              <w:tabs>
                <w:tab w:val="decimal" w:pos="238"/>
              </w:tabs>
              <w:spacing w:before="240"/>
              <w:jc w:val="center"/>
              <w:rPr>
                <w:rFonts w:ascii="Times New Roman" w:hAnsi="Times New Roman"/>
                <w:sz w:val="24"/>
                <w:szCs w:val="24"/>
                <w:lang w:val="en-IE"/>
              </w:rPr>
            </w:pPr>
            <w:r>
              <w:rPr>
                <w:rFonts w:ascii="Times New Roman" w:hAnsi="Times New Roman"/>
                <w:sz w:val="24"/>
                <w:szCs w:val="24"/>
                <w:lang w:val="en-IE"/>
              </w:rPr>
              <w:t xml:space="preserve">258 </w:t>
            </w:r>
          </w:p>
        </w:tc>
        <w:tc>
          <w:tcPr>
            <w:tcW w:w="849" w:type="dxa"/>
            <w:shd w:val="clear" w:color="auto" w:fill="auto"/>
            <w:tcMar>
              <w:top w:w="75" w:type="dxa"/>
              <w:left w:w="75" w:type="dxa"/>
              <w:bottom w:w="75" w:type="dxa"/>
              <w:right w:w="75" w:type="dxa"/>
            </w:tcMar>
            <w:vAlign w:val="center"/>
          </w:tcPr>
          <w:p w14:paraId="67BA3F5A" w14:textId="69AFE638" w:rsidR="0021520C" w:rsidRPr="0021520C" w:rsidRDefault="0021520C"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30</w:t>
            </w:r>
          </w:p>
        </w:tc>
        <w:tc>
          <w:tcPr>
            <w:tcW w:w="1419" w:type="dxa"/>
            <w:vAlign w:val="center"/>
          </w:tcPr>
          <w:p w14:paraId="6F1D4081" w14:textId="04ACC19C" w:rsidR="0021520C" w:rsidRPr="0021520C" w:rsidRDefault="000C5E48"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8.6</w:t>
            </w:r>
          </w:p>
        </w:tc>
      </w:tr>
      <w:tr w:rsidR="0021520C" w:rsidRPr="001D79BD" w14:paraId="0B047FE7" w14:textId="77777777" w:rsidTr="0021520C">
        <w:trPr>
          <w:trHeight w:val="247"/>
          <w:jc w:val="center"/>
        </w:trPr>
        <w:tc>
          <w:tcPr>
            <w:tcW w:w="1843" w:type="dxa"/>
            <w:shd w:val="clear" w:color="auto" w:fill="auto"/>
            <w:tcMar>
              <w:top w:w="75" w:type="dxa"/>
              <w:left w:w="75" w:type="dxa"/>
              <w:bottom w:w="75" w:type="dxa"/>
              <w:right w:w="75" w:type="dxa"/>
            </w:tcMar>
            <w:vAlign w:val="center"/>
            <w:hideMark/>
          </w:tcPr>
          <w:p w14:paraId="2075A5E5" w14:textId="77777777" w:rsidR="0021520C" w:rsidRPr="0021520C" w:rsidRDefault="0021520C" w:rsidP="00D550D9">
            <w:pPr>
              <w:pStyle w:val="text"/>
              <w:spacing w:before="240"/>
              <w:jc w:val="center"/>
              <w:rPr>
                <w:rFonts w:ascii="Times New Roman" w:hAnsi="Times New Roman"/>
                <w:sz w:val="24"/>
                <w:szCs w:val="24"/>
                <w:lang w:val="en-IE"/>
              </w:rPr>
            </w:pPr>
            <w:r w:rsidRPr="0021520C">
              <w:rPr>
                <w:rFonts w:ascii="Times New Roman" w:hAnsi="Times New Roman"/>
                <w:sz w:val="24"/>
                <w:szCs w:val="24"/>
                <w:lang w:val="en-IE"/>
              </w:rPr>
              <w:t>4</w:t>
            </w:r>
          </w:p>
        </w:tc>
        <w:tc>
          <w:tcPr>
            <w:tcW w:w="1559" w:type="dxa"/>
            <w:shd w:val="clear" w:color="auto" w:fill="auto"/>
            <w:tcMar>
              <w:top w:w="75" w:type="dxa"/>
              <w:left w:w="75" w:type="dxa"/>
              <w:bottom w:w="75" w:type="dxa"/>
              <w:right w:w="75" w:type="dxa"/>
            </w:tcMar>
            <w:vAlign w:val="center"/>
          </w:tcPr>
          <w:p w14:paraId="5C6A09D2" w14:textId="00ADB922" w:rsidR="0021520C" w:rsidRPr="0021520C" w:rsidRDefault="0021520C" w:rsidP="00D550D9">
            <w:pPr>
              <w:pStyle w:val="text"/>
              <w:tabs>
                <w:tab w:val="decimal" w:pos="188"/>
              </w:tabs>
              <w:spacing w:before="240"/>
              <w:jc w:val="center"/>
              <w:rPr>
                <w:rFonts w:ascii="Times New Roman" w:hAnsi="Times New Roman"/>
                <w:sz w:val="24"/>
                <w:szCs w:val="24"/>
                <w:lang w:val="en-IE"/>
              </w:rPr>
            </w:pPr>
            <w:r>
              <w:rPr>
                <w:rFonts w:ascii="Times New Roman" w:hAnsi="Times New Roman"/>
                <w:sz w:val="24"/>
                <w:szCs w:val="24"/>
                <w:lang w:val="en-IE"/>
              </w:rPr>
              <w:t>265</w:t>
            </w:r>
          </w:p>
        </w:tc>
        <w:tc>
          <w:tcPr>
            <w:tcW w:w="1418" w:type="dxa"/>
            <w:shd w:val="clear" w:color="auto" w:fill="auto"/>
            <w:tcMar>
              <w:top w:w="75" w:type="dxa"/>
              <w:left w:w="75" w:type="dxa"/>
              <w:bottom w:w="75" w:type="dxa"/>
              <w:right w:w="75" w:type="dxa"/>
            </w:tcMar>
            <w:vAlign w:val="center"/>
          </w:tcPr>
          <w:p w14:paraId="6B07B001" w14:textId="6E043C5B" w:rsidR="0021520C" w:rsidRPr="0021520C" w:rsidRDefault="0021520C" w:rsidP="00D550D9">
            <w:pPr>
              <w:pStyle w:val="text"/>
              <w:tabs>
                <w:tab w:val="decimal" w:pos="238"/>
              </w:tabs>
              <w:spacing w:before="240"/>
              <w:jc w:val="center"/>
              <w:rPr>
                <w:rFonts w:ascii="Times New Roman" w:hAnsi="Times New Roman"/>
                <w:sz w:val="24"/>
                <w:szCs w:val="24"/>
                <w:lang w:val="en-IE"/>
              </w:rPr>
            </w:pPr>
            <w:r>
              <w:rPr>
                <w:rFonts w:ascii="Times New Roman" w:hAnsi="Times New Roman"/>
                <w:sz w:val="24"/>
                <w:szCs w:val="24"/>
                <w:lang w:val="en-IE"/>
              </w:rPr>
              <w:t xml:space="preserve">154 </w:t>
            </w:r>
          </w:p>
        </w:tc>
        <w:tc>
          <w:tcPr>
            <w:tcW w:w="849" w:type="dxa"/>
            <w:shd w:val="clear" w:color="auto" w:fill="auto"/>
            <w:tcMar>
              <w:top w:w="75" w:type="dxa"/>
              <w:left w:w="75" w:type="dxa"/>
              <w:bottom w:w="75" w:type="dxa"/>
              <w:right w:w="75" w:type="dxa"/>
            </w:tcMar>
            <w:vAlign w:val="center"/>
          </w:tcPr>
          <w:p w14:paraId="20F7F3BA" w14:textId="26F97E5D" w:rsidR="0021520C" w:rsidRPr="0021520C" w:rsidRDefault="0021520C"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33.3</w:t>
            </w:r>
          </w:p>
        </w:tc>
        <w:tc>
          <w:tcPr>
            <w:tcW w:w="1419" w:type="dxa"/>
            <w:vAlign w:val="center"/>
          </w:tcPr>
          <w:p w14:paraId="634DE6A2" w14:textId="0B3B6385" w:rsidR="0021520C" w:rsidRPr="0021520C" w:rsidRDefault="000C5E48" w:rsidP="00D550D9">
            <w:pPr>
              <w:pStyle w:val="text"/>
              <w:tabs>
                <w:tab w:val="decimal" w:pos="261"/>
              </w:tabs>
              <w:spacing w:before="240"/>
              <w:jc w:val="center"/>
              <w:rPr>
                <w:rFonts w:ascii="Times New Roman" w:hAnsi="Times New Roman"/>
                <w:sz w:val="24"/>
                <w:szCs w:val="24"/>
                <w:lang w:val="en-IE"/>
              </w:rPr>
            </w:pPr>
            <w:r>
              <w:rPr>
                <w:rFonts w:ascii="Times New Roman" w:hAnsi="Times New Roman"/>
                <w:sz w:val="24"/>
                <w:szCs w:val="24"/>
                <w:lang w:val="en-IE"/>
              </w:rPr>
              <w:t>12.6</w:t>
            </w:r>
          </w:p>
        </w:tc>
      </w:tr>
    </w:tbl>
    <w:p w14:paraId="55632A75" w14:textId="77777777" w:rsidR="004510EC" w:rsidRPr="002E5411" w:rsidRDefault="004510EC" w:rsidP="00DF16A5">
      <w:pPr>
        <w:spacing w:line="480" w:lineRule="auto"/>
        <w:ind w:firstLine="0"/>
        <w:rPr>
          <w:rFonts w:ascii="Times New Roman" w:hAnsi="Times New Roman" w:cs="Times New Roman"/>
          <w:sz w:val="24"/>
          <w:szCs w:val="24"/>
          <w:lang w:val="fr-BE"/>
        </w:rPr>
      </w:pPr>
    </w:p>
    <w:bookmarkEnd w:id="4"/>
    <w:p w14:paraId="1C7F5368" w14:textId="77777777" w:rsidR="008A6E5E" w:rsidRDefault="0093604E" w:rsidP="008A6E5E">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 xml:space="preserve">Stimuli </w:t>
      </w:r>
    </w:p>
    <w:p w14:paraId="666FF570" w14:textId="77777777" w:rsidR="00F77DEA" w:rsidRDefault="0093604E" w:rsidP="00F77DEA">
      <w:pPr>
        <w:spacing w:line="480" w:lineRule="auto"/>
        <w:ind w:firstLine="0"/>
        <w:rPr>
          <w:rFonts w:ascii="Times New Roman" w:hAnsi="Times New Roman" w:cs="Times New Roman"/>
          <w:sz w:val="24"/>
          <w:szCs w:val="24"/>
        </w:rPr>
      </w:pPr>
      <w:r w:rsidRPr="00F77DEA">
        <w:rPr>
          <w:rFonts w:ascii="Times New Roman" w:hAnsi="Times New Roman" w:cs="Times New Roman"/>
          <w:b/>
          <w:i/>
          <w:iCs/>
          <w:sz w:val="24"/>
          <w:szCs w:val="24"/>
        </w:rPr>
        <w:t>Attitude Objects</w:t>
      </w:r>
      <w:r w:rsidRPr="006C0404">
        <w:rPr>
          <w:rFonts w:ascii="Times New Roman" w:hAnsi="Times New Roman" w:cs="Times New Roman"/>
          <w:sz w:val="24"/>
          <w:szCs w:val="24"/>
        </w:rPr>
        <w:t xml:space="preserve"> </w:t>
      </w:r>
    </w:p>
    <w:p w14:paraId="6EBEBBB6" w14:textId="03122842" w:rsidR="008A6E5E" w:rsidRDefault="0093604E" w:rsidP="00F77DE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A</w:t>
      </w:r>
      <w:r w:rsidR="0060515C">
        <w:rPr>
          <w:rFonts w:ascii="Times New Roman" w:hAnsi="Times New Roman" w:cs="Times New Roman"/>
          <w:sz w:val="24"/>
          <w:szCs w:val="24"/>
        </w:rPr>
        <w:t>n</w:t>
      </w:r>
      <w:r w:rsidRPr="006C0404">
        <w:rPr>
          <w:rFonts w:ascii="Times New Roman" w:hAnsi="Times New Roman" w:cs="Times New Roman"/>
          <w:sz w:val="24"/>
          <w:szCs w:val="24"/>
        </w:rPr>
        <w:t xml:space="preserve"> </w:t>
      </w:r>
      <w:r w:rsidR="0060515C">
        <w:rPr>
          <w:rFonts w:ascii="Times New Roman" w:hAnsi="Times New Roman" w:cs="Times New Roman"/>
          <w:sz w:val="24"/>
          <w:szCs w:val="24"/>
        </w:rPr>
        <w:t xml:space="preserve">unknown </w:t>
      </w:r>
      <w:r w:rsidRPr="006C0404">
        <w:rPr>
          <w:rFonts w:ascii="Times New Roman" w:hAnsi="Times New Roman" w:cs="Times New Roman"/>
          <w:sz w:val="24"/>
          <w:szCs w:val="24"/>
        </w:rPr>
        <w:t xml:space="preserve">individual (Chris) served as the target during the attitude </w:t>
      </w:r>
      <w:r w:rsidR="00353936">
        <w:rPr>
          <w:rFonts w:ascii="Times New Roman" w:hAnsi="Times New Roman" w:cs="Times New Roman"/>
          <w:sz w:val="24"/>
          <w:szCs w:val="24"/>
        </w:rPr>
        <w:t xml:space="preserve">formation </w:t>
      </w:r>
      <w:r w:rsidRPr="006C0404">
        <w:rPr>
          <w:rFonts w:ascii="Times New Roman" w:hAnsi="Times New Roman" w:cs="Times New Roman"/>
          <w:sz w:val="24"/>
          <w:szCs w:val="24"/>
        </w:rPr>
        <w:t xml:space="preserve">phase (this individual was the first author who was selected on the basis of convenience). </w:t>
      </w:r>
      <w:r w:rsidR="00353936">
        <w:rPr>
          <w:rFonts w:ascii="Times New Roman" w:hAnsi="Times New Roman" w:cs="Times New Roman"/>
          <w:sz w:val="24"/>
          <w:szCs w:val="24"/>
        </w:rPr>
        <w:t xml:space="preserve">The target </w:t>
      </w:r>
      <w:r w:rsidRPr="006C0404">
        <w:rPr>
          <w:rFonts w:ascii="Times New Roman" w:hAnsi="Times New Roman" w:cs="Times New Roman"/>
          <w:sz w:val="24"/>
          <w:szCs w:val="24"/>
        </w:rPr>
        <w:t xml:space="preserve">appeared during the video or audio while his images also served as one set of category stimuli during the </w:t>
      </w:r>
      <w:proofErr w:type="spellStart"/>
      <w:r w:rsidR="00353936">
        <w:rPr>
          <w:rFonts w:ascii="Times New Roman" w:hAnsi="Times New Roman" w:cs="Times New Roman"/>
          <w:sz w:val="24"/>
          <w:szCs w:val="24"/>
        </w:rPr>
        <w:t>p</w:t>
      </w:r>
      <w:r w:rsidRPr="006C0404">
        <w:rPr>
          <w:rFonts w:ascii="Times New Roman" w:hAnsi="Times New Roman" w:cs="Times New Roman"/>
          <w:sz w:val="24"/>
          <w:szCs w:val="24"/>
        </w:rPr>
        <w:t>IAT</w:t>
      </w:r>
      <w:proofErr w:type="spellEnd"/>
      <w:r w:rsidRPr="006C0404">
        <w:rPr>
          <w:rFonts w:ascii="Times New Roman" w:hAnsi="Times New Roman" w:cs="Times New Roman"/>
          <w:sz w:val="24"/>
          <w:szCs w:val="24"/>
        </w:rPr>
        <w:t xml:space="preserve">. A second individual (Bob) was selected from a large face database and served as the contrast category during the IAT.  </w:t>
      </w:r>
    </w:p>
    <w:p w14:paraId="70201A98" w14:textId="77777777" w:rsidR="00F77DEA" w:rsidRPr="00F77DEA" w:rsidRDefault="0093604E"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Behavioral Statements</w:t>
      </w:r>
      <w:r w:rsidRPr="00F77DEA">
        <w:rPr>
          <w:rFonts w:ascii="Times New Roman" w:hAnsi="Times New Roman" w:cs="Times New Roman"/>
          <w:i/>
          <w:iCs/>
          <w:sz w:val="24"/>
          <w:szCs w:val="24"/>
        </w:rPr>
        <w:t xml:space="preserve"> </w:t>
      </w:r>
    </w:p>
    <w:p w14:paraId="3A6E701F" w14:textId="13E104AD" w:rsidR="008A6E5E" w:rsidRDefault="0093604E" w:rsidP="00F77DE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Eight </w:t>
      </w:r>
      <w:r w:rsidR="0043482E">
        <w:rPr>
          <w:rFonts w:ascii="Times New Roman" w:hAnsi="Times New Roman" w:cs="Times New Roman"/>
          <w:sz w:val="24"/>
          <w:szCs w:val="24"/>
        </w:rPr>
        <w:t>self-</w:t>
      </w:r>
      <w:r w:rsidRPr="006C0404">
        <w:rPr>
          <w:rFonts w:ascii="Times New Roman" w:hAnsi="Times New Roman" w:cs="Times New Roman"/>
          <w:sz w:val="24"/>
          <w:szCs w:val="24"/>
        </w:rPr>
        <w:t xml:space="preserve">statements were selected for use in the videos and audio: three positive, three negative, and two neutral. These items were selected from a larger pool that were pre-tested along three dimensions: valence, believability, and </w:t>
      </w:r>
      <w:proofErr w:type="spellStart"/>
      <w:r w:rsidRPr="006C0404">
        <w:rPr>
          <w:rFonts w:ascii="Times New Roman" w:hAnsi="Times New Roman" w:cs="Times New Roman"/>
          <w:sz w:val="24"/>
          <w:szCs w:val="24"/>
        </w:rPr>
        <w:t>diagnosticity</w:t>
      </w:r>
      <w:proofErr w:type="spellEnd"/>
      <w:r w:rsidR="008A6E5E">
        <w:rPr>
          <w:rFonts w:ascii="Times New Roman" w:hAnsi="Times New Roman" w:cs="Times New Roman"/>
          <w:sz w:val="24"/>
          <w:szCs w:val="24"/>
        </w:rPr>
        <w:t>.</w:t>
      </w:r>
    </w:p>
    <w:p w14:paraId="3A7D17B2" w14:textId="6C02E001" w:rsidR="0060515C" w:rsidRDefault="0060515C" w:rsidP="00F77DEA">
      <w:pPr>
        <w:spacing w:line="480" w:lineRule="auto"/>
        <w:ind w:firstLine="680"/>
        <w:rPr>
          <w:rFonts w:ascii="Times New Roman" w:hAnsi="Times New Roman" w:cs="Times New Roman"/>
          <w:sz w:val="24"/>
          <w:szCs w:val="24"/>
        </w:rPr>
      </w:pPr>
    </w:p>
    <w:p w14:paraId="4558661F" w14:textId="77777777" w:rsidR="0060515C" w:rsidRDefault="0060515C" w:rsidP="00F77DEA">
      <w:pPr>
        <w:spacing w:line="480" w:lineRule="auto"/>
        <w:ind w:firstLine="680"/>
        <w:rPr>
          <w:rFonts w:ascii="Times New Roman" w:hAnsi="Times New Roman" w:cs="Times New Roman"/>
          <w:sz w:val="24"/>
          <w:szCs w:val="24"/>
        </w:rPr>
      </w:pPr>
    </w:p>
    <w:p w14:paraId="7C8344D4" w14:textId="77777777" w:rsidR="00F77DEA" w:rsidRPr="00F77DEA" w:rsidRDefault="0093604E"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lastRenderedPageBreak/>
        <w:t>Personalized IAT</w:t>
      </w:r>
      <w:r w:rsidRPr="00F77DEA">
        <w:rPr>
          <w:rFonts w:ascii="Times New Roman" w:hAnsi="Times New Roman" w:cs="Times New Roman"/>
          <w:i/>
          <w:iCs/>
          <w:sz w:val="24"/>
          <w:szCs w:val="24"/>
        </w:rPr>
        <w:t xml:space="preserve"> </w:t>
      </w:r>
      <w:r w:rsidRPr="00F77DEA">
        <w:rPr>
          <w:rFonts w:ascii="Times New Roman" w:hAnsi="Times New Roman" w:cs="Times New Roman"/>
          <w:b/>
          <w:i/>
          <w:iCs/>
          <w:sz w:val="24"/>
          <w:szCs w:val="24"/>
        </w:rPr>
        <w:t>(</w:t>
      </w:r>
      <w:proofErr w:type="spellStart"/>
      <w:r w:rsidRPr="00F77DEA">
        <w:rPr>
          <w:rFonts w:ascii="Times New Roman" w:hAnsi="Times New Roman" w:cs="Times New Roman"/>
          <w:b/>
          <w:i/>
          <w:iCs/>
          <w:sz w:val="24"/>
          <w:szCs w:val="24"/>
        </w:rPr>
        <w:t>pIAT</w:t>
      </w:r>
      <w:proofErr w:type="spellEnd"/>
      <w:r w:rsidRPr="00F77DEA">
        <w:rPr>
          <w:rFonts w:ascii="Times New Roman" w:hAnsi="Times New Roman" w:cs="Times New Roman"/>
          <w:b/>
          <w:i/>
          <w:iCs/>
          <w:sz w:val="24"/>
          <w:szCs w:val="24"/>
        </w:rPr>
        <w:t>)</w:t>
      </w:r>
      <w:r w:rsidRPr="00F77DEA">
        <w:rPr>
          <w:rFonts w:ascii="Times New Roman" w:hAnsi="Times New Roman" w:cs="Times New Roman"/>
          <w:i/>
          <w:iCs/>
          <w:sz w:val="24"/>
          <w:szCs w:val="24"/>
        </w:rPr>
        <w:t xml:space="preserve"> </w:t>
      </w:r>
    </w:p>
    <w:p w14:paraId="6793079C" w14:textId="682F6003" w:rsidR="0093604E" w:rsidRPr="006C0404" w:rsidRDefault="0093604E" w:rsidP="00F77DE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A set of eight positive and eight negative trait adjectives were used as </w:t>
      </w:r>
      <w:proofErr w:type="spellStart"/>
      <w:r w:rsidRPr="006C0404">
        <w:rPr>
          <w:rFonts w:ascii="Times New Roman" w:hAnsi="Times New Roman" w:cs="Times New Roman"/>
          <w:sz w:val="24"/>
          <w:szCs w:val="24"/>
        </w:rPr>
        <w:t>valenced</w:t>
      </w:r>
      <w:proofErr w:type="spellEnd"/>
      <w:r w:rsidRPr="006C0404">
        <w:rPr>
          <w:rFonts w:ascii="Times New Roman" w:hAnsi="Times New Roman" w:cs="Times New Roman"/>
          <w:sz w:val="24"/>
          <w:szCs w:val="24"/>
        </w:rPr>
        <w:t xml:space="preserve"> stimuli during the </w:t>
      </w:r>
      <w:proofErr w:type="spellStart"/>
      <w:r w:rsidRPr="006C0404">
        <w:rPr>
          <w:rFonts w:ascii="Times New Roman" w:hAnsi="Times New Roman" w:cs="Times New Roman"/>
          <w:sz w:val="24"/>
          <w:szCs w:val="24"/>
        </w:rPr>
        <w:t>pIAT</w:t>
      </w:r>
      <w:proofErr w:type="spellEnd"/>
      <w:r w:rsidRPr="006C0404">
        <w:rPr>
          <w:rFonts w:ascii="Times New Roman" w:hAnsi="Times New Roman" w:cs="Times New Roman"/>
          <w:sz w:val="24"/>
          <w:szCs w:val="24"/>
        </w:rPr>
        <w:t xml:space="preserve"> in Experiments 1-</w:t>
      </w:r>
      <w:r w:rsidR="0043482E">
        <w:rPr>
          <w:rFonts w:ascii="Times New Roman" w:hAnsi="Times New Roman" w:cs="Times New Roman"/>
          <w:sz w:val="24"/>
          <w:szCs w:val="24"/>
        </w:rPr>
        <w:t>4</w:t>
      </w:r>
      <w:r w:rsidRPr="006C0404">
        <w:rPr>
          <w:rFonts w:ascii="Times New Roman" w:hAnsi="Times New Roman" w:cs="Times New Roman"/>
          <w:sz w:val="24"/>
          <w:szCs w:val="24"/>
        </w:rPr>
        <w:t xml:space="preserve">. </w:t>
      </w:r>
      <w:r w:rsidR="008A6E5E">
        <w:rPr>
          <w:rFonts w:ascii="Times New Roman" w:hAnsi="Times New Roman" w:cs="Times New Roman"/>
          <w:sz w:val="24"/>
          <w:szCs w:val="24"/>
        </w:rPr>
        <w:t>T</w:t>
      </w:r>
      <w:r w:rsidRPr="006C0404">
        <w:rPr>
          <w:rFonts w:ascii="Times New Roman" w:hAnsi="Times New Roman" w:cs="Times New Roman"/>
          <w:sz w:val="24"/>
          <w:szCs w:val="24"/>
        </w:rPr>
        <w:t xml:space="preserve">he names of two individuals (Chris and Bob) served as target labels and the words ‘I like’ and ‘I dislike’ as attribute labels. Eight positively </w:t>
      </w:r>
      <w:proofErr w:type="spellStart"/>
      <w:r w:rsidRPr="006C0404">
        <w:rPr>
          <w:rFonts w:ascii="Times New Roman" w:hAnsi="Times New Roman" w:cs="Times New Roman"/>
          <w:sz w:val="24"/>
          <w:szCs w:val="24"/>
        </w:rPr>
        <w:t>valenced</w:t>
      </w:r>
      <w:proofErr w:type="spellEnd"/>
      <w:r w:rsidRPr="006C0404">
        <w:rPr>
          <w:rFonts w:ascii="Times New Roman" w:hAnsi="Times New Roman" w:cs="Times New Roman"/>
          <w:sz w:val="24"/>
          <w:szCs w:val="24"/>
        </w:rPr>
        <w:t xml:space="preserve"> and eight negatively </w:t>
      </w:r>
      <w:proofErr w:type="spellStart"/>
      <w:r w:rsidRPr="006C0404">
        <w:rPr>
          <w:rFonts w:ascii="Times New Roman" w:hAnsi="Times New Roman" w:cs="Times New Roman"/>
          <w:sz w:val="24"/>
          <w:szCs w:val="24"/>
        </w:rPr>
        <w:t>valenced</w:t>
      </w:r>
      <w:proofErr w:type="spellEnd"/>
      <w:r w:rsidRPr="006C0404">
        <w:rPr>
          <w:rFonts w:ascii="Times New Roman" w:hAnsi="Times New Roman" w:cs="Times New Roman"/>
          <w:sz w:val="24"/>
          <w:szCs w:val="24"/>
        </w:rPr>
        <w:t xml:space="preserve"> adjectives served as attribute stimuli (</w:t>
      </w:r>
      <w:r w:rsidRPr="006C0404">
        <w:rPr>
          <w:rFonts w:ascii="Times New Roman" w:hAnsi="Times New Roman" w:cs="Times New Roman"/>
          <w:i/>
          <w:sz w:val="24"/>
          <w:szCs w:val="24"/>
        </w:rPr>
        <w:t>Confident, Friendly, Cheerful, Loyal, Generous, Loving, Funny, Warm vs. Liar, Cruel, Evil, Ignorant, Manipulative, Rude, Selfish, Disloyal</w:t>
      </w:r>
      <w:r w:rsidRPr="006C0404">
        <w:rPr>
          <w:rFonts w:ascii="Times New Roman" w:hAnsi="Times New Roman" w:cs="Times New Roman"/>
          <w:sz w:val="24"/>
          <w:szCs w:val="24"/>
        </w:rPr>
        <w:t xml:space="preserve">) while images of the two individuals served as the target stimuli. </w:t>
      </w:r>
    </w:p>
    <w:p w14:paraId="0C1BDCCE" w14:textId="77777777" w:rsidR="00F77DEA" w:rsidRPr="00F77DEA" w:rsidRDefault="00835926"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Authentic C</w:t>
      </w:r>
      <w:r w:rsidR="00540EAB" w:rsidRPr="00F77DEA">
        <w:rPr>
          <w:rFonts w:ascii="Times New Roman" w:hAnsi="Times New Roman" w:cs="Times New Roman"/>
          <w:b/>
          <w:i/>
          <w:iCs/>
          <w:sz w:val="24"/>
          <w:szCs w:val="24"/>
        </w:rPr>
        <w:t>ontent</w:t>
      </w:r>
      <w:r w:rsidR="002A6042" w:rsidRPr="00F77DEA">
        <w:rPr>
          <w:rFonts w:ascii="Times New Roman" w:hAnsi="Times New Roman" w:cs="Times New Roman"/>
          <w:i/>
          <w:iCs/>
          <w:sz w:val="24"/>
          <w:szCs w:val="24"/>
        </w:rPr>
        <w:t xml:space="preserve"> </w:t>
      </w:r>
    </w:p>
    <w:p w14:paraId="5089BDE9" w14:textId="064E7CF1" w:rsidR="00540EAB" w:rsidRDefault="002A6042" w:rsidP="00F77DEA">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Authentic positive videos </w:t>
      </w:r>
      <w:r w:rsidR="0043482E">
        <w:rPr>
          <w:rFonts w:ascii="Times New Roman" w:hAnsi="Times New Roman" w:cs="Times New Roman"/>
          <w:sz w:val="24"/>
          <w:szCs w:val="24"/>
        </w:rPr>
        <w:t xml:space="preserve">consisted of </w:t>
      </w:r>
      <w:r>
        <w:rPr>
          <w:rFonts w:ascii="Times New Roman" w:hAnsi="Times New Roman" w:cs="Times New Roman"/>
          <w:sz w:val="24"/>
          <w:szCs w:val="24"/>
        </w:rPr>
        <w:t xml:space="preserve">three positive </w:t>
      </w:r>
      <w:r w:rsidR="0043482E">
        <w:rPr>
          <w:rFonts w:ascii="Times New Roman" w:hAnsi="Times New Roman" w:cs="Times New Roman"/>
          <w:sz w:val="24"/>
          <w:szCs w:val="24"/>
        </w:rPr>
        <w:t>self-</w:t>
      </w:r>
      <w:r>
        <w:rPr>
          <w:rFonts w:ascii="Times New Roman" w:hAnsi="Times New Roman" w:cs="Times New Roman"/>
          <w:sz w:val="24"/>
          <w:szCs w:val="24"/>
        </w:rPr>
        <w:t xml:space="preserve">statements and two neutral statements, while negative videos </w:t>
      </w:r>
      <w:r w:rsidR="0043482E">
        <w:rPr>
          <w:rFonts w:ascii="Times New Roman" w:hAnsi="Times New Roman" w:cs="Times New Roman"/>
          <w:sz w:val="24"/>
          <w:szCs w:val="24"/>
        </w:rPr>
        <w:t xml:space="preserve">consisted of </w:t>
      </w:r>
      <w:r>
        <w:rPr>
          <w:rFonts w:ascii="Times New Roman" w:hAnsi="Times New Roman" w:cs="Times New Roman"/>
          <w:sz w:val="24"/>
          <w:szCs w:val="24"/>
        </w:rPr>
        <w:t xml:space="preserve">three negative and two neutral </w:t>
      </w:r>
      <w:r w:rsidR="0043482E">
        <w:rPr>
          <w:rFonts w:ascii="Times New Roman" w:hAnsi="Times New Roman" w:cs="Times New Roman"/>
          <w:sz w:val="24"/>
          <w:szCs w:val="24"/>
        </w:rPr>
        <w:t>self-</w:t>
      </w:r>
      <w:r>
        <w:rPr>
          <w:rFonts w:ascii="Times New Roman" w:hAnsi="Times New Roman" w:cs="Times New Roman"/>
          <w:sz w:val="24"/>
          <w:szCs w:val="24"/>
        </w:rPr>
        <w:t xml:space="preserve">statements. Authentic audio clips were created by extracting the audio content from </w:t>
      </w:r>
      <w:r w:rsidR="00D75772">
        <w:rPr>
          <w:rFonts w:ascii="Times New Roman" w:hAnsi="Times New Roman" w:cs="Times New Roman"/>
          <w:sz w:val="24"/>
          <w:szCs w:val="24"/>
        </w:rPr>
        <w:t xml:space="preserve">the authentic </w:t>
      </w:r>
      <w:r>
        <w:rPr>
          <w:rFonts w:ascii="Times New Roman" w:hAnsi="Times New Roman" w:cs="Times New Roman"/>
          <w:sz w:val="24"/>
          <w:szCs w:val="24"/>
        </w:rPr>
        <w:t>videos</w:t>
      </w:r>
      <w:r w:rsidR="00D75772">
        <w:rPr>
          <w:rFonts w:ascii="Times New Roman" w:hAnsi="Times New Roman" w:cs="Times New Roman"/>
          <w:sz w:val="24"/>
          <w:szCs w:val="24"/>
        </w:rPr>
        <w:t xml:space="preserve"> used in Experiment </w:t>
      </w:r>
      <w:r w:rsidR="0043482E">
        <w:rPr>
          <w:rFonts w:ascii="Times New Roman" w:hAnsi="Times New Roman" w:cs="Times New Roman"/>
          <w:sz w:val="24"/>
          <w:szCs w:val="24"/>
        </w:rPr>
        <w:t>2</w:t>
      </w:r>
      <w:r>
        <w:rPr>
          <w:rFonts w:ascii="Times New Roman" w:hAnsi="Times New Roman" w:cs="Times New Roman"/>
          <w:sz w:val="24"/>
          <w:szCs w:val="24"/>
        </w:rPr>
        <w:t xml:space="preserve">. </w:t>
      </w:r>
    </w:p>
    <w:p w14:paraId="4E461421" w14:textId="77777777" w:rsidR="00F77DEA" w:rsidRPr="00F77DEA" w:rsidRDefault="00835926"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Deepfaked C</w:t>
      </w:r>
      <w:r w:rsidR="00540EAB" w:rsidRPr="00F77DEA">
        <w:rPr>
          <w:rFonts w:ascii="Times New Roman" w:hAnsi="Times New Roman" w:cs="Times New Roman"/>
          <w:b/>
          <w:i/>
          <w:iCs/>
          <w:sz w:val="24"/>
          <w:szCs w:val="24"/>
        </w:rPr>
        <w:t>ontent</w:t>
      </w:r>
      <w:r w:rsidR="008A6E5E" w:rsidRPr="00F77DEA">
        <w:rPr>
          <w:rFonts w:ascii="Times New Roman" w:hAnsi="Times New Roman" w:cs="Times New Roman"/>
          <w:i/>
          <w:iCs/>
          <w:sz w:val="24"/>
          <w:szCs w:val="24"/>
        </w:rPr>
        <w:t xml:space="preserve"> </w:t>
      </w:r>
    </w:p>
    <w:p w14:paraId="04761312" w14:textId="4311D1FA" w:rsidR="008A6E5E" w:rsidRDefault="008A6E5E" w:rsidP="00F77DEA">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In Experiment </w:t>
      </w:r>
      <w:r w:rsidR="00F90F22">
        <w:rPr>
          <w:rFonts w:ascii="Times New Roman" w:hAnsi="Times New Roman" w:cs="Times New Roman"/>
          <w:sz w:val="24"/>
          <w:szCs w:val="24"/>
        </w:rPr>
        <w:t>1</w:t>
      </w:r>
      <w:r>
        <w:rPr>
          <w:rFonts w:ascii="Times New Roman" w:hAnsi="Times New Roman" w:cs="Times New Roman"/>
          <w:sz w:val="24"/>
          <w:szCs w:val="24"/>
        </w:rPr>
        <w:t xml:space="preserve">, </w:t>
      </w:r>
      <w:r w:rsidR="00540EAB" w:rsidRPr="006C0404">
        <w:rPr>
          <w:rFonts w:ascii="Times New Roman" w:hAnsi="Times New Roman" w:cs="Times New Roman"/>
          <w:sz w:val="24"/>
          <w:szCs w:val="24"/>
        </w:rPr>
        <w:t xml:space="preserve">Deepfakes were created using </w:t>
      </w:r>
      <w:r w:rsidR="002B6A8A">
        <w:rPr>
          <w:rFonts w:ascii="Times New Roman" w:hAnsi="Times New Roman" w:cs="Times New Roman"/>
          <w:sz w:val="24"/>
          <w:szCs w:val="24"/>
        </w:rPr>
        <w:t>a</w:t>
      </w:r>
      <w:r w:rsidR="00540EAB" w:rsidRPr="006C0404">
        <w:rPr>
          <w:rFonts w:ascii="Times New Roman" w:hAnsi="Times New Roman" w:cs="Times New Roman"/>
          <w:sz w:val="24"/>
          <w:szCs w:val="24"/>
        </w:rPr>
        <w:t xml:space="preserve"> ‘cut-and-paste’ method. Broadly speaking, this involves ‘cutting’ a target’s genuine content from </w:t>
      </w:r>
      <w:r w:rsidR="00F90F22">
        <w:rPr>
          <w:rFonts w:ascii="Times New Roman" w:hAnsi="Times New Roman" w:cs="Times New Roman"/>
          <w:sz w:val="24"/>
          <w:szCs w:val="24"/>
        </w:rPr>
        <w:t xml:space="preserve">one video </w:t>
      </w:r>
      <w:r w:rsidR="00540EAB" w:rsidRPr="006C0404">
        <w:rPr>
          <w:rFonts w:ascii="Times New Roman" w:hAnsi="Times New Roman" w:cs="Times New Roman"/>
          <w:sz w:val="24"/>
          <w:szCs w:val="24"/>
        </w:rPr>
        <w:t xml:space="preserve">and ‘pasting’ it into </w:t>
      </w:r>
      <w:r w:rsidR="00F90F22">
        <w:rPr>
          <w:rFonts w:ascii="Times New Roman" w:hAnsi="Times New Roman" w:cs="Times New Roman"/>
          <w:sz w:val="24"/>
          <w:szCs w:val="24"/>
        </w:rPr>
        <w:t xml:space="preserve">another </w:t>
      </w:r>
      <w:r w:rsidR="00540EAB" w:rsidRPr="006C0404">
        <w:rPr>
          <w:rFonts w:ascii="Times New Roman" w:hAnsi="Times New Roman" w:cs="Times New Roman"/>
          <w:sz w:val="24"/>
          <w:szCs w:val="24"/>
        </w:rPr>
        <w:t xml:space="preserve">video. In our case we took the </w:t>
      </w:r>
      <w:r w:rsidR="00F90F22">
        <w:rPr>
          <w:rFonts w:ascii="Times New Roman" w:hAnsi="Times New Roman" w:cs="Times New Roman"/>
          <w:sz w:val="24"/>
          <w:szCs w:val="24"/>
        </w:rPr>
        <w:t xml:space="preserve">authentic </w:t>
      </w:r>
      <w:r w:rsidR="00540EAB" w:rsidRPr="006C0404">
        <w:rPr>
          <w:rFonts w:ascii="Times New Roman" w:hAnsi="Times New Roman" w:cs="Times New Roman"/>
          <w:sz w:val="24"/>
          <w:szCs w:val="24"/>
        </w:rPr>
        <w:t>videos, fitted a parameterized 3D model to the target’s head, and then used this model to generate computer graphical renderings of his face and mouth movements. These renderings were then converted to photorealistic synthesized video using a trained Generative Adversarial Network and served as the raw input for the Deepfakes</w:t>
      </w:r>
      <w:r w:rsidR="002B6A8A">
        <w:rPr>
          <w:rFonts w:ascii="Times New Roman" w:hAnsi="Times New Roman" w:cs="Times New Roman"/>
          <w:sz w:val="24"/>
          <w:szCs w:val="24"/>
        </w:rPr>
        <w:t xml:space="preserve"> </w:t>
      </w:r>
      <w:r w:rsidR="002B6A8A" w:rsidRPr="006C0404">
        <w:rPr>
          <w:rFonts w:ascii="Times New Roman" w:hAnsi="Times New Roman" w:cs="Times New Roman"/>
          <w:sz w:val="24"/>
          <w:szCs w:val="24"/>
        </w:rPr>
        <w:t>(</w:t>
      </w:r>
      <w:r w:rsidR="002B6A8A">
        <w:rPr>
          <w:rFonts w:ascii="Times New Roman" w:hAnsi="Times New Roman" w:cs="Times New Roman"/>
          <w:sz w:val="24"/>
          <w:szCs w:val="24"/>
        </w:rPr>
        <w:t>for more on this method see Fried et al., 2019</w:t>
      </w:r>
      <w:r w:rsidR="002B6A8A" w:rsidRPr="006C0404">
        <w:rPr>
          <w:rFonts w:ascii="Times New Roman" w:hAnsi="Times New Roman" w:cs="Times New Roman"/>
          <w:sz w:val="24"/>
          <w:szCs w:val="24"/>
        </w:rPr>
        <w:t>)</w:t>
      </w:r>
      <w:r w:rsidR="00540EAB" w:rsidRPr="006C0404">
        <w:rPr>
          <w:rFonts w:ascii="Times New Roman" w:hAnsi="Times New Roman" w:cs="Times New Roman"/>
          <w:sz w:val="24"/>
          <w:szCs w:val="24"/>
        </w:rPr>
        <w:t xml:space="preserve">. Specifically, a Deepfaked negative video was created by </w:t>
      </w:r>
      <w:r w:rsidR="00F90F22">
        <w:rPr>
          <w:rFonts w:ascii="Times New Roman" w:hAnsi="Times New Roman" w:cs="Times New Roman"/>
          <w:sz w:val="24"/>
          <w:szCs w:val="24"/>
        </w:rPr>
        <w:t xml:space="preserve">removing </w:t>
      </w:r>
      <w:r w:rsidR="00B27629">
        <w:rPr>
          <w:rFonts w:ascii="Times New Roman" w:hAnsi="Times New Roman" w:cs="Times New Roman"/>
          <w:sz w:val="24"/>
          <w:szCs w:val="24"/>
        </w:rPr>
        <w:t xml:space="preserve">the </w:t>
      </w:r>
      <w:r w:rsidR="00540EAB" w:rsidRPr="006C0404">
        <w:rPr>
          <w:rFonts w:ascii="Times New Roman" w:hAnsi="Times New Roman" w:cs="Times New Roman"/>
          <w:sz w:val="24"/>
          <w:szCs w:val="24"/>
        </w:rPr>
        <w:t xml:space="preserve">positive statements </w:t>
      </w:r>
      <w:r w:rsidR="00F90F22">
        <w:rPr>
          <w:rFonts w:ascii="Times New Roman" w:hAnsi="Times New Roman" w:cs="Times New Roman"/>
          <w:sz w:val="24"/>
          <w:szCs w:val="24"/>
        </w:rPr>
        <w:t xml:space="preserve">from the </w:t>
      </w:r>
      <w:r w:rsidR="00540EAB" w:rsidRPr="006C0404">
        <w:rPr>
          <w:rFonts w:ascii="Times New Roman" w:hAnsi="Times New Roman" w:cs="Times New Roman"/>
          <w:sz w:val="24"/>
          <w:szCs w:val="24"/>
        </w:rPr>
        <w:t xml:space="preserve">authentic positive video </w:t>
      </w:r>
      <w:r w:rsidR="00B27629">
        <w:rPr>
          <w:rFonts w:ascii="Times New Roman" w:hAnsi="Times New Roman" w:cs="Times New Roman"/>
          <w:sz w:val="24"/>
          <w:szCs w:val="24"/>
        </w:rPr>
        <w:t xml:space="preserve">and </w:t>
      </w:r>
      <w:r w:rsidR="00F90F22">
        <w:rPr>
          <w:rFonts w:ascii="Times New Roman" w:hAnsi="Times New Roman" w:cs="Times New Roman"/>
          <w:sz w:val="24"/>
          <w:szCs w:val="24"/>
        </w:rPr>
        <w:t xml:space="preserve">inserting </w:t>
      </w:r>
      <w:r w:rsidR="00B27629">
        <w:rPr>
          <w:rFonts w:ascii="Times New Roman" w:hAnsi="Times New Roman" w:cs="Times New Roman"/>
          <w:sz w:val="24"/>
          <w:szCs w:val="24"/>
        </w:rPr>
        <w:t xml:space="preserve">in the </w:t>
      </w:r>
      <w:r w:rsidR="00540EAB" w:rsidRPr="006C0404">
        <w:rPr>
          <w:rFonts w:ascii="Times New Roman" w:hAnsi="Times New Roman" w:cs="Times New Roman"/>
          <w:sz w:val="24"/>
          <w:szCs w:val="24"/>
        </w:rPr>
        <w:t xml:space="preserve">Deepfaked negative statements, while a Deepfaked positive video was created by </w:t>
      </w:r>
      <w:r w:rsidR="00F90F22">
        <w:rPr>
          <w:rFonts w:ascii="Times New Roman" w:hAnsi="Times New Roman" w:cs="Times New Roman"/>
          <w:sz w:val="24"/>
          <w:szCs w:val="24"/>
        </w:rPr>
        <w:t xml:space="preserve">removing </w:t>
      </w:r>
      <w:r w:rsidR="00540EAB" w:rsidRPr="006C0404">
        <w:rPr>
          <w:rFonts w:ascii="Times New Roman" w:hAnsi="Times New Roman" w:cs="Times New Roman"/>
          <w:sz w:val="24"/>
          <w:szCs w:val="24"/>
        </w:rPr>
        <w:t xml:space="preserve">the negative statements from the authentic negative video </w:t>
      </w:r>
      <w:r w:rsidR="00B27629">
        <w:rPr>
          <w:rFonts w:ascii="Times New Roman" w:hAnsi="Times New Roman" w:cs="Times New Roman"/>
          <w:sz w:val="24"/>
          <w:szCs w:val="24"/>
        </w:rPr>
        <w:t xml:space="preserve">and pasting in the </w:t>
      </w:r>
      <w:r w:rsidR="00540EAB" w:rsidRPr="006C0404">
        <w:rPr>
          <w:rFonts w:ascii="Times New Roman" w:hAnsi="Times New Roman" w:cs="Times New Roman"/>
          <w:sz w:val="24"/>
          <w:szCs w:val="24"/>
        </w:rPr>
        <w:t xml:space="preserve">Deepfaked positive statements. These fabricated videos were then uploaded to YouTube where participants watched them. </w:t>
      </w:r>
    </w:p>
    <w:p w14:paraId="2158BA67" w14:textId="0575EED2" w:rsidR="00990A83" w:rsidRDefault="008A6E5E" w:rsidP="00990A83">
      <w:pPr>
        <w:spacing w:line="480" w:lineRule="auto"/>
        <w:ind w:firstLine="680"/>
        <w:rPr>
          <w:rFonts w:ascii="Times New Roman" w:hAnsi="Times New Roman" w:cs="Times New Roman"/>
          <w:sz w:val="24"/>
          <w:szCs w:val="24"/>
        </w:rPr>
      </w:pPr>
      <w:r>
        <w:rPr>
          <w:rFonts w:ascii="Times New Roman" w:hAnsi="Times New Roman" w:cs="Times New Roman"/>
          <w:sz w:val="24"/>
          <w:szCs w:val="24"/>
        </w:rPr>
        <w:lastRenderedPageBreak/>
        <w:t xml:space="preserve">In Experiment </w:t>
      </w:r>
      <w:r w:rsidR="00F90F22">
        <w:rPr>
          <w:rFonts w:ascii="Times New Roman" w:hAnsi="Times New Roman" w:cs="Times New Roman"/>
          <w:sz w:val="24"/>
          <w:szCs w:val="24"/>
        </w:rPr>
        <w:t>2</w:t>
      </w:r>
      <w:r>
        <w:rPr>
          <w:rFonts w:ascii="Times New Roman" w:hAnsi="Times New Roman" w:cs="Times New Roman"/>
          <w:sz w:val="24"/>
          <w:szCs w:val="24"/>
        </w:rPr>
        <w:t xml:space="preserve"> </w:t>
      </w:r>
      <w:r w:rsidR="00540EAB" w:rsidRPr="006C0404">
        <w:rPr>
          <w:rFonts w:ascii="Times New Roman" w:hAnsi="Times New Roman" w:cs="Times New Roman"/>
          <w:sz w:val="24"/>
          <w:szCs w:val="24"/>
        </w:rPr>
        <w:t xml:space="preserve">we </w:t>
      </w:r>
      <w:r w:rsidR="00770DFE">
        <w:rPr>
          <w:rFonts w:ascii="Times New Roman" w:hAnsi="Times New Roman" w:cs="Times New Roman"/>
          <w:sz w:val="24"/>
          <w:szCs w:val="24"/>
        </w:rPr>
        <w:t xml:space="preserve">used the “fabricate from scratch” </w:t>
      </w:r>
      <w:r w:rsidR="00540EAB" w:rsidRPr="006C0404">
        <w:rPr>
          <w:rFonts w:ascii="Times New Roman" w:hAnsi="Times New Roman" w:cs="Times New Roman"/>
          <w:sz w:val="24"/>
          <w:szCs w:val="24"/>
        </w:rPr>
        <w:t xml:space="preserve">method </w:t>
      </w:r>
      <w:r w:rsidR="00770DFE">
        <w:rPr>
          <w:rFonts w:ascii="Times New Roman" w:hAnsi="Times New Roman" w:cs="Times New Roman"/>
          <w:sz w:val="24"/>
          <w:szCs w:val="24"/>
        </w:rPr>
        <w:t xml:space="preserve">developed by </w:t>
      </w:r>
      <w:r w:rsidR="00540EAB" w:rsidRPr="006C0404">
        <w:rPr>
          <w:rFonts w:ascii="Times New Roman" w:hAnsi="Times New Roman" w:cs="Times New Roman"/>
          <w:sz w:val="24"/>
          <w:szCs w:val="24"/>
        </w:rPr>
        <w:t>Yao et al. (</w:t>
      </w:r>
      <w:r>
        <w:rPr>
          <w:rFonts w:ascii="Times New Roman" w:hAnsi="Times New Roman" w:cs="Times New Roman"/>
          <w:sz w:val="24"/>
          <w:szCs w:val="24"/>
        </w:rPr>
        <w:t>2020</w:t>
      </w:r>
      <w:r w:rsidR="00540EAB" w:rsidRPr="006C0404">
        <w:rPr>
          <w:rFonts w:ascii="Times New Roman" w:hAnsi="Times New Roman" w:cs="Times New Roman"/>
          <w:sz w:val="24"/>
          <w:szCs w:val="24"/>
        </w:rPr>
        <w:t xml:space="preserve">). Instead of using only 3D model parameters from existing data of the actor, </w:t>
      </w:r>
      <w:r w:rsidR="00770DFE">
        <w:rPr>
          <w:rFonts w:ascii="Times New Roman" w:hAnsi="Times New Roman" w:cs="Times New Roman"/>
          <w:sz w:val="24"/>
          <w:szCs w:val="24"/>
        </w:rPr>
        <w:t xml:space="preserve">this </w:t>
      </w:r>
      <w:r w:rsidR="00540EAB" w:rsidRPr="006C0404">
        <w:rPr>
          <w:rFonts w:ascii="Times New Roman" w:hAnsi="Times New Roman" w:cs="Times New Roman"/>
          <w:sz w:val="24"/>
          <w:szCs w:val="24"/>
        </w:rPr>
        <w:t xml:space="preserve">method leverages both a small amount of the actor’s data as well as a large repository of speaking footage of a different actor to generate high quality 3D head model parameters for arbitrary spoken content. It also allows easy iterative editing. Given recordings of only the negative statements, we used </w:t>
      </w:r>
      <w:r w:rsidR="00770DFE">
        <w:rPr>
          <w:rFonts w:ascii="Times New Roman" w:hAnsi="Times New Roman" w:cs="Times New Roman"/>
          <w:sz w:val="24"/>
          <w:szCs w:val="24"/>
        </w:rPr>
        <w:t xml:space="preserve">this </w:t>
      </w:r>
      <w:r w:rsidR="00540EAB" w:rsidRPr="006C0404">
        <w:rPr>
          <w:rFonts w:ascii="Times New Roman" w:hAnsi="Times New Roman" w:cs="Times New Roman"/>
          <w:sz w:val="24"/>
          <w:szCs w:val="24"/>
        </w:rPr>
        <w:t xml:space="preserve">method to iteratively perform localized edits (i.e. word or short phrase replacements) on clips of negative statements until they </w:t>
      </w:r>
      <w:r w:rsidR="00F90F22">
        <w:rPr>
          <w:rFonts w:ascii="Times New Roman" w:hAnsi="Times New Roman" w:cs="Times New Roman"/>
          <w:sz w:val="24"/>
          <w:szCs w:val="24"/>
        </w:rPr>
        <w:t xml:space="preserve">were transformed </w:t>
      </w:r>
      <w:r w:rsidR="00540EAB" w:rsidRPr="006C0404">
        <w:rPr>
          <w:rFonts w:ascii="Times New Roman" w:hAnsi="Times New Roman" w:cs="Times New Roman"/>
          <w:sz w:val="24"/>
          <w:szCs w:val="24"/>
        </w:rPr>
        <w:t xml:space="preserve">into their positive counterparts. At each iteration, we spliced in real audio recordings of the actor to obtain the audio for that iteration. </w:t>
      </w:r>
      <w:r w:rsidR="00540EAB" w:rsidRPr="00F64A23">
        <w:rPr>
          <w:rFonts w:ascii="Times New Roman" w:hAnsi="Times New Roman" w:cs="Times New Roman"/>
          <w:sz w:val="24"/>
          <w:szCs w:val="24"/>
        </w:rPr>
        <w:t>Deepfaked videos</w:t>
      </w:r>
      <w:r w:rsidR="00540EAB" w:rsidRPr="006C0404">
        <w:rPr>
          <w:rFonts w:ascii="Times New Roman" w:hAnsi="Times New Roman" w:cs="Times New Roman"/>
          <w:sz w:val="24"/>
          <w:szCs w:val="24"/>
        </w:rPr>
        <w:t xml:space="preserve"> of the actor saying negative statements were generated similarly. In this way videos were similar in their content but differed in their origin (see Fig</w:t>
      </w:r>
      <w:r>
        <w:rPr>
          <w:rFonts w:ascii="Times New Roman" w:hAnsi="Times New Roman" w:cs="Times New Roman"/>
          <w:sz w:val="24"/>
          <w:szCs w:val="24"/>
        </w:rPr>
        <w:t>ure</w:t>
      </w:r>
      <w:r w:rsidR="00540EAB" w:rsidRPr="006C0404">
        <w:rPr>
          <w:rFonts w:ascii="Times New Roman" w:hAnsi="Times New Roman" w:cs="Times New Roman"/>
          <w:sz w:val="24"/>
          <w:szCs w:val="24"/>
        </w:rPr>
        <w:t xml:space="preserve"> 1).</w:t>
      </w:r>
    </w:p>
    <w:p w14:paraId="15843CDB" w14:textId="3C018504" w:rsidR="00990A83" w:rsidRPr="006C0404" w:rsidRDefault="00990A83" w:rsidP="00990A83">
      <w:pPr>
        <w:spacing w:line="480" w:lineRule="auto"/>
        <w:ind w:firstLine="0"/>
        <w:jc w:val="center"/>
        <w:rPr>
          <w:rFonts w:ascii="Times New Roman" w:hAnsi="Times New Roman" w:cs="Times New Roman"/>
          <w:sz w:val="24"/>
          <w:szCs w:val="24"/>
        </w:rPr>
      </w:pPr>
      <w:r>
        <w:rPr>
          <w:b/>
          <w:noProof/>
        </w:rPr>
        <mc:AlternateContent>
          <mc:Choice Requires="wpg">
            <w:drawing>
              <wp:inline distT="0" distB="0" distL="0" distR="0" wp14:anchorId="5B352368" wp14:editId="209C2EA4">
                <wp:extent cx="5700395" cy="3455035"/>
                <wp:effectExtent l="0" t="0" r="0" b="0"/>
                <wp:docPr id="4" name="Group 4"/>
                <wp:cNvGraphicFramePr/>
                <a:graphic xmlns:a="http://schemas.openxmlformats.org/drawingml/2006/main">
                  <a:graphicData uri="http://schemas.microsoft.com/office/word/2010/wordprocessingGroup">
                    <wpg:wgp>
                      <wpg:cNvGrpSpPr/>
                      <wpg:grpSpPr>
                        <a:xfrm>
                          <a:off x="0" y="0"/>
                          <a:ext cx="5700395" cy="3455035"/>
                          <a:chOff x="0" y="0"/>
                          <a:chExt cx="5700395" cy="3455035"/>
                        </a:xfrm>
                      </wpg:grpSpPr>
                      <pic:pic xmlns:pic="http://schemas.openxmlformats.org/drawingml/2006/picture">
                        <pic:nvPicPr>
                          <pic:cNvPr id="3" name="Picture 3" descr="C:\Users\Sean\Desktop\Deepfake Figure ideas\Deepfake_Image.tif"/>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00395" cy="2496185"/>
                          </a:xfrm>
                          <a:prstGeom prst="rect">
                            <a:avLst/>
                          </a:prstGeom>
                          <a:noFill/>
                          <a:ln>
                            <a:noFill/>
                          </a:ln>
                        </pic:spPr>
                      </pic:pic>
                      <wps:wsp>
                        <wps:cNvPr id="1" name="Text Box 1"/>
                        <wps:cNvSpPr txBox="1"/>
                        <wps:spPr>
                          <a:xfrm>
                            <a:off x="0" y="2480945"/>
                            <a:ext cx="5700395" cy="974090"/>
                          </a:xfrm>
                          <a:prstGeom prst="rect">
                            <a:avLst/>
                          </a:prstGeom>
                          <a:noFill/>
                          <a:ln w="6350">
                            <a:noFill/>
                          </a:ln>
                        </wps:spPr>
                        <wps:txbx>
                          <w:txbxContent>
                            <w:p w14:paraId="0D1F4D4B" w14:textId="6C040ADF" w:rsidR="00990A83" w:rsidRPr="00491655" w:rsidRDefault="00990A83" w:rsidP="00990A83">
                              <w:pPr>
                                <w:ind w:firstLine="0"/>
                                <w:rPr>
                                  <w:rFonts w:ascii="Times New Roman" w:hAnsi="Times New Roman" w:cs="Times New Roman"/>
                                  <w:sz w:val="20"/>
                                </w:rPr>
                              </w:pPr>
                              <w:r w:rsidRPr="00491655">
                                <w:rPr>
                                  <w:rFonts w:ascii="Times New Roman" w:hAnsi="Times New Roman" w:cs="Times New Roman"/>
                                  <w:b/>
                                  <w:bCs/>
                                  <w:sz w:val="20"/>
                                </w:rPr>
                                <w:t>Figure 1.</w:t>
                              </w:r>
                              <w:r w:rsidRPr="00491655">
                                <w:rPr>
                                  <w:rFonts w:ascii="Times New Roman" w:hAnsi="Times New Roman" w:cs="Times New Roman"/>
                                  <w:sz w:val="20"/>
                                </w:rPr>
                                <w:t xml:space="preserve"> Deepfake creation method </w:t>
                              </w:r>
                              <w:r w:rsidR="00F90F22">
                                <w:rPr>
                                  <w:rFonts w:ascii="Times New Roman" w:hAnsi="Times New Roman" w:cs="Times New Roman"/>
                                  <w:sz w:val="20"/>
                                </w:rPr>
                                <w:t xml:space="preserve">used in Experiment 2 </w:t>
                              </w:r>
                              <w:r w:rsidRPr="00491655">
                                <w:rPr>
                                  <w:rFonts w:ascii="Times New Roman" w:hAnsi="Times New Roman" w:cs="Times New Roman"/>
                                  <w:sz w:val="20"/>
                                </w:rPr>
                                <w:t>(‘</w:t>
                              </w:r>
                              <w:r w:rsidR="00F90F22">
                                <w:rPr>
                                  <w:rFonts w:ascii="Times New Roman" w:hAnsi="Times New Roman" w:cs="Times New Roman"/>
                                  <w:i/>
                                  <w:sz w:val="20"/>
                                </w:rPr>
                                <w:t>f</w:t>
                              </w:r>
                              <w:r w:rsidRPr="00491655">
                                <w:rPr>
                                  <w:rFonts w:ascii="Times New Roman" w:hAnsi="Times New Roman" w:cs="Times New Roman"/>
                                  <w:i/>
                                  <w:sz w:val="20"/>
                                </w:rPr>
                                <w:t>abricate from scratch</w:t>
                              </w:r>
                              <w:r w:rsidRPr="00491655">
                                <w:rPr>
                                  <w:rFonts w:ascii="Times New Roman" w:hAnsi="Times New Roman" w:cs="Times New Roman"/>
                                  <w:sz w:val="20"/>
                                </w:rPr>
                                <w:t>’). This approach leverages a small amount of the target’s genuine data as well as a large repository of speaking footage of a different individual to generate high quality 3D head model parameters for the desired Deepfaked content. This approach allowed us to transform genuine positive statements into Deepfaked negative statements and genuine negative statements into Deepfaked positive statements, thereby controlling how the target was perceived and how others intended to interact with him.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B352368" id="Group 4" o:spid="_x0000_s1026" style="width:448.85pt;height:272.05pt;mso-position-horizontal-relative:char;mso-position-vertical-relative:line" coordsize="57003,34550"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003;height:24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">
                  <v:imagedata r:id="rId17" o:title="Deepfake_Image"/>
                </v:shape>
                <v:shapetype id="_x0000_t202" coordsize="21600,21600" o:spt="202" path="m,l,21600r21600,l21600,xe">
                  <v:stroke joinstyle="miter"/>
                  <v:path gradientshapeok="t" o:connecttype="rect"/>
                </v:shapetype>
                <v:shape id="Text Box 1" o:spid="_x0000_s1028" type="#_x0000_t202" style="position:absolute;top:24809;width:57003;height:9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" filled="f" stroked="f" strokeweight=".5pt">
                  <v:textbox>
                    <w:txbxContent>
                      <w:p w14:paraId="0D1F4D4B" w14:textId="6C040ADF" w:rsidR="00990A83" w:rsidRPr="00491655" w:rsidRDefault="00990A83" w:rsidP="00990A83">
                        <w:pPr>
                          <w:ind w:firstLine="0"/>
                          <w:rPr>
                            <w:rFonts w:ascii="Times New Roman" w:hAnsi="Times New Roman" w:cs="Times New Roman"/>
                            <w:sz w:val="20"/>
                          </w:rPr>
                        </w:pPr>
                        <w:r w:rsidRPr="00491655">
                          <w:rPr>
                            <w:rFonts w:ascii="Times New Roman" w:hAnsi="Times New Roman" w:cs="Times New Roman"/>
                            <w:b/>
                            <w:bCs/>
                            <w:sz w:val="20"/>
                          </w:rPr>
                          <w:t>Figure 1.</w:t>
                        </w:r>
                        <w:r w:rsidRPr="00491655">
                          <w:rPr>
                            <w:rFonts w:ascii="Times New Roman" w:hAnsi="Times New Roman" w:cs="Times New Roman"/>
                            <w:sz w:val="20"/>
                          </w:rPr>
                          <w:t xml:space="preserve"> Deepfake creation method </w:t>
                        </w:r>
                        <w:r w:rsidR="00F90F22">
                          <w:rPr>
                            <w:rFonts w:ascii="Times New Roman" w:hAnsi="Times New Roman" w:cs="Times New Roman"/>
                            <w:sz w:val="20"/>
                          </w:rPr>
                          <w:t xml:space="preserve">used in Experiment 2 </w:t>
                        </w:r>
                        <w:r w:rsidRPr="00491655">
                          <w:rPr>
                            <w:rFonts w:ascii="Times New Roman" w:hAnsi="Times New Roman" w:cs="Times New Roman"/>
                            <w:sz w:val="20"/>
                          </w:rPr>
                          <w:t>(‘</w:t>
                        </w:r>
                        <w:r w:rsidR="00F90F22">
                          <w:rPr>
                            <w:rFonts w:ascii="Times New Roman" w:hAnsi="Times New Roman" w:cs="Times New Roman"/>
                            <w:i/>
                            <w:sz w:val="20"/>
                          </w:rPr>
                          <w:t>f</w:t>
                        </w:r>
                        <w:r w:rsidRPr="00491655">
                          <w:rPr>
                            <w:rFonts w:ascii="Times New Roman" w:hAnsi="Times New Roman" w:cs="Times New Roman"/>
                            <w:i/>
                            <w:sz w:val="20"/>
                          </w:rPr>
                          <w:t>abricate from scratch</w:t>
                        </w:r>
                        <w:r w:rsidRPr="00491655">
                          <w:rPr>
                            <w:rFonts w:ascii="Times New Roman" w:hAnsi="Times New Roman" w:cs="Times New Roman"/>
                            <w:sz w:val="20"/>
                          </w:rPr>
                          <w:t>’). This approach leverages a small amount of the target’s genuine data as well as a large repository of speaking footage of a different individual to generate high quality 3D head model parameters for the desired Deepfaked content. This approach allowed us to transform genuine positive statements into Deepfaked negative statements and genuine negative statements into Deepfaked positive statements, thereby controlling how the target was perceived and how others intended to interact with him.</w:t>
                        </w:r>
                      </w:p>
                    </w:txbxContent>
                  </v:textbox>
                </v:shape>
                <w10:anchorlock/>
              </v:group>
            </w:pict>
          </mc:Fallback>
        </mc:AlternateContent>
      </w:r>
    </w:p>
    <w:p w14:paraId="73B6F3C3" w14:textId="67765BC2" w:rsidR="0093604E" w:rsidRPr="006C0404" w:rsidRDefault="0093604E" w:rsidP="006C0404">
      <w:pPr>
        <w:spacing w:line="480" w:lineRule="auto"/>
        <w:ind w:firstLine="0"/>
        <w:jc w:val="center"/>
        <w:rPr>
          <w:rFonts w:ascii="Times New Roman" w:hAnsi="Times New Roman" w:cs="Times New Roman"/>
          <w:b/>
          <w:sz w:val="24"/>
          <w:szCs w:val="24"/>
        </w:rPr>
      </w:pPr>
      <w:r w:rsidRPr="006C0404">
        <w:rPr>
          <w:rFonts w:ascii="Times New Roman" w:hAnsi="Times New Roman" w:cs="Times New Roman"/>
          <w:b/>
          <w:sz w:val="24"/>
          <w:szCs w:val="24"/>
        </w:rPr>
        <w:t>Procedure</w:t>
      </w:r>
    </w:p>
    <w:p w14:paraId="5498620A" w14:textId="2E3E6E96" w:rsidR="00B26ABB" w:rsidRDefault="0093604E" w:rsidP="00B26ABB">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Participants were welcomed to the study and asked for their informed consent. Studies generally consisted of four sections: demographic</w:t>
      </w:r>
      <w:r w:rsidR="00825ACA">
        <w:rPr>
          <w:rFonts w:ascii="Times New Roman" w:hAnsi="Times New Roman" w:cs="Times New Roman"/>
          <w:sz w:val="24"/>
          <w:szCs w:val="24"/>
        </w:rPr>
        <w:t>s</w:t>
      </w:r>
      <w:r w:rsidRPr="006C0404">
        <w:rPr>
          <w:rFonts w:ascii="Times New Roman" w:hAnsi="Times New Roman" w:cs="Times New Roman"/>
          <w:sz w:val="24"/>
          <w:szCs w:val="24"/>
        </w:rPr>
        <w:t xml:space="preserve">, attitude </w:t>
      </w:r>
      <w:r w:rsidR="00F90F22">
        <w:rPr>
          <w:rFonts w:ascii="Times New Roman" w:hAnsi="Times New Roman" w:cs="Times New Roman"/>
          <w:sz w:val="24"/>
          <w:szCs w:val="24"/>
        </w:rPr>
        <w:t xml:space="preserve">induction </w:t>
      </w:r>
      <w:r w:rsidRPr="006C0404">
        <w:rPr>
          <w:rFonts w:ascii="Times New Roman" w:hAnsi="Times New Roman" w:cs="Times New Roman"/>
          <w:sz w:val="24"/>
          <w:szCs w:val="24"/>
        </w:rPr>
        <w:t xml:space="preserve">phase, attitude assessment </w:t>
      </w:r>
      <w:r w:rsidR="00B72DE7">
        <w:rPr>
          <w:rFonts w:ascii="Times New Roman" w:hAnsi="Times New Roman" w:cs="Times New Roman"/>
          <w:sz w:val="24"/>
          <w:szCs w:val="24"/>
        </w:rPr>
        <w:t>phase</w:t>
      </w:r>
      <w:r w:rsidRPr="006C0404">
        <w:rPr>
          <w:rFonts w:ascii="Times New Roman" w:hAnsi="Times New Roman" w:cs="Times New Roman"/>
          <w:sz w:val="24"/>
          <w:szCs w:val="24"/>
        </w:rPr>
        <w:t>, and exploratory questions.</w:t>
      </w:r>
    </w:p>
    <w:p w14:paraId="0FD81A83" w14:textId="77777777" w:rsidR="00B26ABB" w:rsidRDefault="0093604E" w:rsidP="00B26ABB">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lastRenderedPageBreak/>
        <w:t xml:space="preserve">Demographics </w:t>
      </w:r>
    </w:p>
    <w:p w14:paraId="0FA6A27F" w14:textId="32F1722D" w:rsidR="00B26ABB" w:rsidRDefault="00825ACA" w:rsidP="00B26ABB">
      <w:pPr>
        <w:spacing w:line="480" w:lineRule="auto"/>
        <w:ind w:firstLine="720"/>
        <w:rPr>
          <w:rFonts w:ascii="Times New Roman" w:hAnsi="Times New Roman" w:cs="Times New Roman"/>
          <w:sz w:val="24"/>
          <w:szCs w:val="24"/>
        </w:rPr>
      </w:pPr>
      <w:r>
        <w:rPr>
          <w:rFonts w:ascii="Times New Roman" w:hAnsi="Times New Roman" w:cs="Times New Roman"/>
          <w:sz w:val="24"/>
          <w:szCs w:val="24"/>
        </w:rPr>
        <w:t>A</w:t>
      </w:r>
      <w:r w:rsidR="0093604E" w:rsidRPr="006C0404">
        <w:rPr>
          <w:rFonts w:ascii="Times New Roman" w:hAnsi="Times New Roman" w:cs="Times New Roman"/>
          <w:sz w:val="24"/>
          <w:szCs w:val="24"/>
        </w:rPr>
        <w:t xml:space="preserve">ge and gender </w:t>
      </w:r>
      <w:r w:rsidR="00B26ABB">
        <w:rPr>
          <w:rFonts w:ascii="Times New Roman" w:hAnsi="Times New Roman" w:cs="Times New Roman"/>
          <w:sz w:val="24"/>
          <w:szCs w:val="24"/>
        </w:rPr>
        <w:t xml:space="preserve">information </w:t>
      </w:r>
      <w:r>
        <w:rPr>
          <w:rFonts w:ascii="Times New Roman" w:hAnsi="Times New Roman" w:cs="Times New Roman"/>
          <w:sz w:val="24"/>
          <w:szCs w:val="24"/>
        </w:rPr>
        <w:t xml:space="preserve">was obtained </w:t>
      </w:r>
      <w:r w:rsidR="0093604E" w:rsidRPr="006C0404">
        <w:rPr>
          <w:rFonts w:ascii="Times New Roman" w:hAnsi="Times New Roman" w:cs="Times New Roman"/>
          <w:sz w:val="24"/>
          <w:szCs w:val="24"/>
        </w:rPr>
        <w:t>in Experiments 1-</w:t>
      </w:r>
      <w:r w:rsidR="00F90F22">
        <w:rPr>
          <w:rFonts w:ascii="Times New Roman" w:hAnsi="Times New Roman" w:cs="Times New Roman"/>
          <w:sz w:val="24"/>
          <w:szCs w:val="24"/>
        </w:rPr>
        <w:t>4</w:t>
      </w:r>
      <w:r w:rsidR="0093604E" w:rsidRPr="006C0404">
        <w:rPr>
          <w:rFonts w:ascii="Times New Roman" w:hAnsi="Times New Roman" w:cs="Times New Roman"/>
          <w:sz w:val="24"/>
          <w:szCs w:val="24"/>
        </w:rPr>
        <w:t xml:space="preserve">, </w:t>
      </w:r>
      <w:r>
        <w:rPr>
          <w:rFonts w:ascii="Times New Roman" w:hAnsi="Times New Roman" w:cs="Times New Roman"/>
          <w:sz w:val="24"/>
          <w:szCs w:val="24"/>
        </w:rPr>
        <w:t xml:space="preserve">along with </w:t>
      </w:r>
      <w:r w:rsidR="0093604E" w:rsidRPr="006C0404">
        <w:rPr>
          <w:rFonts w:ascii="Times New Roman" w:hAnsi="Times New Roman" w:cs="Times New Roman"/>
          <w:sz w:val="24"/>
          <w:szCs w:val="24"/>
        </w:rPr>
        <w:t xml:space="preserve">country of residence, ethnicity, educational level, employment status, and income in Experiments </w:t>
      </w:r>
      <w:r w:rsidR="00512D40">
        <w:rPr>
          <w:rFonts w:ascii="Times New Roman" w:hAnsi="Times New Roman" w:cs="Times New Roman"/>
          <w:sz w:val="24"/>
          <w:szCs w:val="24"/>
        </w:rPr>
        <w:t>2</w:t>
      </w:r>
      <w:r w:rsidR="00F90F22">
        <w:rPr>
          <w:rFonts w:ascii="Times New Roman" w:hAnsi="Times New Roman" w:cs="Times New Roman"/>
          <w:sz w:val="24"/>
          <w:szCs w:val="24"/>
        </w:rPr>
        <w:t xml:space="preserve"> </w:t>
      </w:r>
      <w:r>
        <w:rPr>
          <w:rFonts w:ascii="Times New Roman" w:hAnsi="Times New Roman" w:cs="Times New Roman"/>
          <w:sz w:val="24"/>
          <w:szCs w:val="24"/>
        </w:rPr>
        <w:t xml:space="preserve">&amp; </w:t>
      </w:r>
      <w:r w:rsidR="00F90F22">
        <w:rPr>
          <w:rFonts w:ascii="Times New Roman" w:hAnsi="Times New Roman" w:cs="Times New Roman"/>
          <w:sz w:val="24"/>
          <w:szCs w:val="24"/>
        </w:rPr>
        <w:t>4</w:t>
      </w:r>
      <w:r w:rsidR="0093604E" w:rsidRPr="006C0404">
        <w:rPr>
          <w:rFonts w:ascii="Times New Roman" w:hAnsi="Times New Roman" w:cs="Times New Roman"/>
          <w:sz w:val="24"/>
          <w:szCs w:val="24"/>
        </w:rPr>
        <w:t>.</w:t>
      </w:r>
    </w:p>
    <w:p w14:paraId="3D15C5F2" w14:textId="77777777" w:rsidR="00B26ABB" w:rsidRDefault="0093604E" w:rsidP="00B26ABB">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Attitude Formation Phase</w:t>
      </w:r>
    </w:p>
    <w:p w14:paraId="0A2E5952" w14:textId="71D4FF21" w:rsidR="00B26ABB" w:rsidRDefault="0093604E" w:rsidP="00B26ABB">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Participants were </w:t>
      </w:r>
      <w:r w:rsidR="00825ACA">
        <w:rPr>
          <w:rFonts w:ascii="Times New Roman" w:hAnsi="Times New Roman" w:cs="Times New Roman"/>
          <w:sz w:val="24"/>
          <w:szCs w:val="24"/>
        </w:rPr>
        <w:t xml:space="preserve">first told the </w:t>
      </w:r>
      <w:r w:rsidRPr="006C0404">
        <w:rPr>
          <w:rFonts w:ascii="Times New Roman" w:hAnsi="Times New Roman" w:cs="Times New Roman"/>
          <w:sz w:val="24"/>
          <w:szCs w:val="24"/>
        </w:rPr>
        <w:t xml:space="preserve">following: “In this study we are interested in how people remember and react to what they see online. </w:t>
      </w:r>
      <w:r w:rsidR="00B26ABB">
        <w:rPr>
          <w:rFonts w:ascii="Times New Roman" w:hAnsi="Times New Roman" w:cs="Times New Roman"/>
          <w:sz w:val="24"/>
          <w:szCs w:val="24"/>
        </w:rPr>
        <w:t>You are going to watch a video (</w:t>
      </w:r>
      <w:r w:rsidRPr="006C0404">
        <w:rPr>
          <w:rFonts w:ascii="Times New Roman" w:hAnsi="Times New Roman" w:cs="Times New Roman"/>
          <w:sz w:val="24"/>
          <w:szCs w:val="24"/>
        </w:rPr>
        <w:t>l</w:t>
      </w:r>
      <w:r w:rsidR="00B26ABB">
        <w:rPr>
          <w:rFonts w:ascii="Times New Roman" w:hAnsi="Times New Roman" w:cs="Times New Roman"/>
          <w:sz w:val="24"/>
          <w:szCs w:val="24"/>
        </w:rPr>
        <w:t xml:space="preserve">isten to audio: Experiments </w:t>
      </w:r>
      <w:r w:rsidR="00F90F22">
        <w:rPr>
          <w:rFonts w:ascii="Times New Roman" w:hAnsi="Times New Roman" w:cs="Times New Roman"/>
          <w:sz w:val="24"/>
          <w:szCs w:val="24"/>
        </w:rPr>
        <w:t>3</w:t>
      </w:r>
      <w:r w:rsidR="00B26ABB">
        <w:rPr>
          <w:rFonts w:ascii="Times New Roman" w:hAnsi="Times New Roman" w:cs="Times New Roman"/>
          <w:sz w:val="24"/>
          <w:szCs w:val="24"/>
        </w:rPr>
        <w:t>-</w:t>
      </w:r>
      <w:r w:rsidR="00F90F22">
        <w:rPr>
          <w:rFonts w:ascii="Times New Roman" w:hAnsi="Times New Roman" w:cs="Times New Roman"/>
          <w:sz w:val="24"/>
          <w:szCs w:val="24"/>
        </w:rPr>
        <w:t>4</w:t>
      </w:r>
      <w:r w:rsidR="00B26ABB">
        <w:rPr>
          <w:rFonts w:ascii="Times New Roman" w:hAnsi="Times New Roman" w:cs="Times New Roman"/>
          <w:sz w:val="24"/>
          <w:szCs w:val="24"/>
        </w:rPr>
        <w:t>)</w:t>
      </w:r>
      <w:r w:rsidRPr="006C0404">
        <w:rPr>
          <w:rFonts w:ascii="Times New Roman" w:hAnsi="Times New Roman" w:cs="Times New Roman"/>
          <w:sz w:val="24"/>
          <w:szCs w:val="24"/>
        </w:rPr>
        <w:t xml:space="preserve"> taken from a YouTube channel. The</w:t>
      </w:r>
      <w:r w:rsidR="00B26ABB">
        <w:rPr>
          <w:rFonts w:ascii="Times New Roman" w:hAnsi="Times New Roman" w:cs="Times New Roman"/>
          <w:sz w:val="24"/>
          <w:szCs w:val="24"/>
        </w:rPr>
        <w:t xml:space="preserve"> person who makes these videos (audio)</w:t>
      </w:r>
      <w:r w:rsidRPr="006C0404">
        <w:rPr>
          <w:rFonts w:ascii="Times New Roman" w:hAnsi="Times New Roman" w:cs="Times New Roman"/>
          <w:sz w:val="24"/>
          <w:szCs w:val="24"/>
        </w:rPr>
        <w:t xml:space="preserve"> is called Chris. Please watch Chris’</w:t>
      </w:r>
      <w:r w:rsidR="00B26ABB">
        <w:rPr>
          <w:rFonts w:ascii="Times New Roman" w:hAnsi="Times New Roman" w:cs="Times New Roman"/>
          <w:sz w:val="24"/>
          <w:szCs w:val="24"/>
        </w:rPr>
        <w:t xml:space="preserve"> video (listen to Chris’ audio)</w:t>
      </w:r>
      <w:r w:rsidRPr="006C0404">
        <w:rPr>
          <w:rFonts w:ascii="Times New Roman" w:hAnsi="Times New Roman" w:cs="Times New Roman"/>
          <w:sz w:val="24"/>
          <w:szCs w:val="24"/>
        </w:rPr>
        <w:t xml:space="preserve"> and pay close attention to what he says. We will ask you questions about this later on.”</w:t>
      </w:r>
    </w:p>
    <w:p w14:paraId="208E3B33" w14:textId="59352465" w:rsidR="00310DE8" w:rsidRDefault="0093604E" w:rsidP="00310DE8">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Thereafter </w:t>
      </w:r>
      <w:r w:rsidR="00B26ABB">
        <w:rPr>
          <w:rFonts w:ascii="Times New Roman" w:hAnsi="Times New Roman" w:cs="Times New Roman"/>
          <w:sz w:val="24"/>
          <w:szCs w:val="24"/>
        </w:rPr>
        <w:t xml:space="preserve">participants navigated to </w:t>
      </w:r>
      <w:r w:rsidRPr="006C0404">
        <w:rPr>
          <w:rFonts w:ascii="Times New Roman" w:hAnsi="Times New Roman" w:cs="Times New Roman"/>
          <w:sz w:val="24"/>
          <w:szCs w:val="24"/>
        </w:rPr>
        <w:t xml:space="preserve">YouTube </w:t>
      </w:r>
      <w:r w:rsidR="00B26ABB">
        <w:rPr>
          <w:rFonts w:ascii="Times New Roman" w:hAnsi="Times New Roman" w:cs="Times New Roman"/>
          <w:sz w:val="24"/>
          <w:szCs w:val="24"/>
        </w:rPr>
        <w:t>where they watched a video (or listened to an audio recording). During the video (audio)</w:t>
      </w:r>
      <w:r w:rsidRPr="006C0404">
        <w:rPr>
          <w:rFonts w:ascii="Times New Roman" w:hAnsi="Times New Roman" w:cs="Times New Roman"/>
          <w:sz w:val="24"/>
          <w:szCs w:val="24"/>
        </w:rPr>
        <w:t xml:space="preserve">, </w:t>
      </w:r>
      <w:r w:rsidR="00B26ABB">
        <w:rPr>
          <w:rFonts w:ascii="Times New Roman" w:hAnsi="Times New Roman" w:cs="Times New Roman"/>
          <w:sz w:val="24"/>
          <w:szCs w:val="24"/>
        </w:rPr>
        <w:t xml:space="preserve">the target </w:t>
      </w:r>
      <w:r w:rsidRPr="006C0404">
        <w:rPr>
          <w:rFonts w:ascii="Times New Roman" w:hAnsi="Times New Roman" w:cs="Times New Roman"/>
          <w:sz w:val="24"/>
          <w:szCs w:val="24"/>
        </w:rPr>
        <w:t xml:space="preserve">emitted three </w:t>
      </w:r>
      <w:proofErr w:type="spellStart"/>
      <w:r w:rsidRPr="006C0404">
        <w:rPr>
          <w:rFonts w:ascii="Times New Roman" w:hAnsi="Times New Roman" w:cs="Times New Roman"/>
          <w:sz w:val="24"/>
          <w:szCs w:val="24"/>
        </w:rPr>
        <w:t>valenced</w:t>
      </w:r>
      <w:proofErr w:type="spellEnd"/>
      <w:r w:rsidRPr="006C0404">
        <w:rPr>
          <w:rFonts w:ascii="Times New Roman" w:hAnsi="Times New Roman" w:cs="Times New Roman"/>
          <w:sz w:val="24"/>
          <w:szCs w:val="24"/>
        </w:rPr>
        <w:t xml:space="preserve"> </w:t>
      </w:r>
      <w:r w:rsidR="00F90F22">
        <w:rPr>
          <w:rFonts w:ascii="Times New Roman" w:hAnsi="Times New Roman" w:cs="Times New Roman"/>
          <w:sz w:val="24"/>
          <w:szCs w:val="24"/>
        </w:rPr>
        <w:t>self-</w:t>
      </w:r>
      <w:r w:rsidRPr="006C0404">
        <w:rPr>
          <w:rFonts w:ascii="Times New Roman" w:hAnsi="Times New Roman" w:cs="Times New Roman"/>
          <w:sz w:val="24"/>
          <w:szCs w:val="24"/>
        </w:rPr>
        <w:t xml:space="preserve">statements as well as two neutral statements. Half of the participants encountered positive variant video/audio wherein </w:t>
      </w:r>
      <w:r w:rsidR="00B26ABB">
        <w:rPr>
          <w:rFonts w:ascii="Times New Roman" w:hAnsi="Times New Roman" w:cs="Times New Roman"/>
          <w:sz w:val="24"/>
          <w:szCs w:val="24"/>
        </w:rPr>
        <w:t xml:space="preserve">he </w:t>
      </w:r>
      <w:r w:rsidRPr="006C0404">
        <w:rPr>
          <w:rFonts w:ascii="Times New Roman" w:hAnsi="Times New Roman" w:cs="Times New Roman"/>
          <w:sz w:val="24"/>
          <w:szCs w:val="24"/>
        </w:rPr>
        <w:t xml:space="preserve">emitted three positive and two neutral statements, whereas the other half encountered a negative variant video/audio, wherein </w:t>
      </w:r>
      <w:r w:rsidR="00B26ABB">
        <w:rPr>
          <w:rFonts w:ascii="Times New Roman" w:hAnsi="Times New Roman" w:cs="Times New Roman"/>
          <w:sz w:val="24"/>
          <w:szCs w:val="24"/>
        </w:rPr>
        <w:t xml:space="preserve">he </w:t>
      </w:r>
      <w:r w:rsidRPr="006C0404">
        <w:rPr>
          <w:rFonts w:ascii="Times New Roman" w:hAnsi="Times New Roman" w:cs="Times New Roman"/>
          <w:sz w:val="24"/>
          <w:szCs w:val="24"/>
        </w:rPr>
        <w:t xml:space="preserve">emitted three negative and two neutral statements. </w:t>
      </w:r>
      <w:r w:rsidR="00F90F22">
        <w:rPr>
          <w:rFonts w:ascii="Times New Roman" w:hAnsi="Times New Roman" w:cs="Times New Roman"/>
          <w:sz w:val="24"/>
          <w:szCs w:val="24"/>
        </w:rPr>
        <w:t xml:space="preserve">For half of the participants </w:t>
      </w:r>
      <w:r w:rsidRPr="006C0404">
        <w:rPr>
          <w:rFonts w:ascii="Times New Roman" w:hAnsi="Times New Roman" w:cs="Times New Roman"/>
          <w:sz w:val="24"/>
          <w:szCs w:val="24"/>
        </w:rPr>
        <w:t xml:space="preserve">the content </w:t>
      </w:r>
      <w:r w:rsidR="00F90F22">
        <w:rPr>
          <w:rFonts w:ascii="Times New Roman" w:hAnsi="Times New Roman" w:cs="Times New Roman"/>
          <w:sz w:val="24"/>
          <w:szCs w:val="24"/>
        </w:rPr>
        <w:t xml:space="preserve">they encountered was </w:t>
      </w:r>
      <w:r w:rsidRPr="006C0404">
        <w:rPr>
          <w:rFonts w:ascii="Times New Roman" w:hAnsi="Times New Roman" w:cs="Times New Roman"/>
          <w:sz w:val="24"/>
          <w:szCs w:val="24"/>
        </w:rPr>
        <w:t xml:space="preserve">authentic, </w:t>
      </w:r>
      <w:r w:rsidR="00F90F22">
        <w:rPr>
          <w:rFonts w:ascii="Times New Roman" w:hAnsi="Times New Roman" w:cs="Times New Roman"/>
          <w:sz w:val="24"/>
          <w:szCs w:val="24"/>
        </w:rPr>
        <w:t xml:space="preserve">while for the other it was </w:t>
      </w:r>
      <w:r w:rsidRPr="006C0404">
        <w:rPr>
          <w:rFonts w:ascii="Times New Roman" w:hAnsi="Times New Roman" w:cs="Times New Roman"/>
          <w:sz w:val="24"/>
          <w:szCs w:val="24"/>
        </w:rPr>
        <w:t xml:space="preserve">Deepfaked (see </w:t>
      </w:r>
      <w:hyperlink r:id="rId18" w:history="1">
        <w:r w:rsidRPr="006C0404">
          <w:rPr>
            <w:rStyle w:val="Hyperlink"/>
            <w:rFonts w:ascii="Times New Roman" w:hAnsi="Times New Roman" w:cs="Times New Roman"/>
            <w:sz w:val="24"/>
            <w:szCs w:val="24"/>
          </w:rPr>
          <w:t>https://osf.io/f6ajb/</w:t>
        </w:r>
      </w:hyperlink>
      <w:r w:rsidRPr="006C0404">
        <w:rPr>
          <w:rFonts w:ascii="Times New Roman" w:hAnsi="Times New Roman" w:cs="Times New Roman"/>
          <w:sz w:val="24"/>
          <w:szCs w:val="24"/>
        </w:rPr>
        <w:t xml:space="preserve"> for video and audio</w:t>
      </w:r>
      <w:r w:rsidR="00F90F22">
        <w:rPr>
          <w:rFonts w:ascii="Times New Roman" w:hAnsi="Times New Roman" w:cs="Times New Roman"/>
          <w:sz w:val="24"/>
          <w:szCs w:val="24"/>
        </w:rPr>
        <w:t xml:space="preserve"> clips used</w:t>
      </w:r>
      <w:r w:rsidRPr="006C0404">
        <w:rPr>
          <w:rFonts w:ascii="Times New Roman" w:hAnsi="Times New Roman" w:cs="Times New Roman"/>
          <w:sz w:val="24"/>
          <w:szCs w:val="24"/>
        </w:rPr>
        <w:t xml:space="preserve">).  </w:t>
      </w:r>
    </w:p>
    <w:p w14:paraId="5FE70D77" w14:textId="29645069" w:rsidR="00310DE8" w:rsidRDefault="0093604E" w:rsidP="00310DE8">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 xml:space="preserve">Attitude Assessment </w:t>
      </w:r>
      <w:r w:rsidR="00835926">
        <w:rPr>
          <w:rFonts w:ascii="Times New Roman" w:hAnsi="Times New Roman" w:cs="Times New Roman"/>
          <w:b/>
          <w:sz w:val="24"/>
          <w:szCs w:val="24"/>
        </w:rPr>
        <w:t>Phase</w:t>
      </w:r>
    </w:p>
    <w:p w14:paraId="75860D8A" w14:textId="77777777" w:rsidR="00F77DEA" w:rsidRPr="00F77DEA" w:rsidRDefault="0093604E"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Implicit Attitudes</w:t>
      </w:r>
      <w:r w:rsidRPr="00F77DEA">
        <w:rPr>
          <w:rFonts w:ascii="Times New Roman" w:hAnsi="Times New Roman" w:cs="Times New Roman"/>
          <w:i/>
          <w:iCs/>
          <w:sz w:val="24"/>
          <w:szCs w:val="24"/>
        </w:rPr>
        <w:t xml:space="preserve"> </w:t>
      </w:r>
    </w:p>
    <w:p w14:paraId="768FC95C" w14:textId="3207EFC4" w:rsidR="00310DE8" w:rsidRDefault="00355A80" w:rsidP="00F77DEA">
      <w:pPr>
        <w:spacing w:line="480" w:lineRule="auto"/>
        <w:ind w:firstLine="680"/>
        <w:rPr>
          <w:rFonts w:ascii="Times New Roman" w:hAnsi="Times New Roman" w:cs="Times New Roman"/>
          <w:sz w:val="24"/>
          <w:szCs w:val="24"/>
        </w:rPr>
      </w:pPr>
      <w:r>
        <w:rPr>
          <w:rFonts w:ascii="Times New Roman" w:hAnsi="Times New Roman" w:cs="Times New Roman"/>
          <w:sz w:val="24"/>
          <w:szCs w:val="24"/>
        </w:rPr>
        <w:t>Following the attitude induction phase, a</w:t>
      </w:r>
      <w:r w:rsidR="0093604E" w:rsidRPr="006C0404">
        <w:rPr>
          <w:rFonts w:ascii="Times New Roman" w:hAnsi="Times New Roman" w:cs="Times New Roman"/>
          <w:sz w:val="24"/>
          <w:szCs w:val="24"/>
        </w:rPr>
        <w:t xml:space="preserve"> personalized IAT (</w:t>
      </w:r>
      <w:proofErr w:type="spellStart"/>
      <w:r w:rsidR="0093604E" w:rsidRPr="006C0404">
        <w:rPr>
          <w:rFonts w:ascii="Times New Roman" w:hAnsi="Times New Roman" w:cs="Times New Roman"/>
          <w:sz w:val="24"/>
          <w:szCs w:val="24"/>
        </w:rPr>
        <w:t>pIAT</w:t>
      </w:r>
      <w:proofErr w:type="spellEnd"/>
      <w:r w:rsidR="0093604E" w:rsidRPr="006C0404">
        <w:rPr>
          <w:rFonts w:ascii="Times New Roman" w:hAnsi="Times New Roman" w:cs="Times New Roman"/>
          <w:sz w:val="24"/>
          <w:szCs w:val="24"/>
        </w:rPr>
        <w:t xml:space="preserve">) was administered to measure implicit attitudes towards the target (Chris) relative to an unknown individual (Bob). Participants were informed that they would encounter two individuals (Chris and Bob) as well as the words ‘I like’ and ‘I dislike’ (attributes) which would appear on the upper left and right sides of the screen, and that stimuli could be assigned to these categories using either the left (‘F’) or right keys (‘J’). If the participant categorized the image or word correctly the stimulus disappeared from the screen and, following a 400ms inter-trial interval (ITI) the next trial </w:t>
      </w:r>
      <w:r w:rsidR="0093604E" w:rsidRPr="006C0404">
        <w:rPr>
          <w:rFonts w:ascii="Times New Roman" w:hAnsi="Times New Roman" w:cs="Times New Roman"/>
          <w:sz w:val="24"/>
          <w:szCs w:val="24"/>
        </w:rPr>
        <w:lastRenderedPageBreak/>
        <w:t>began. In contrast, an incorrect response resulted in the presentation of a red ‘X’ which remained on-screen for 200ms, and was followed by an ITI and the next trial</w:t>
      </w:r>
      <w:r w:rsidR="00310DE8">
        <w:rPr>
          <w:rFonts w:ascii="Times New Roman" w:hAnsi="Times New Roman" w:cs="Times New Roman"/>
          <w:sz w:val="24"/>
          <w:szCs w:val="24"/>
        </w:rPr>
        <w:t xml:space="preserve"> (for a detailed overview of the </w:t>
      </w:r>
      <w:proofErr w:type="spellStart"/>
      <w:r w:rsidR="00310DE8">
        <w:rPr>
          <w:rFonts w:ascii="Times New Roman" w:hAnsi="Times New Roman" w:cs="Times New Roman"/>
          <w:sz w:val="24"/>
          <w:szCs w:val="24"/>
        </w:rPr>
        <w:t>pIAT’s</w:t>
      </w:r>
      <w:proofErr w:type="spellEnd"/>
      <w:r w:rsidR="00310DE8">
        <w:rPr>
          <w:rFonts w:ascii="Times New Roman" w:hAnsi="Times New Roman" w:cs="Times New Roman"/>
          <w:sz w:val="24"/>
          <w:szCs w:val="24"/>
        </w:rPr>
        <w:t xml:space="preserve"> block structure see Supplementary Materials)</w:t>
      </w:r>
      <w:r w:rsidR="0093604E" w:rsidRPr="006C0404">
        <w:rPr>
          <w:rFonts w:ascii="Times New Roman" w:hAnsi="Times New Roman" w:cs="Times New Roman"/>
          <w:sz w:val="24"/>
          <w:szCs w:val="24"/>
        </w:rPr>
        <w:t xml:space="preserve">. </w:t>
      </w:r>
    </w:p>
    <w:p w14:paraId="0E41139D" w14:textId="77777777" w:rsidR="00F77DEA" w:rsidRPr="00F77DEA" w:rsidRDefault="0093604E" w:rsidP="00F77DEA">
      <w:pPr>
        <w:spacing w:line="480" w:lineRule="auto"/>
        <w:ind w:firstLine="0"/>
        <w:rPr>
          <w:rFonts w:ascii="Times New Roman" w:hAnsi="Times New Roman" w:cs="Times New Roman"/>
          <w:i/>
          <w:iCs/>
          <w:sz w:val="24"/>
          <w:szCs w:val="24"/>
        </w:rPr>
      </w:pPr>
      <w:r w:rsidRPr="00F77DEA">
        <w:rPr>
          <w:rFonts w:ascii="Times New Roman" w:hAnsi="Times New Roman" w:cs="Times New Roman"/>
          <w:b/>
          <w:i/>
          <w:iCs/>
          <w:sz w:val="24"/>
          <w:szCs w:val="24"/>
        </w:rPr>
        <w:t>Self-Report Attitudes</w:t>
      </w:r>
      <w:r w:rsidRPr="00F77DEA">
        <w:rPr>
          <w:rFonts w:ascii="Times New Roman" w:hAnsi="Times New Roman" w:cs="Times New Roman"/>
          <w:i/>
          <w:iCs/>
          <w:sz w:val="24"/>
          <w:szCs w:val="24"/>
        </w:rPr>
        <w:t xml:space="preserve"> </w:t>
      </w:r>
    </w:p>
    <w:p w14:paraId="5F28FB01" w14:textId="63AD6679" w:rsidR="00310DE8" w:rsidRDefault="0093604E" w:rsidP="00F77DE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Self-reported ratings of Chris were assessed using three Likert scales. On each trial, participants were presented with a picture of Chris and asked to indicate whether they considered him to be ‘Good/Bad’, ‘Positive/Negative’ and whether ‘I Like Him/I Don’t Like Him along a scale that ranged from -3 to +3 with 0 as a neutral point. </w:t>
      </w:r>
    </w:p>
    <w:p w14:paraId="404AD726" w14:textId="528E08DB" w:rsidR="00F77DEA" w:rsidRPr="00F77DEA" w:rsidRDefault="00201053" w:rsidP="00F77DEA">
      <w:pPr>
        <w:spacing w:line="480" w:lineRule="auto"/>
        <w:ind w:firstLine="0"/>
        <w:rPr>
          <w:rFonts w:ascii="Times New Roman" w:hAnsi="Times New Roman" w:cs="Times New Roman"/>
          <w:i/>
          <w:iCs/>
          <w:sz w:val="24"/>
          <w:szCs w:val="24"/>
        </w:rPr>
      </w:pPr>
      <w:r>
        <w:rPr>
          <w:rFonts w:ascii="Times New Roman" w:hAnsi="Times New Roman" w:cs="Times New Roman"/>
          <w:b/>
          <w:i/>
          <w:iCs/>
          <w:sz w:val="24"/>
          <w:szCs w:val="24"/>
        </w:rPr>
        <w:t>Sharing</w:t>
      </w:r>
      <w:r w:rsidR="0093604E" w:rsidRPr="00F77DEA">
        <w:rPr>
          <w:rFonts w:ascii="Times New Roman" w:hAnsi="Times New Roman" w:cs="Times New Roman"/>
          <w:b/>
          <w:i/>
          <w:iCs/>
          <w:sz w:val="24"/>
          <w:szCs w:val="24"/>
        </w:rPr>
        <w:t xml:space="preserve"> Intentions</w:t>
      </w:r>
      <w:r w:rsidR="0093604E" w:rsidRPr="00F77DEA">
        <w:rPr>
          <w:rFonts w:ascii="Times New Roman" w:hAnsi="Times New Roman" w:cs="Times New Roman"/>
          <w:i/>
          <w:iCs/>
          <w:sz w:val="24"/>
          <w:szCs w:val="24"/>
        </w:rPr>
        <w:t xml:space="preserve"> </w:t>
      </w:r>
    </w:p>
    <w:p w14:paraId="1A817A8E" w14:textId="445D09B9" w:rsidR="00310DE8" w:rsidRDefault="0093604E" w:rsidP="00F77DEA">
      <w:pPr>
        <w:spacing w:line="480" w:lineRule="auto"/>
        <w:ind w:firstLine="720"/>
        <w:rPr>
          <w:rFonts w:ascii="Times New Roman" w:hAnsi="Times New Roman" w:cs="Times New Roman"/>
          <w:sz w:val="24"/>
          <w:szCs w:val="24"/>
        </w:rPr>
      </w:pPr>
      <w:r w:rsidRPr="006C0404">
        <w:rPr>
          <w:rFonts w:ascii="Times New Roman" w:hAnsi="Times New Roman" w:cs="Times New Roman"/>
          <w:sz w:val="24"/>
          <w:szCs w:val="24"/>
        </w:rPr>
        <w:t xml:space="preserve">In Experiment </w:t>
      </w:r>
      <w:r w:rsidR="00DE15A0">
        <w:rPr>
          <w:rFonts w:ascii="Times New Roman" w:hAnsi="Times New Roman" w:cs="Times New Roman"/>
          <w:sz w:val="24"/>
          <w:szCs w:val="24"/>
        </w:rPr>
        <w:t xml:space="preserve">4 </w:t>
      </w:r>
      <w:r w:rsidRPr="006C0404">
        <w:rPr>
          <w:rFonts w:ascii="Times New Roman" w:hAnsi="Times New Roman" w:cs="Times New Roman"/>
          <w:sz w:val="24"/>
          <w:szCs w:val="24"/>
        </w:rPr>
        <w:t xml:space="preserve">participants were asked to indicate how they intended to behave with respect to the target (“1. If I were browsing YouTube and encountered Chris’ video, I would support him </w:t>
      </w:r>
      <w:r w:rsidR="00310DE8">
        <w:rPr>
          <w:rFonts w:ascii="Times New Roman" w:hAnsi="Times New Roman" w:cs="Times New Roman"/>
          <w:sz w:val="24"/>
          <w:szCs w:val="24"/>
        </w:rPr>
        <w:t>by clicking the ‘share’ button [</w:t>
      </w:r>
      <w:r w:rsidRPr="006C0404">
        <w:rPr>
          <w:rFonts w:ascii="Times New Roman" w:hAnsi="Times New Roman" w:cs="Times New Roman"/>
          <w:sz w:val="24"/>
          <w:szCs w:val="24"/>
        </w:rPr>
        <w:t>i.e., sh</w:t>
      </w:r>
      <w:r w:rsidR="00310DE8">
        <w:rPr>
          <w:rFonts w:ascii="Times New Roman" w:hAnsi="Times New Roman" w:cs="Times New Roman"/>
          <w:sz w:val="24"/>
          <w:szCs w:val="24"/>
        </w:rPr>
        <w:t>are his video with other people]</w:t>
      </w:r>
      <w:r w:rsidRPr="006C0404">
        <w:rPr>
          <w:rFonts w:ascii="Times New Roman" w:hAnsi="Times New Roman" w:cs="Times New Roman"/>
          <w:sz w:val="24"/>
          <w:szCs w:val="24"/>
        </w:rPr>
        <w:t xml:space="preserve">”; “2. Chris has just started to make these videos and wants to become a YouTuber. I happen to encounter his video on YouTube. I would ‘subscribe’ to his channel to learn more about him.” “3. I would recommend Chris’ videos to others”). </w:t>
      </w:r>
      <w:r w:rsidR="00DE15A0">
        <w:rPr>
          <w:rFonts w:ascii="Times New Roman" w:hAnsi="Times New Roman" w:cs="Times New Roman"/>
          <w:sz w:val="24"/>
          <w:szCs w:val="24"/>
        </w:rPr>
        <w:t>R</w:t>
      </w:r>
      <w:r w:rsidRPr="006C0404">
        <w:rPr>
          <w:rFonts w:ascii="Times New Roman" w:hAnsi="Times New Roman" w:cs="Times New Roman"/>
          <w:sz w:val="24"/>
          <w:szCs w:val="24"/>
        </w:rPr>
        <w:t>espon</w:t>
      </w:r>
      <w:r w:rsidR="00DE15A0">
        <w:rPr>
          <w:rFonts w:ascii="Times New Roman" w:hAnsi="Times New Roman" w:cs="Times New Roman"/>
          <w:sz w:val="24"/>
          <w:szCs w:val="24"/>
        </w:rPr>
        <w:t>ses</w:t>
      </w:r>
      <w:r w:rsidRPr="006C0404">
        <w:rPr>
          <w:rFonts w:ascii="Times New Roman" w:hAnsi="Times New Roman" w:cs="Times New Roman"/>
          <w:sz w:val="24"/>
          <w:szCs w:val="24"/>
        </w:rPr>
        <w:t xml:space="preserve"> were emitted using a scale ranging from -2 (</w:t>
      </w:r>
      <w:r w:rsidRPr="006C0404">
        <w:rPr>
          <w:rFonts w:ascii="Times New Roman" w:hAnsi="Times New Roman" w:cs="Times New Roman"/>
          <w:i/>
          <w:sz w:val="24"/>
          <w:szCs w:val="24"/>
        </w:rPr>
        <w:t>Strongly Disagree</w:t>
      </w:r>
      <w:r w:rsidRPr="006C0404">
        <w:rPr>
          <w:rFonts w:ascii="Times New Roman" w:hAnsi="Times New Roman" w:cs="Times New Roman"/>
          <w:sz w:val="24"/>
          <w:szCs w:val="24"/>
        </w:rPr>
        <w:t>) to 2 (</w:t>
      </w:r>
      <w:r w:rsidRPr="006C0404">
        <w:rPr>
          <w:rFonts w:ascii="Times New Roman" w:hAnsi="Times New Roman" w:cs="Times New Roman"/>
          <w:i/>
          <w:sz w:val="24"/>
          <w:szCs w:val="24"/>
        </w:rPr>
        <w:t>Strongly Agree</w:t>
      </w:r>
      <w:r w:rsidRPr="006C0404">
        <w:rPr>
          <w:rFonts w:ascii="Times New Roman" w:hAnsi="Times New Roman" w:cs="Times New Roman"/>
          <w:sz w:val="24"/>
          <w:szCs w:val="24"/>
        </w:rPr>
        <w:t>) with 0 (Neutral) as a center point.</w:t>
      </w:r>
    </w:p>
    <w:p w14:paraId="4077220D" w14:textId="77777777" w:rsidR="00310DE8" w:rsidRDefault="00310DE8" w:rsidP="00310DE8">
      <w:pPr>
        <w:spacing w:line="480" w:lineRule="auto"/>
        <w:ind w:firstLine="0"/>
        <w:rPr>
          <w:rFonts w:ascii="Times New Roman" w:hAnsi="Times New Roman" w:cs="Times New Roman"/>
          <w:b/>
          <w:sz w:val="24"/>
          <w:szCs w:val="24"/>
        </w:rPr>
      </w:pPr>
      <w:r>
        <w:rPr>
          <w:rFonts w:ascii="Times New Roman" w:hAnsi="Times New Roman" w:cs="Times New Roman"/>
          <w:b/>
          <w:sz w:val="24"/>
          <w:szCs w:val="24"/>
        </w:rPr>
        <w:t>Individual Difference Measures</w:t>
      </w:r>
    </w:p>
    <w:p w14:paraId="51795BB2" w14:textId="13E46149" w:rsidR="00050449" w:rsidRDefault="0093604E" w:rsidP="00050449">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A number of individual difference measures were taken in Experiment </w:t>
      </w:r>
      <w:r w:rsidR="00DE15A0">
        <w:rPr>
          <w:rFonts w:ascii="Times New Roman" w:hAnsi="Times New Roman" w:cs="Times New Roman"/>
          <w:sz w:val="24"/>
          <w:szCs w:val="24"/>
        </w:rPr>
        <w:t>2</w:t>
      </w:r>
      <w:r w:rsidRPr="006C0404">
        <w:rPr>
          <w:rFonts w:ascii="Times New Roman" w:hAnsi="Times New Roman" w:cs="Times New Roman"/>
          <w:sz w:val="24"/>
          <w:szCs w:val="24"/>
        </w:rPr>
        <w:t>, including measures of political ideology, religiosity, cognitive ability (revised cognitive reflection test [</w:t>
      </w:r>
      <w:proofErr w:type="spellStart"/>
      <w:r w:rsidRPr="006C0404">
        <w:rPr>
          <w:rFonts w:ascii="Times New Roman" w:hAnsi="Times New Roman" w:cs="Times New Roman"/>
          <w:sz w:val="24"/>
          <w:szCs w:val="24"/>
        </w:rPr>
        <w:t>rCRT</w:t>
      </w:r>
      <w:proofErr w:type="spellEnd"/>
      <w:r w:rsidRPr="006C0404">
        <w:rPr>
          <w:rFonts w:ascii="Times New Roman" w:hAnsi="Times New Roman" w:cs="Times New Roman"/>
          <w:sz w:val="24"/>
          <w:szCs w:val="24"/>
        </w:rPr>
        <w:t>]), preference for effortful or intuitive thinking styles (rational-experiential inventory [REI]), overclaiming, conspiratorial thinking</w:t>
      </w:r>
      <w:r w:rsidR="00ED51D4">
        <w:rPr>
          <w:rFonts w:ascii="Times New Roman" w:hAnsi="Times New Roman" w:cs="Times New Roman"/>
          <w:sz w:val="24"/>
          <w:szCs w:val="24"/>
        </w:rPr>
        <w:t xml:space="preserve">, </w:t>
      </w:r>
      <w:r w:rsidR="00ED51D4" w:rsidRPr="006C0404">
        <w:rPr>
          <w:rFonts w:ascii="Times New Roman" w:hAnsi="Times New Roman" w:cs="Times New Roman"/>
          <w:sz w:val="24"/>
          <w:szCs w:val="24"/>
        </w:rPr>
        <w:t>deepfake awareness and detection</w:t>
      </w:r>
      <w:r w:rsidRPr="006C0404">
        <w:rPr>
          <w:rFonts w:ascii="Times New Roman" w:hAnsi="Times New Roman" w:cs="Times New Roman"/>
          <w:sz w:val="24"/>
          <w:szCs w:val="24"/>
        </w:rPr>
        <w:t>. Preference for effortful vs. intuitive thinking (REI), and cognitive ability (</w:t>
      </w:r>
      <w:proofErr w:type="spellStart"/>
      <w:r w:rsidRPr="006C0404">
        <w:rPr>
          <w:rFonts w:ascii="Times New Roman" w:hAnsi="Times New Roman" w:cs="Times New Roman"/>
          <w:sz w:val="24"/>
          <w:szCs w:val="24"/>
        </w:rPr>
        <w:t>rCRT</w:t>
      </w:r>
      <w:proofErr w:type="spellEnd"/>
      <w:r w:rsidRPr="006C0404">
        <w:rPr>
          <w:rFonts w:ascii="Times New Roman" w:hAnsi="Times New Roman" w:cs="Times New Roman"/>
          <w:sz w:val="24"/>
          <w:szCs w:val="24"/>
        </w:rPr>
        <w:t xml:space="preserve">) were also taken in Experiment </w:t>
      </w:r>
      <w:r w:rsidR="00DE15A0">
        <w:rPr>
          <w:rFonts w:ascii="Times New Roman" w:hAnsi="Times New Roman" w:cs="Times New Roman"/>
          <w:sz w:val="24"/>
          <w:szCs w:val="24"/>
        </w:rPr>
        <w:t>4</w:t>
      </w:r>
      <w:r w:rsidRPr="006C0404">
        <w:rPr>
          <w:rFonts w:ascii="Times New Roman" w:hAnsi="Times New Roman" w:cs="Times New Roman"/>
          <w:sz w:val="24"/>
          <w:szCs w:val="24"/>
        </w:rPr>
        <w:t xml:space="preserve">. </w:t>
      </w:r>
      <w:r w:rsidR="00050449">
        <w:rPr>
          <w:rFonts w:ascii="Times New Roman" w:hAnsi="Times New Roman" w:cs="Times New Roman"/>
          <w:sz w:val="24"/>
          <w:szCs w:val="24"/>
        </w:rPr>
        <w:t>T</w:t>
      </w:r>
      <w:r w:rsidRPr="006C0404">
        <w:rPr>
          <w:rFonts w:ascii="Times New Roman" w:hAnsi="Times New Roman" w:cs="Times New Roman"/>
          <w:sz w:val="24"/>
          <w:szCs w:val="24"/>
        </w:rPr>
        <w:t xml:space="preserve">he over-claiming and conspiratorial thinking measures were replaced </w:t>
      </w:r>
      <w:r w:rsidR="00512D40">
        <w:rPr>
          <w:rFonts w:ascii="Times New Roman" w:hAnsi="Times New Roman" w:cs="Times New Roman"/>
          <w:sz w:val="24"/>
          <w:szCs w:val="24"/>
        </w:rPr>
        <w:t xml:space="preserve">in Experiment 4 </w:t>
      </w:r>
      <w:r w:rsidRPr="006C0404">
        <w:rPr>
          <w:rFonts w:ascii="Times New Roman" w:hAnsi="Times New Roman" w:cs="Times New Roman"/>
          <w:sz w:val="24"/>
          <w:szCs w:val="24"/>
        </w:rPr>
        <w:t xml:space="preserve">with a news evaluation task (i.e., a measure of people’s ability to discern real from fake news; familiarity with those news stories and their willingness to share them) as well </w:t>
      </w:r>
      <w:r w:rsidRPr="006C0404">
        <w:rPr>
          <w:rFonts w:ascii="Times New Roman" w:hAnsi="Times New Roman" w:cs="Times New Roman"/>
          <w:sz w:val="24"/>
          <w:szCs w:val="24"/>
        </w:rPr>
        <w:lastRenderedPageBreak/>
        <w:t>as a measure of actively open-minded thinking (Actively Open Minded Thinking – Evidence) (for additional information on each of these measures</w:t>
      </w:r>
      <w:r w:rsidR="009C5890">
        <w:rPr>
          <w:rFonts w:ascii="Times New Roman" w:hAnsi="Times New Roman" w:cs="Times New Roman"/>
          <w:sz w:val="24"/>
          <w:szCs w:val="24"/>
        </w:rPr>
        <w:t xml:space="preserve"> </w:t>
      </w:r>
      <w:r w:rsidR="00770DFE">
        <w:rPr>
          <w:rFonts w:ascii="Times New Roman" w:hAnsi="Times New Roman" w:cs="Times New Roman"/>
          <w:sz w:val="24"/>
          <w:szCs w:val="24"/>
        </w:rPr>
        <w:t>s</w:t>
      </w:r>
      <w:r w:rsidR="009C5890" w:rsidRPr="006C0404">
        <w:rPr>
          <w:rFonts w:ascii="Times New Roman" w:hAnsi="Times New Roman" w:cs="Times New Roman"/>
          <w:sz w:val="24"/>
          <w:szCs w:val="24"/>
        </w:rPr>
        <w:t>ee Supplementary Materials</w:t>
      </w:r>
      <w:r w:rsidRPr="006C0404">
        <w:rPr>
          <w:rFonts w:ascii="Times New Roman" w:hAnsi="Times New Roman" w:cs="Times New Roman"/>
          <w:sz w:val="24"/>
          <w:szCs w:val="24"/>
        </w:rPr>
        <w:t>).</w:t>
      </w:r>
      <w:r w:rsidR="00DE15A0">
        <w:rPr>
          <w:rFonts w:ascii="Times New Roman" w:hAnsi="Times New Roman" w:cs="Times New Roman"/>
          <w:sz w:val="24"/>
          <w:szCs w:val="24"/>
        </w:rPr>
        <w:t xml:space="preserve"> </w:t>
      </w:r>
      <w:r w:rsidR="00DE15A0">
        <w:rPr>
          <w:rStyle w:val="FootnoteReference"/>
          <w:rFonts w:ascii="Times New Roman" w:hAnsi="Times New Roman" w:cs="Times New Roman"/>
          <w:sz w:val="24"/>
          <w:szCs w:val="24"/>
        </w:rPr>
        <w:footnoteReference w:id="9"/>
      </w:r>
    </w:p>
    <w:p w14:paraId="50A63C57" w14:textId="77777777"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Exploratory Questions </w:t>
      </w:r>
    </w:p>
    <w:p w14:paraId="1465C5DA" w14:textId="4937DF42" w:rsidR="0093604E" w:rsidRPr="006C0404" w:rsidRDefault="00050449" w:rsidP="00050449">
      <w:pPr>
        <w:spacing w:line="480" w:lineRule="auto"/>
        <w:ind w:firstLine="680"/>
        <w:rPr>
          <w:rFonts w:ascii="Times New Roman" w:hAnsi="Times New Roman" w:cs="Times New Roman"/>
          <w:sz w:val="24"/>
          <w:szCs w:val="24"/>
        </w:rPr>
      </w:pPr>
      <w:r>
        <w:rPr>
          <w:rFonts w:ascii="Times New Roman" w:hAnsi="Times New Roman" w:cs="Times New Roman"/>
          <w:sz w:val="24"/>
          <w:szCs w:val="24"/>
        </w:rPr>
        <w:t>Q</w:t>
      </w:r>
      <w:r w:rsidR="0093604E" w:rsidRPr="006C0404">
        <w:rPr>
          <w:rFonts w:ascii="Times New Roman" w:hAnsi="Times New Roman" w:cs="Times New Roman"/>
          <w:sz w:val="24"/>
          <w:szCs w:val="24"/>
        </w:rPr>
        <w:t>uestions related to</w:t>
      </w:r>
      <w:r w:rsidR="00512D40">
        <w:rPr>
          <w:rFonts w:ascii="Times New Roman" w:hAnsi="Times New Roman" w:cs="Times New Roman"/>
          <w:sz w:val="24"/>
          <w:szCs w:val="24"/>
        </w:rPr>
        <w:t xml:space="preserve"> </w:t>
      </w:r>
      <w:r w:rsidR="0093604E" w:rsidRPr="006C0404">
        <w:rPr>
          <w:rFonts w:ascii="Times New Roman" w:hAnsi="Times New Roman" w:cs="Times New Roman"/>
          <w:sz w:val="24"/>
          <w:szCs w:val="24"/>
        </w:rPr>
        <w:t xml:space="preserve">content memory, </w:t>
      </w:r>
      <w:proofErr w:type="spellStart"/>
      <w:r w:rsidR="0093604E" w:rsidRPr="006C0404">
        <w:rPr>
          <w:rFonts w:ascii="Times New Roman" w:hAnsi="Times New Roman" w:cs="Times New Roman"/>
          <w:sz w:val="24"/>
          <w:szCs w:val="24"/>
        </w:rPr>
        <w:t>diagnosticity</w:t>
      </w:r>
      <w:proofErr w:type="spellEnd"/>
      <w:r w:rsidR="0093604E" w:rsidRPr="006C0404">
        <w:rPr>
          <w:rFonts w:ascii="Times New Roman" w:hAnsi="Times New Roman" w:cs="Times New Roman"/>
          <w:sz w:val="24"/>
          <w:szCs w:val="24"/>
        </w:rPr>
        <w:t xml:space="preserve">, demand, reactance, hypothesis, and influence awareness were included for exploratory purposes. These questions were not central to the research agenda </w:t>
      </w:r>
      <w:r w:rsidR="00512D40">
        <w:rPr>
          <w:rFonts w:ascii="Times New Roman" w:hAnsi="Times New Roman" w:cs="Times New Roman"/>
          <w:sz w:val="24"/>
          <w:szCs w:val="24"/>
        </w:rPr>
        <w:t xml:space="preserve">in our exploratory studies </w:t>
      </w:r>
      <w:r w:rsidR="0093604E" w:rsidRPr="006C0404">
        <w:rPr>
          <w:rFonts w:ascii="Times New Roman" w:hAnsi="Times New Roman" w:cs="Times New Roman"/>
          <w:sz w:val="24"/>
          <w:szCs w:val="24"/>
        </w:rPr>
        <w:t>and are not discussed from this point onwards. We have made this data freely available at (</w:t>
      </w:r>
      <w:hyperlink r:id="rId19" w:history="1">
        <w:r w:rsidR="0093604E" w:rsidRPr="006C0404">
          <w:rPr>
            <w:rStyle w:val="Hyperlink"/>
            <w:rFonts w:ascii="Times New Roman" w:hAnsi="Times New Roman" w:cs="Times New Roman"/>
            <w:sz w:val="24"/>
            <w:szCs w:val="24"/>
          </w:rPr>
          <w:t>https://osf.io/f6ajb/</w:t>
        </w:r>
      </w:hyperlink>
      <w:r w:rsidR="0093604E" w:rsidRPr="006C0404">
        <w:rPr>
          <w:rFonts w:ascii="Times New Roman" w:hAnsi="Times New Roman" w:cs="Times New Roman"/>
          <w:sz w:val="24"/>
          <w:szCs w:val="24"/>
        </w:rPr>
        <w:t xml:space="preserve">) for those interested in </w:t>
      </w:r>
      <w:r>
        <w:rPr>
          <w:rFonts w:ascii="Times New Roman" w:hAnsi="Times New Roman" w:cs="Times New Roman"/>
          <w:sz w:val="24"/>
          <w:szCs w:val="24"/>
        </w:rPr>
        <w:t xml:space="preserve">examining </w:t>
      </w:r>
      <w:r w:rsidR="0093604E" w:rsidRPr="006C0404">
        <w:rPr>
          <w:rFonts w:ascii="Times New Roman" w:hAnsi="Times New Roman" w:cs="Times New Roman"/>
          <w:sz w:val="24"/>
          <w:szCs w:val="24"/>
        </w:rPr>
        <w:t>it further.</w:t>
      </w:r>
    </w:p>
    <w:p w14:paraId="7A526573" w14:textId="224B6F6E" w:rsidR="0093604E" w:rsidRPr="006C0404" w:rsidRDefault="00151A13" w:rsidP="006C0404">
      <w:pPr>
        <w:spacing w:line="480" w:lineRule="auto"/>
        <w:ind w:firstLine="0"/>
        <w:jc w:val="center"/>
        <w:rPr>
          <w:rFonts w:ascii="Times New Roman" w:hAnsi="Times New Roman" w:cs="Times New Roman"/>
          <w:b/>
          <w:sz w:val="24"/>
          <w:szCs w:val="24"/>
        </w:rPr>
      </w:pPr>
      <w:r>
        <w:rPr>
          <w:rFonts w:ascii="Times New Roman" w:hAnsi="Times New Roman" w:cs="Times New Roman"/>
          <w:b/>
          <w:sz w:val="24"/>
          <w:szCs w:val="24"/>
        </w:rPr>
        <w:t>Results</w:t>
      </w:r>
    </w:p>
    <w:p w14:paraId="460AF419" w14:textId="77777777"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Participant Exclusions </w:t>
      </w:r>
    </w:p>
    <w:p w14:paraId="2D433EB9" w14:textId="2FD5FC2B" w:rsidR="0093604E" w:rsidRPr="006C0404" w:rsidRDefault="0093604E" w:rsidP="00C13D9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We screened-out participants who (a) failed to complete the entire experimental session and thus provided incomplete data and/or (b) who had IAT error rates above 30% across the entire task, above 40% for any one of the four critical blocks, or who complete more than 10% of trials faster than 400ms (n = 70 [Experiment </w:t>
      </w:r>
      <w:r w:rsidR="00137BE5">
        <w:rPr>
          <w:rFonts w:ascii="Times New Roman" w:hAnsi="Times New Roman" w:cs="Times New Roman"/>
          <w:sz w:val="24"/>
          <w:szCs w:val="24"/>
        </w:rPr>
        <w:t>1</w:t>
      </w:r>
      <w:r w:rsidRPr="006C0404">
        <w:rPr>
          <w:rFonts w:ascii="Times New Roman" w:hAnsi="Times New Roman" w:cs="Times New Roman"/>
          <w:sz w:val="24"/>
          <w:szCs w:val="24"/>
        </w:rPr>
        <w:t xml:space="preserve">], n = 55 [Experiment </w:t>
      </w:r>
      <w:r w:rsidR="00137BE5">
        <w:rPr>
          <w:rFonts w:ascii="Times New Roman" w:hAnsi="Times New Roman" w:cs="Times New Roman"/>
          <w:sz w:val="24"/>
          <w:szCs w:val="24"/>
        </w:rPr>
        <w:t>2</w:t>
      </w:r>
      <w:r w:rsidRPr="006C0404">
        <w:rPr>
          <w:rFonts w:ascii="Times New Roman" w:hAnsi="Times New Roman" w:cs="Times New Roman"/>
          <w:sz w:val="24"/>
          <w:szCs w:val="24"/>
        </w:rPr>
        <w:t xml:space="preserve">], n = 88 [Experiment </w:t>
      </w:r>
      <w:r w:rsidR="00137BE5">
        <w:rPr>
          <w:rFonts w:ascii="Times New Roman" w:hAnsi="Times New Roman" w:cs="Times New Roman"/>
          <w:sz w:val="24"/>
          <w:szCs w:val="24"/>
        </w:rPr>
        <w:t>3</w:t>
      </w:r>
      <w:r w:rsidRPr="006C0404">
        <w:rPr>
          <w:rFonts w:ascii="Times New Roman" w:hAnsi="Times New Roman" w:cs="Times New Roman"/>
          <w:sz w:val="24"/>
          <w:szCs w:val="24"/>
        </w:rPr>
        <w:t xml:space="preserve">], n = 47 [Experiment </w:t>
      </w:r>
      <w:r w:rsidR="00137BE5">
        <w:rPr>
          <w:rFonts w:ascii="Times New Roman" w:hAnsi="Times New Roman" w:cs="Times New Roman"/>
          <w:sz w:val="24"/>
          <w:szCs w:val="24"/>
        </w:rPr>
        <w:t>4</w:t>
      </w:r>
      <w:r w:rsidRPr="006C0404">
        <w:rPr>
          <w:rFonts w:ascii="Times New Roman" w:hAnsi="Times New Roman" w:cs="Times New Roman"/>
          <w:sz w:val="24"/>
          <w:szCs w:val="24"/>
        </w:rPr>
        <w:t>]).</w:t>
      </w:r>
      <w:r w:rsidR="00137BE5">
        <w:rPr>
          <w:rFonts w:ascii="Times New Roman" w:hAnsi="Times New Roman" w:cs="Times New Roman"/>
          <w:sz w:val="24"/>
          <w:szCs w:val="24"/>
        </w:rPr>
        <w:t xml:space="preserve"> </w:t>
      </w:r>
      <w:r w:rsidRPr="006C0404">
        <w:rPr>
          <w:rFonts w:ascii="Times New Roman" w:hAnsi="Times New Roman" w:cs="Times New Roman"/>
          <w:sz w:val="24"/>
          <w:szCs w:val="24"/>
        </w:rPr>
        <w:t xml:space="preserve">This led to a final sample of 358 in Experiment </w:t>
      </w:r>
      <w:r w:rsidR="00137BE5">
        <w:rPr>
          <w:rFonts w:ascii="Times New Roman" w:hAnsi="Times New Roman" w:cs="Times New Roman"/>
          <w:sz w:val="24"/>
          <w:szCs w:val="24"/>
        </w:rPr>
        <w:t>1</w:t>
      </w:r>
      <w:r w:rsidRPr="006C0404">
        <w:rPr>
          <w:rFonts w:ascii="Times New Roman" w:hAnsi="Times New Roman" w:cs="Times New Roman"/>
          <w:sz w:val="24"/>
          <w:szCs w:val="24"/>
        </w:rPr>
        <w:t xml:space="preserve">, 221 in Experiment </w:t>
      </w:r>
      <w:r w:rsidR="00137BE5">
        <w:rPr>
          <w:rFonts w:ascii="Times New Roman" w:hAnsi="Times New Roman" w:cs="Times New Roman"/>
          <w:sz w:val="24"/>
          <w:szCs w:val="24"/>
        </w:rPr>
        <w:t>2</w:t>
      </w:r>
      <w:r w:rsidRPr="006C0404">
        <w:rPr>
          <w:rFonts w:ascii="Times New Roman" w:hAnsi="Times New Roman" w:cs="Times New Roman"/>
          <w:sz w:val="24"/>
          <w:szCs w:val="24"/>
        </w:rPr>
        <w:t xml:space="preserve">, 341 in Experiment </w:t>
      </w:r>
      <w:r w:rsidR="00137BE5">
        <w:rPr>
          <w:rFonts w:ascii="Times New Roman" w:hAnsi="Times New Roman" w:cs="Times New Roman"/>
          <w:sz w:val="24"/>
          <w:szCs w:val="24"/>
        </w:rPr>
        <w:t>3</w:t>
      </w:r>
      <w:r w:rsidRPr="006C0404">
        <w:rPr>
          <w:rFonts w:ascii="Times New Roman" w:hAnsi="Times New Roman" w:cs="Times New Roman"/>
          <w:sz w:val="24"/>
          <w:szCs w:val="24"/>
        </w:rPr>
        <w:t xml:space="preserve">, </w:t>
      </w:r>
      <w:r w:rsidR="00137BE5">
        <w:rPr>
          <w:rFonts w:ascii="Times New Roman" w:hAnsi="Times New Roman" w:cs="Times New Roman"/>
          <w:sz w:val="24"/>
          <w:szCs w:val="24"/>
        </w:rPr>
        <w:t xml:space="preserve">and </w:t>
      </w:r>
      <w:r w:rsidRPr="006C0404">
        <w:rPr>
          <w:rFonts w:ascii="Times New Roman" w:hAnsi="Times New Roman" w:cs="Times New Roman"/>
          <w:sz w:val="24"/>
          <w:szCs w:val="24"/>
        </w:rPr>
        <w:t xml:space="preserve">218 in Experiment </w:t>
      </w:r>
      <w:r w:rsidR="00137BE5">
        <w:rPr>
          <w:rFonts w:ascii="Times New Roman" w:hAnsi="Times New Roman" w:cs="Times New Roman"/>
          <w:sz w:val="24"/>
          <w:szCs w:val="24"/>
        </w:rPr>
        <w:t>4</w:t>
      </w:r>
      <w:r w:rsidRPr="006C0404">
        <w:rPr>
          <w:rFonts w:ascii="Times New Roman" w:hAnsi="Times New Roman" w:cs="Times New Roman"/>
          <w:sz w:val="24"/>
          <w:szCs w:val="24"/>
        </w:rPr>
        <w:t xml:space="preserve">. </w:t>
      </w:r>
    </w:p>
    <w:p w14:paraId="07C9F84E" w14:textId="7F36F5DD"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Data Preparation </w:t>
      </w:r>
    </w:p>
    <w:p w14:paraId="6A478B8B" w14:textId="0F2D1473" w:rsidR="0093604E" w:rsidRPr="006C0404" w:rsidRDefault="0093604E" w:rsidP="00C13D9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Self-report ratings from the three Likert scales were collapsed into a mean score with positive values indicating positive attitudes towards Chris and negative values the opposite.  Response latency data from the IAT were prepared using the D2 algorithm recommended by Greenwald et al. (2003). Scores were calculated so that positive values reflected a relative implicit preference for Chris whereas negative values indicated the opposite. We also </w:t>
      </w:r>
      <w:r w:rsidRPr="006C0404">
        <w:rPr>
          <w:rFonts w:ascii="Times New Roman" w:hAnsi="Times New Roman" w:cs="Times New Roman"/>
          <w:sz w:val="24"/>
          <w:szCs w:val="24"/>
        </w:rPr>
        <w:lastRenderedPageBreak/>
        <w:t xml:space="preserve">calculated an evaluative change score in order to examine if the videos led to a change in evaluations regardless of </w:t>
      </w:r>
      <w:r w:rsidRPr="006C0404">
        <w:rPr>
          <w:rFonts w:ascii="Times New Roman" w:hAnsi="Times New Roman" w:cs="Times New Roman"/>
          <w:i/>
          <w:sz w:val="24"/>
          <w:szCs w:val="24"/>
        </w:rPr>
        <w:t>Information Content</w:t>
      </w:r>
      <w:r w:rsidRPr="006C0404">
        <w:rPr>
          <w:rFonts w:ascii="Times New Roman" w:hAnsi="Times New Roman" w:cs="Times New Roman"/>
          <w:sz w:val="24"/>
          <w:szCs w:val="24"/>
        </w:rPr>
        <w:t xml:space="preserve"> (positive vs. negative statements). We did so by reverse scoring self-reported ratings and </w:t>
      </w:r>
      <w:proofErr w:type="spellStart"/>
      <w:r w:rsidRPr="006C0404">
        <w:rPr>
          <w:rFonts w:ascii="Times New Roman" w:hAnsi="Times New Roman" w:cs="Times New Roman"/>
          <w:sz w:val="24"/>
          <w:szCs w:val="24"/>
        </w:rPr>
        <w:t>pIAT</w:t>
      </w:r>
      <w:proofErr w:type="spellEnd"/>
      <w:r w:rsidRPr="006C0404">
        <w:rPr>
          <w:rFonts w:ascii="Times New Roman" w:hAnsi="Times New Roman" w:cs="Times New Roman"/>
          <w:sz w:val="24"/>
          <w:szCs w:val="24"/>
        </w:rPr>
        <w:t xml:space="preserve"> scores for those in the negative video conditions. Positive values indicated a change in attitudes in the predicted direction, negative values indicated the opposite, whereas neutral values indicated an absence of an attitude or ambivalence.</w:t>
      </w:r>
    </w:p>
    <w:p w14:paraId="4356F13E" w14:textId="426C5756"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Analytic Strategy </w:t>
      </w:r>
    </w:p>
    <w:p w14:paraId="27564AD3" w14:textId="587DA73B" w:rsidR="00725881" w:rsidRDefault="0093604E" w:rsidP="00151A13">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A series of </w:t>
      </w:r>
      <w:r w:rsidRPr="006C0404">
        <w:rPr>
          <w:rFonts w:ascii="Times New Roman" w:hAnsi="Times New Roman" w:cs="Times New Roman"/>
          <w:i/>
          <w:sz w:val="24"/>
          <w:szCs w:val="24"/>
        </w:rPr>
        <w:t>t</w:t>
      </w:r>
      <w:r w:rsidRPr="006C0404">
        <w:rPr>
          <w:rFonts w:ascii="Times New Roman" w:hAnsi="Times New Roman" w:cs="Times New Roman"/>
          <w:sz w:val="24"/>
          <w:szCs w:val="24"/>
        </w:rPr>
        <w:t xml:space="preserve">-tests were carried out on the rating and IAT data (dependent variables) to determine if that data differed as a function of </w:t>
      </w:r>
      <w:r w:rsidR="00C64424">
        <w:rPr>
          <w:rFonts w:ascii="Times New Roman" w:hAnsi="Times New Roman" w:cs="Times New Roman"/>
          <w:iCs/>
          <w:sz w:val="24"/>
          <w:szCs w:val="24"/>
        </w:rPr>
        <w:t>I</w:t>
      </w:r>
      <w:r w:rsidRPr="00772D7D">
        <w:rPr>
          <w:rFonts w:ascii="Times New Roman" w:hAnsi="Times New Roman" w:cs="Times New Roman"/>
          <w:iCs/>
          <w:sz w:val="24"/>
          <w:szCs w:val="24"/>
        </w:rPr>
        <w:t>nformation</w:t>
      </w:r>
      <w:r w:rsidR="00C64424">
        <w:rPr>
          <w:rFonts w:ascii="Times New Roman" w:hAnsi="Times New Roman" w:cs="Times New Roman"/>
          <w:iCs/>
          <w:sz w:val="24"/>
          <w:szCs w:val="24"/>
        </w:rPr>
        <w:t>al</w:t>
      </w:r>
      <w:r w:rsidRPr="006C0404">
        <w:rPr>
          <w:rFonts w:ascii="Times New Roman" w:hAnsi="Times New Roman" w:cs="Times New Roman"/>
          <w:i/>
          <w:sz w:val="24"/>
          <w:szCs w:val="24"/>
        </w:rPr>
        <w:t xml:space="preserve"> Content</w:t>
      </w:r>
      <w:r w:rsidRPr="006C0404">
        <w:rPr>
          <w:rFonts w:ascii="Times New Roman" w:hAnsi="Times New Roman" w:cs="Times New Roman"/>
          <w:sz w:val="24"/>
          <w:szCs w:val="24"/>
        </w:rPr>
        <w:t xml:space="preserve"> (positive vs. negative behavioral statements) (</w:t>
      </w:r>
      <w:r w:rsidR="00642F78">
        <w:rPr>
          <w:rFonts w:ascii="Times New Roman" w:hAnsi="Times New Roman" w:cs="Times New Roman"/>
          <w:sz w:val="24"/>
          <w:szCs w:val="24"/>
        </w:rPr>
        <w:t xml:space="preserve">i.e., we examined for a main effect of </w:t>
      </w:r>
      <w:r w:rsidR="00C64424">
        <w:rPr>
          <w:rFonts w:ascii="Times New Roman" w:hAnsi="Times New Roman" w:cs="Times New Roman"/>
          <w:sz w:val="24"/>
          <w:szCs w:val="24"/>
        </w:rPr>
        <w:t>I</w:t>
      </w:r>
      <w:r w:rsidR="00642F78">
        <w:rPr>
          <w:rFonts w:ascii="Times New Roman" w:hAnsi="Times New Roman" w:cs="Times New Roman"/>
          <w:sz w:val="24"/>
          <w:szCs w:val="24"/>
        </w:rPr>
        <w:t>nformational Content</w:t>
      </w:r>
      <w:r w:rsidRPr="006C0404">
        <w:rPr>
          <w:rFonts w:ascii="Times New Roman" w:hAnsi="Times New Roman" w:cs="Times New Roman"/>
          <w:sz w:val="24"/>
          <w:szCs w:val="24"/>
        </w:rPr>
        <w:t xml:space="preserve">). A series of independent and one-sample </w:t>
      </w:r>
      <w:r w:rsidRPr="006C0404">
        <w:rPr>
          <w:rFonts w:ascii="Times New Roman" w:hAnsi="Times New Roman" w:cs="Times New Roman"/>
          <w:i/>
          <w:sz w:val="24"/>
          <w:szCs w:val="24"/>
        </w:rPr>
        <w:t>t</w:t>
      </w:r>
      <w:r w:rsidRPr="006C0404">
        <w:rPr>
          <w:rFonts w:ascii="Times New Roman" w:hAnsi="Times New Roman" w:cs="Times New Roman"/>
          <w:sz w:val="24"/>
          <w:szCs w:val="24"/>
        </w:rPr>
        <w:t xml:space="preserve">-tests were also carried out on the ratings and </w:t>
      </w:r>
      <w:proofErr w:type="spellStart"/>
      <w:r w:rsidRPr="006C0404">
        <w:rPr>
          <w:rFonts w:ascii="Times New Roman" w:hAnsi="Times New Roman" w:cs="Times New Roman"/>
          <w:sz w:val="24"/>
          <w:szCs w:val="24"/>
        </w:rPr>
        <w:t>pIAT</w:t>
      </w:r>
      <w:proofErr w:type="spellEnd"/>
      <w:r w:rsidRPr="006C0404">
        <w:rPr>
          <w:rFonts w:ascii="Times New Roman" w:hAnsi="Times New Roman" w:cs="Times New Roman"/>
          <w:sz w:val="24"/>
          <w:szCs w:val="24"/>
        </w:rPr>
        <w:t xml:space="preserve"> data to determine if they differed as a function of </w:t>
      </w:r>
      <w:r w:rsidR="00642F78" w:rsidRPr="00642F78">
        <w:rPr>
          <w:rFonts w:ascii="Times New Roman" w:hAnsi="Times New Roman" w:cs="Times New Roman"/>
          <w:i/>
          <w:sz w:val="24"/>
          <w:szCs w:val="24"/>
        </w:rPr>
        <w:t>Content</w:t>
      </w:r>
      <w:r w:rsidR="00642F78">
        <w:rPr>
          <w:rFonts w:ascii="Times New Roman" w:hAnsi="Times New Roman" w:cs="Times New Roman"/>
          <w:iCs/>
          <w:sz w:val="24"/>
          <w:szCs w:val="24"/>
        </w:rPr>
        <w:t xml:space="preserve"> </w:t>
      </w:r>
      <w:r w:rsidR="00A91A07">
        <w:rPr>
          <w:rFonts w:ascii="Times New Roman" w:hAnsi="Times New Roman" w:cs="Times New Roman"/>
          <w:i/>
          <w:sz w:val="24"/>
          <w:szCs w:val="24"/>
        </w:rPr>
        <w:t xml:space="preserve">Type </w:t>
      </w:r>
      <w:r w:rsidRPr="006C0404">
        <w:rPr>
          <w:rFonts w:ascii="Times New Roman" w:hAnsi="Times New Roman" w:cs="Times New Roman"/>
          <w:sz w:val="24"/>
          <w:szCs w:val="24"/>
        </w:rPr>
        <w:t>(authentic vs. Deepfaked)</w:t>
      </w:r>
      <w:r w:rsidR="00642F78">
        <w:rPr>
          <w:rFonts w:ascii="Times New Roman" w:hAnsi="Times New Roman" w:cs="Times New Roman"/>
          <w:sz w:val="24"/>
          <w:szCs w:val="24"/>
        </w:rPr>
        <w:t xml:space="preserve"> (i.e., we examined for a main effect of </w:t>
      </w:r>
      <w:r w:rsidR="00642F78" w:rsidRPr="00642F78">
        <w:rPr>
          <w:rFonts w:ascii="Times New Roman" w:hAnsi="Times New Roman" w:cs="Times New Roman"/>
          <w:i/>
          <w:sz w:val="24"/>
          <w:szCs w:val="24"/>
        </w:rPr>
        <w:t>Content</w:t>
      </w:r>
      <w:r w:rsidR="00642F78">
        <w:rPr>
          <w:rFonts w:ascii="Times New Roman" w:hAnsi="Times New Roman" w:cs="Times New Roman"/>
          <w:iCs/>
          <w:sz w:val="24"/>
          <w:szCs w:val="24"/>
        </w:rPr>
        <w:t xml:space="preserve"> </w:t>
      </w:r>
      <w:r w:rsidR="00642F78">
        <w:rPr>
          <w:rFonts w:ascii="Times New Roman" w:hAnsi="Times New Roman" w:cs="Times New Roman"/>
          <w:i/>
          <w:sz w:val="24"/>
          <w:szCs w:val="24"/>
        </w:rPr>
        <w:t>Type</w:t>
      </w:r>
      <w:r w:rsidR="00642F78">
        <w:rPr>
          <w:rFonts w:ascii="Times New Roman" w:hAnsi="Times New Roman" w:cs="Times New Roman"/>
          <w:iCs/>
          <w:sz w:val="24"/>
          <w:szCs w:val="24"/>
        </w:rPr>
        <w:t>)</w:t>
      </w:r>
      <w:r w:rsidRPr="006C0404">
        <w:rPr>
          <w:rFonts w:ascii="Times New Roman" w:hAnsi="Times New Roman" w:cs="Times New Roman"/>
          <w:sz w:val="24"/>
          <w:szCs w:val="24"/>
        </w:rPr>
        <w:t xml:space="preserve">. Cohen’s </w:t>
      </w:r>
      <w:r w:rsidRPr="006C0404">
        <w:rPr>
          <w:rFonts w:ascii="Times New Roman" w:hAnsi="Times New Roman" w:cs="Times New Roman"/>
          <w:i/>
          <w:sz w:val="24"/>
          <w:szCs w:val="24"/>
        </w:rPr>
        <w:t>d</w:t>
      </w:r>
      <w:r w:rsidRPr="006C0404">
        <w:rPr>
          <w:rFonts w:ascii="Times New Roman" w:hAnsi="Times New Roman" w:cs="Times New Roman"/>
          <w:sz w:val="24"/>
          <w:szCs w:val="24"/>
        </w:rPr>
        <w:t xml:space="preserve"> are reported for all of the comparisons. Bayes factors in accordance with procedures outlined by </w:t>
      </w:r>
      <w:proofErr w:type="spellStart"/>
      <w:r w:rsidRPr="006C0404">
        <w:rPr>
          <w:rFonts w:ascii="Times New Roman" w:hAnsi="Times New Roman" w:cs="Times New Roman"/>
          <w:sz w:val="24"/>
          <w:szCs w:val="24"/>
        </w:rPr>
        <w:t>Rouder</w:t>
      </w:r>
      <w:proofErr w:type="spellEnd"/>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Speckman</w:t>
      </w:r>
      <w:proofErr w:type="spellEnd"/>
      <w:r w:rsidRPr="006C0404">
        <w:rPr>
          <w:rFonts w:ascii="Times New Roman" w:hAnsi="Times New Roman" w:cs="Times New Roman"/>
          <w:sz w:val="24"/>
          <w:szCs w:val="24"/>
        </w:rPr>
        <w:t xml:space="preserve">, Sun, Morey, and Iverson (2009) were also examined in order to estimate the amount of evidence for the hypothesis that there is a difference in </w:t>
      </w:r>
      <w:r w:rsidR="00772D7D">
        <w:rPr>
          <w:rFonts w:ascii="Times New Roman" w:hAnsi="Times New Roman" w:cs="Times New Roman"/>
          <w:sz w:val="24"/>
          <w:szCs w:val="24"/>
        </w:rPr>
        <w:t xml:space="preserve">evaluations </w:t>
      </w:r>
      <w:r w:rsidRPr="006C0404">
        <w:rPr>
          <w:rFonts w:ascii="Times New Roman" w:hAnsi="Times New Roman" w:cs="Times New Roman"/>
          <w:sz w:val="24"/>
          <w:szCs w:val="24"/>
        </w:rPr>
        <w:t xml:space="preserve">as a function of </w:t>
      </w:r>
      <w:r w:rsidR="00C64424">
        <w:rPr>
          <w:rFonts w:ascii="Times New Roman" w:hAnsi="Times New Roman" w:cs="Times New Roman"/>
          <w:iCs/>
          <w:sz w:val="24"/>
          <w:szCs w:val="24"/>
        </w:rPr>
        <w:t xml:space="preserve">Informational </w:t>
      </w:r>
      <w:r w:rsidRPr="00C13D9A">
        <w:rPr>
          <w:rFonts w:ascii="Times New Roman" w:hAnsi="Times New Roman" w:cs="Times New Roman"/>
          <w:i/>
          <w:sz w:val="24"/>
          <w:szCs w:val="24"/>
        </w:rPr>
        <w:t>Content</w:t>
      </w:r>
      <w:r w:rsidRPr="006C0404">
        <w:rPr>
          <w:rFonts w:ascii="Times New Roman" w:hAnsi="Times New Roman" w:cs="Times New Roman"/>
          <w:sz w:val="24"/>
          <w:szCs w:val="24"/>
        </w:rPr>
        <w:t xml:space="preserve"> or </w:t>
      </w:r>
      <w:r w:rsidR="006B2357" w:rsidRPr="006B2357">
        <w:rPr>
          <w:rFonts w:ascii="Times New Roman" w:hAnsi="Times New Roman" w:cs="Times New Roman"/>
          <w:i/>
          <w:iCs/>
          <w:sz w:val="24"/>
          <w:szCs w:val="24"/>
        </w:rPr>
        <w:t>Content</w:t>
      </w:r>
      <w:r w:rsidR="006B2357">
        <w:rPr>
          <w:rFonts w:ascii="Times New Roman" w:hAnsi="Times New Roman" w:cs="Times New Roman"/>
          <w:sz w:val="24"/>
          <w:szCs w:val="24"/>
        </w:rPr>
        <w:t xml:space="preserve"> </w:t>
      </w:r>
      <w:r w:rsidR="00A91A07">
        <w:rPr>
          <w:rFonts w:ascii="Times New Roman" w:hAnsi="Times New Roman" w:cs="Times New Roman"/>
          <w:i/>
          <w:sz w:val="24"/>
          <w:szCs w:val="24"/>
        </w:rPr>
        <w:t xml:space="preserve">Type </w:t>
      </w:r>
      <w:r w:rsidRPr="006C0404">
        <w:rPr>
          <w:rFonts w:ascii="Times New Roman" w:hAnsi="Times New Roman" w:cs="Times New Roman"/>
          <w:sz w:val="24"/>
          <w:szCs w:val="24"/>
        </w:rPr>
        <w:t>(alternative hypothesis) or no such difference (null hypothesis).</w:t>
      </w:r>
    </w:p>
    <w:p w14:paraId="03ABE187" w14:textId="7F6AF9F8" w:rsidR="00151A13" w:rsidRPr="00151A13" w:rsidRDefault="00151A13" w:rsidP="00151A13">
      <w:pPr>
        <w:spacing w:line="480" w:lineRule="auto"/>
        <w:ind w:firstLine="0"/>
        <w:rPr>
          <w:rFonts w:ascii="Times New Roman" w:hAnsi="Times New Roman" w:cs="Times New Roman"/>
          <w:b/>
          <w:bCs/>
          <w:sz w:val="24"/>
          <w:szCs w:val="24"/>
        </w:rPr>
      </w:pPr>
      <w:r w:rsidRPr="00151A13">
        <w:rPr>
          <w:rFonts w:ascii="Times New Roman" w:hAnsi="Times New Roman" w:cs="Times New Roman"/>
          <w:b/>
          <w:bCs/>
          <w:sz w:val="24"/>
          <w:szCs w:val="24"/>
        </w:rPr>
        <w:t>Hypothesis Testing</w:t>
      </w:r>
    </w:p>
    <w:p w14:paraId="1B5DDF0A" w14:textId="77777777" w:rsidR="00F77DEA" w:rsidRPr="00151A13" w:rsidRDefault="002D3C85" w:rsidP="006C0404">
      <w:pPr>
        <w:spacing w:line="480" w:lineRule="auto"/>
        <w:ind w:firstLine="0"/>
        <w:rPr>
          <w:rFonts w:ascii="Times New Roman" w:hAnsi="Times New Roman" w:cs="Times New Roman"/>
          <w:b/>
          <w:i/>
          <w:iCs/>
          <w:sz w:val="24"/>
          <w:szCs w:val="24"/>
        </w:rPr>
      </w:pPr>
      <w:r w:rsidRPr="00151A13">
        <w:rPr>
          <w:rFonts w:ascii="Times New Roman" w:hAnsi="Times New Roman" w:cs="Times New Roman"/>
          <w:b/>
          <w:i/>
          <w:iCs/>
          <w:sz w:val="24"/>
          <w:szCs w:val="24"/>
        </w:rPr>
        <w:t xml:space="preserve">Deepfake </w:t>
      </w:r>
      <w:r w:rsidR="00051666" w:rsidRPr="00151A13">
        <w:rPr>
          <w:rFonts w:ascii="Times New Roman" w:hAnsi="Times New Roman" w:cs="Times New Roman"/>
          <w:b/>
          <w:i/>
          <w:iCs/>
          <w:sz w:val="24"/>
          <w:szCs w:val="24"/>
        </w:rPr>
        <w:t>V</w:t>
      </w:r>
      <w:r w:rsidR="00D42A30" w:rsidRPr="00151A13">
        <w:rPr>
          <w:rFonts w:ascii="Times New Roman" w:hAnsi="Times New Roman" w:cs="Times New Roman"/>
          <w:b/>
          <w:i/>
          <w:iCs/>
          <w:sz w:val="24"/>
          <w:szCs w:val="24"/>
        </w:rPr>
        <w:t xml:space="preserve">ideos </w:t>
      </w:r>
      <w:r w:rsidR="00051666" w:rsidRPr="00151A13">
        <w:rPr>
          <w:rFonts w:ascii="Times New Roman" w:hAnsi="Times New Roman" w:cs="Times New Roman"/>
          <w:b/>
          <w:i/>
          <w:iCs/>
          <w:sz w:val="24"/>
          <w:szCs w:val="24"/>
        </w:rPr>
        <w:t>are Highly Effective in M</w:t>
      </w:r>
      <w:r w:rsidR="00A550BF" w:rsidRPr="00151A13">
        <w:rPr>
          <w:rFonts w:ascii="Times New Roman" w:hAnsi="Times New Roman" w:cs="Times New Roman"/>
          <w:b/>
          <w:i/>
          <w:iCs/>
          <w:sz w:val="24"/>
          <w:szCs w:val="24"/>
        </w:rPr>
        <w:t>anipulating</w:t>
      </w:r>
      <w:r w:rsidR="00D42A30" w:rsidRPr="00151A13">
        <w:rPr>
          <w:rFonts w:ascii="Times New Roman" w:hAnsi="Times New Roman" w:cs="Times New Roman"/>
          <w:b/>
          <w:i/>
          <w:iCs/>
          <w:sz w:val="24"/>
          <w:szCs w:val="24"/>
        </w:rPr>
        <w:t xml:space="preserve"> </w:t>
      </w:r>
      <w:r w:rsidR="00A76AD8" w:rsidRPr="00151A13">
        <w:rPr>
          <w:rFonts w:ascii="Times New Roman" w:hAnsi="Times New Roman" w:cs="Times New Roman"/>
          <w:b/>
          <w:i/>
          <w:iCs/>
          <w:sz w:val="24"/>
          <w:szCs w:val="24"/>
        </w:rPr>
        <w:t xml:space="preserve">Implicit and Explicit Attitudes </w:t>
      </w:r>
    </w:p>
    <w:p w14:paraId="2CA70558" w14:textId="68DD9254" w:rsidR="00A91A07" w:rsidRDefault="00F77DEA" w:rsidP="00A138BA">
      <w:pPr>
        <w:spacing w:line="480" w:lineRule="auto"/>
        <w:ind w:firstLine="680"/>
        <w:rPr>
          <w:rFonts w:ascii="Times New Roman" w:hAnsi="Times New Roman" w:cs="Times New Roman"/>
          <w:sz w:val="24"/>
          <w:szCs w:val="24"/>
        </w:rPr>
      </w:pPr>
      <w:r w:rsidRPr="00151A13">
        <w:rPr>
          <w:rFonts w:ascii="Times New Roman" w:hAnsi="Times New Roman" w:cs="Times New Roman"/>
          <w:b/>
          <w:sz w:val="24"/>
          <w:szCs w:val="24"/>
        </w:rPr>
        <w:t xml:space="preserve">Experiment 1: </w:t>
      </w:r>
      <w:r w:rsidR="00507CF9" w:rsidRPr="00151A13">
        <w:rPr>
          <w:rFonts w:ascii="Times New Roman" w:hAnsi="Times New Roman" w:cs="Times New Roman"/>
          <w:b/>
          <w:sz w:val="24"/>
          <w:szCs w:val="24"/>
        </w:rPr>
        <w:t xml:space="preserve">‘Cut and </w:t>
      </w:r>
      <w:r w:rsidR="00265CCE" w:rsidRPr="00151A13">
        <w:rPr>
          <w:rFonts w:ascii="Times New Roman" w:hAnsi="Times New Roman" w:cs="Times New Roman"/>
          <w:b/>
          <w:sz w:val="24"/>
          <w:szCs w:val="24"/>
        </w:rPr>
        <w:t>P</w:t>
      </w:r>
      <w:r w:rsidR="00507CF9" w:rsidRPr="00151A13">
        <w:rPr>
          <w:rFonts w:ascii="Times New Roman" w:hAnsi="Times New Roman" w:cs="Times New Roman"/>
          <w:b/>
          <w:sz w:val="24"/>
          <w:szCs w:val="24"/>
        </w:rPr>
        <w:t xml:space="preserve">aste’ </w:t>
      </w:r>
      <w:r w:rsidR="00265CCE" w:rsidRPr="00151A13">
        <w:rPr>
          <w:rFonts w:ascii="Times New Roman" w:hAnsi="Times New Roman" w:cs="Times New Roman"/>
          <w:b/>
          <w:sz w:val="24"/>
          <w:szCs w:val="24"/>
        </w:rPr>
        <w:t>M</w:t>
      </w:r>
      <w:r w:rsidR="00507CF9" w:rsidRPr="00151A13">
        <w:rPr>
          <w:rFonts w:ascii="Times New Roman" w:hAnsi="Times New Roman" w:cs="Times New Roman"/>
          <w:b/>
          <w:sz w:val="24"/>
          <w:szCs w:val="24"/>
        </w:rPr>
        <w:t>ethod</w:t>
      </w:r>
      <w:r w:rsidR="00151A13">
        <w:rPr>
          <w:rFonts w:ascii="Times New Roman" w:hAnsi="Times New Roman" w:cs="Times New Roman"/>
          <w:b/>
          <w:sz w:val="24"/>
          <w:szCs w:val="24"/>
        </w:rPr>
        <w:t xml:space="preserve">. </w:t>
      </w:r>
      <w:r w:rsidR="00A76AD8">
        <w:rPr>
          <w:rFonts w:ascii="Times New Roman" w:hAnsi="Times New Roman" w:cs="Times New Roman"/>
          <w:sz w:val="24"/>
          <w:szCs w:val="24"/>
        </w:rPr>
        <w:t xml:space="preserve">Results revealed </w:t>
      </w:r>
      <w:r w:rsidR="006F0CE7">
        <w:rPr>
          <w:rFonts w:ascii="Times New Roman" w:hAnsi="Times New Roman" w:cs="Times New Roman"/>
          <w:sz w:val="24"/>
          <w:szCs w:val="24"/>
        </w:rPr>
        <w:t xml:space="preserve">that explicit attitudes towards Chris differed as a function of </w:t>
      </w:r>
      <w:r w:rsidR="00A91A07">
        <w:rPr>
          <w:rFonts w:ascii="Times New Roman" w:hAnsi="Times New Roman" w:cs="Times New Roman"/>
          <w:sz w:val="24"/>
          <w:szCs w:val="24"/>
        </w:rPr>
        <w:t>informational</w:t>
      </w:r>
      <w:r w:rsidR="00A76AD8">
        <w:rPr>
          <w:rFonts w:ascii="Times New Roman" w:hAnsi="Times New Roman" w:cs="Times New Roman"/>
          <w:sz w:val="24"/>
          <w:szCs w:val="24"/>
        </w:rPr>
        <w:t xml:space="preserve"> </w:t>
      </w:r>
      <w:r w:rsidR="00A76AD8" w:rsidRPr="00A76AD8">
        <w:rPr>
          <w:rFonts w:ascii="Times New Roman" w:hAnsi="Times New Roman" w:cs="Times New Roman"/>
          <w:i/>
          <w:iCs/>
          <w:sz w:val="24"/>
          <w:szCs w:val="24"/>
        </w:rPr>
        <w:t>Content</w:t>
      </w:r>
      <w:r w:rsidR="006F0CE7">
        <w:rPr>
          <w:rFonts w:ascii="Times New Roman" w:hAnsi="Times New Roman" w:cs="Times New Roman"/>
          <w:sz w:val="24"/>
          <w:szCs w:val="24"/>
        </w:rPr>
        <w:t>.</w:t>
      </w:r>
      <w:r w:rsidR="00A76AD8">
        <w:rPr>
          <w:rFonts w:ascii="Times New Roman" w:hAnsi="Times New Roman" w:cs="Times New Roman"/>
          <w:sz w:val="24"/>
          <w:szCs w:val="24"/>
        </w:rPr>
        <w:t xml:space="preserve"> </w:t>
      </w:r>
      <w:r w:rsidR="006F0CE7">
        <w:rPr>
          <w:rFonts w:ascii="Times New Roman" w:hAnsi="Times New Roman" w:cs="Times New Roman"/>
          <w:sz w:val="24"/>
          <w:szCs w:val="24"/>
        </w:rPr>
        <w:t>P</w:t>
      </w:r>
      <w:r w:rsidR="00A138BA">
        <w:rPr>
          <w:rFonts w:ascii="Times New Roman" w:hAnsi="Times New Roman" w:cs="Times New Roman"/>
          <w:sz w:val="24"/>
          <w:szCs w:val="24"/>
        </w:rPr>
        <w:t xml:space="preserve">articipants </w:t>
      </w:r>
      <w:r w:rsidR="00CA4D65" w:rsidRPr="006C0404">
        <w:rPr>
          <w:rFonts w:ascii="Times New Roman" w:hAnsi="Times New Roman" w:cs="Times New Roman"/>
          <w:sz w:val="24"/>
          <w:szCs w:val="24"/>
        </w:rPr>
        <w:t>expos</w:t>
      </w:r>
      <w:r w:rsidR="00A138BA">
        <w:rPr>
          <w:rFonts w:ascii="Times New Roman" w:hAnsi="Times New Roman" w:cs="Times New Roman"/>
          <w:sz w:val="24"/>
          <w:szCs w:val="24"/>
        </w:rPr>
        <w:t>ed</w:t>
      </w:r>
      <w:r w:rsidR="00CA4D65" w:rsidRPr="006C0404">
        <w:rPr>
          <w:rFonts w:ascii="Times New Roman" w:hAnsi="Times New Roman" w:cs="Times New Roman"/>
          <w:sz w:val="24"/>
          <w:szCs w:val="24"/>
        </w:rPr>
        <w:t xml:space="preserve"> to positive </w:t>
      </w:r>
      <w:r w:rsidR="00A138BA">
        <w:rPr>
          <w:rFonts w:ascii="Times New Roman" w:hAnsi="Times New Roman" w:cs="Times New Roman"/>
          <w:sz w:val="24"/>
          <w:szCs w:val="24"/>
        </w:rPr>
        <w:t xml:space="preserve">information </w:t>
      </w:r>
      <w:r w:rsidR="006F0CE7">
        <w:rPr>
          <w:rFonts w:ascii="Times New Roman" w:hAnsi="Times New Roman" w:cs="Times New Roman"/>
          <w:sz w:val="24"/>
          <w:szCs w:val="24"/>
        </w:rPr>
        <w:t xml:space="preserve">reported </w:t>
      </w:r>
      <w:r w:rsidR="00A91A07">
        <w:rPr>
          <w:rFonts w:ascii="Times New Roman" w:hAnsi="Times New Roman" w:cs="Times New Roman"/>
          <w:sz w:val="24"/>
          <w:szCs w:val="24"/>
        </w:rPr>
        <w:t xml:space="preserve">positive </w:t>
      </w:r>
      <w:r w:rsidR="00A138BA">
        <w:rPr>
          <w:rFonts w:ascii="Times New Roman" w:hAnsi="Times New Roman" w:cs="Times New Roman"/>
          <w:sz w:val="24"/>
          <w:szCs w:val="24"/>
        </w:rPr>
        <w:t xml:space="preserve">attitudes </w:t>
      </w:r>
      <w:r w:rsidR="006F0CE7">
        <w:rPr>
          <w:rFonts w:ascii="Times New Roman" w:hAnsi="Times New Roman" w:cs="Times New Roman"/>
          <w:sz w:val="24"/>
          <w:szCs w:val="24"/>
        </w:rPr>
        <w:t xml:space="preserve">towards the target </w:t>
      </w:r>
      <w:r w:rsidR="00A138BA">
        <w:rPr>
          <w:rFonts w:ascii="Times New Roman" w:hAnsi="Times New Roman" w:cs="Times New Roman"/>
          <w:sz w:val="24"/>
          <w:szCs w:val="24"/>
        </w:rPr>
        <w:t>(</w:t>
      </w:r>
      <w:r w:rsidR="00A138BA" w:rsidRPr="00A91A07">
        <w:rPr>
          <w:rFonts w:ascii="Times New Roman" w:hAnsi="Times New Roman" w:cs="Times New Roman"/>
          <w:i/>
          <w:iCs/>
          <w:sz w:val="24"/>
          <w:szCs w:val="24"/>
        </w:rPr>
        <w:t>M</w:t>
      </w:r>
      <w:r w:rsidR="00A138BA">
        <w:rPr>
          <w:rFonts w:ascii="Times New Roman" w:hAnsi="Times New Roman" w:cs="Times New Roman"/>
          <w:sz w:val="24"/>
          <w:szCs w:val="24"/>
        </w:rPr>
        <w:t xml:space="preserve"> = 1.35</w:t>
      </w:r>
      <w:r w:rsidR="006F0CE7">
        <w:rPr>
          <w:rFonts w:ascii="Times New Roman" w:hAnsi="Times New Roman" w:cs="Times New Roman"/>
          <w:sz w:val="24"/>
          <w:szCs w:val="24"/>
        </w:rPr>
        <w:t xml:space="preserve">, </w:t>
      </w:r>
      <w:r w:rsidR="006F0CE7" w:rsidRPr="006F0CE7">
        <w:rPr>
          <w:rFonts w:ascii="Times New Roman" w:hAnsi="Times New Roman" w:cs="Times New Roman"/>
          <w:i/>
          <w:iCs/>
          <w:sz w:val="24"/>
          <w:szCs w:val="24"/>
        </w:rPr>
        <w:t>SD</w:t>
      </w:r>
      <w:r w:rsidR="006F0CE7">
        <w:rPr>
          <w:rFonts w:ascii="Times New Roman" w:hAnsi="Times New Roman" w:cs="Times New Roman"/>
          <w:sz w:val="24"/>
          <w:szCs w:val="24"/>
        </w:rPr>
        <w:t xml:space="preserve"> = 1.27</w:t>
      </w:r>
      <w:r w:rsidR="00A138BA">
        <w:rPr>
          <w:rFonts w:ascii="Times New Roman" w:hAnsi="Times New Roman" w:cs="Times New Roman"/>
          <w:sz w:val="24"/>
          <w:szCs w:val="24"/>
        </w:rPr>
        <w:t xml:space="preserve">) </w:t>
      </w:r>
      <w:r w:rsidR="006F0CE7">
        <w:rPr>
          <w:rFonts w:ascii="Times New Roman" w:hAnsi="Times New Roman" w:cs="Times New Roman"/>
          <w:sz w:val="24"/>
          <w:szCs w:val="24"/>
        </w:rPr>
        <w:t xml:space="preserve">whereas </w:t>
      </w:r>
      <w:r w:rsidR="00A138BA">
        <w:rPr>
          <w:rFonts w:ascii="Times New Roman" w:hAnsi="Times New Roman" w:cs="Times New Roman"/>
          <w:sz w:val="24"/>
          <w:szCs w:val="24"/>
        </w:rPr>
        <w:t xml:space="preserve">those exposed to </w:t>
      </w:r>
      <w:r w:rsidR="00C92D20">
        <w:rPr>
          <w:rFonts w:ascii="Times New Roman" w:hAnsi="Times New Roman" w:cs="Times New Roman"/>
          <w:sz w:val="24"/>
          <w:szCs w:val="24"/>
        </w:rPr>
        <w:t xml:space="preserve">negative information </w:t>
      </w:r>
      <w:r w:rsidR="006F0CE7">
        <w:rPr>
          <w:rFonts w:ascii="Times New Roman" w:hAnsi="Times New Roman" w:cs="Times New Roman"/>
          <w:sz w:val="24"/>
          <w:szCs w:val="24"/>
        </w:rPr>
        <w:t xml:space="preserve">reported negative attitudes </w:t>
      </w:r>
      <w:r w:rsidR="00C92D20">
        <w:rPr>
          <w:rFonts w:ascii="Times New Roman" w:hAnsi="Times New Roman" w:cs="Times New Roman"/>
          <w:sz w:val="24"/>
          <w:szCs w:val="24"/>
        </w:rPr>
        <w:t>(</w:t>
      </w:r>
      <w:r w:rsidR="00C92D20" w:rsidRPr="00C92D20">
        <w:rPr>
          <w:rFonts w:ascii="Times New Roman" w:hAnsi="Times New Roman" w:cs="Times New Roman"/>
          <w:i/>
          <w:iCs/>
          <w:sz w:val="24"/>
          <w:szCs w:val="24"/>
        </w:rPr>
        <w:t>M</w:t>
      </w:r>
      <w:r w:rsidR="00C92D20">
        <w:rPr>
          <w:rFonts w:ascii="Times New Roman" w:hAnsi="Times New Roman" w:cs="Times New Roman"/>
          <w:sz w:val="24"/>
          <w:szCs w:val="24"/>
        </w:rPr>
        <w:t xml:space="preserve"> = </w:t>
      </w:r>
      <w:r w:rsidR="00A138BA">
        <w:rPr>
          <w:rFonts w:ascii="Times New Roman" w:hAnsi="Times New Roman" w:cs="Times New Roman"/>
          <w:sz w:val="24"/>
          <w:szCs w:val="24"/>
        </w:rPr>
        <w:t>-1.69</w:t>
      </w:r>
      <w:r w:rsidR="006F0CE7">
        <w:rPr>
          <w:rFonts w:ascii="Times New Roman" w:hAnsi="Times New Roman" w:cs="Times New Roman"/>
          <w:sz w:val="24"/>
          <w:szCs w:val="24"/>
        </w:rPr>
        <w:t xml:space="preserve">, </w:t>
      </w:r>
      <w:r w:rsidR="006F0CE7" w:rsidRPr="006F0CE7">
        <w:rPr>
          <w:rFonts w:ascii="Times New Roman" w:hAnsi="Times New Roman" w:cs="Times New Roman"/>
          <w:i/>
          <w:iCs/>
          <w:sz w:val="24"/>
          <w:szCs w:val="24"/>
        </w:rPr>
        <w:t>SD</w:t>
      </w:r>
      <w:r w:rsidR="006F0CE7">
        <w:rPr>
          <w:rFonts w:ascii="Times New Roman" w:hAnsi="Times New Roman" w:cs="Times New Roman"/>
          <w:sz w:val="24"/>
          <w:szCs w:val="24"/>
        </w:rPr>
        <w:t xml:space="preserve"> = 1.47</w:t>
      </w:r>
      <w:r w:rsidR="00C92D20">
        <w:rPr>
          <w:rFonts w:ascii="Times New Roman" w:hAnsi="Times New Roman" w:cs="Times New Roman"/>
          <w:sz w:val="24"/>
          <w:szCs w:val="24"/>
        </w:rPr>
        <w:t>)</w:t>
      </w:r>
      <w:r w:rsidR="00CA4D65" w:rsidRPr="006C0404">
        <w:rPr>
          <w:rFonts w:ascii="Times New Roman" w:hAnsi="Times New Roman" w:cs="Times New Roman"/>
          <w:sz w:val="24"/>
          <w:szCs w:val="24"/>
        </w:rPr>
        <w:t xml:space="preserve">, </w:t>
      </w:r>
      <w:r w:rsidR="00CA4D65" w:rsidRPr="006C0404">
        <w:rPr>
          <w:rFonts w:ascii="Times New Roman" w:hAnsi="Times New Roman" w:cs="Times New Roman"/>
          <w:i/>
          <w:sz w:val="24"/>
          <w:szCs w:val="24"/>
        </w:rPr>
        <w:t>t</w:t>
      </w:r>
      <w:r w:rsidR="00CA4D65" w:rsidRPr="006C0404">
        <w:rPr>
          <w:rFonts w:ascii="Times New Roman" w:hAnsi="Times New Roman" w:cs="Times New Roman"/>
          <w:sz w:val="24"/>
          <w:szCs w:val="24"/>
        </w:rPr>
        <w:t xml:space="preserve">(318.43) = 20.62, </w:t>
      </w:r>
      <w:r w:rsidR="00CA4D65" w:rsidRPr="006C0404">
        <w:rPr>
          <w:rFonts w:ascii="Times New Roman" w:hAnsi="Times New Roman" w:cs="Times New Roman"/>
          <w:i/>
          <w:sz w:val="24"/>
          <w:szCs w:val="24"/>
        </w:rPr>
        <w:t>p</w:t>
      </w:r>
      <w:r w:rsidR="00CA4D65" w:rsidRPr="006C0404">
        <w:rPr>
          <w:rFonts w:ascii="Times New Roman" w:hAnsi="Times New Roman" w:cs="Times New Roman"/>
          <w:sz w:val="24"/>
          <w:szCs w:val="24"/>
        </w:rPr>
        <w:t xml:space="preserve"> &lt; .001, </w:t>
      </w:r>
      <w:r w:rsidR="00CA4D65" w:rsidRPr="006C0404">
        <w:rPr>
          <w:rFonts w:ascii="Times New Roman" w:hAnsi="Times New Roman" w:cs="Times New Roman"/>
          <w:i/>
          <w:sz w:val="24"/>
          <w:szCs w:val="24"/>
        </w:rPr>
        <w:t>d</w:t>
      </w:r>
      <w:r w:rsidR="00CA4D65" w:rsidRPr="006C0404">
        <w:rPr>
          <w:rFonts w:ascii="Times New Roman" w:hAnsi="Times New Roman" w:cs="Times New Roman"/>
          <w:sz w:val="24"/>
          <w:szCs w:val="24"/>
        </w:rPr>
        <w:t xml:space="preserve"> = 2.22, 95% CI [1.96; 2.49], BF</w:t>
      </w:r>
      <w:r w:rsidR="00CA4D65" w:rsidRPr="006C0404">
        <w:rPr>
          <w:rFonts w:ascii="Times New Roman" w:hAnsi="Times New Roman" w:cs="Times New Roman"/>
          <w:sz w:val="24"/>
          <w:szCs w:val="24"/>
          <w:vertAlign w:val="subscript"/>
        </w:rPr>
        <w:t>10</w:t>
      </w:r>
      <w:r w:rsidR="00CA4D65" w:rsidRPr="006C0404">
        <w:rPr>
          <w:rFonts w:ascii="Times New Roman" w:hAnsi="Times New Roman" w:cs="Times New Roman"/>
          <w:sz w:val="24"/>
          <w:szCs w:val="24"/>
        </w:rPr>
        <w:t xml:space="preserve"> &gt; 10</w:t>
      </w:r>
      <w:r w:rsidR="00CA4D65" w:rsidRPr="006C0404">
        <w:rPr>
          <w:rFonts w:ascii="Times New Roman" w:hAnsi="Times New Roman" w:cs="Times New Roman"/>
          <w:sz w:val="24"/>
          <w:szCs w:val="24"/>
          <w:vertAlign w:val="superscript"/>
        </w:rPr>
        <w:t>5</w:t>
      </w:r>
      <w:r w:rsidR="00A138BA">
        <w:rPr>
          <w:rFonts w:ascii="Times New Roman" w:hAnsi="Times New Roman" w:cs="Times New Roman"/>
          <w:sz w:val="24"/>
          <w:szCs w:val="24"/>
        </w:rPr>
        <w:t>.</w:t>
      </w:r>
      <w:r w:rsidR="00CA4D65" w:rsidRPr="006C0404">
        <w:rPr>
          <w:rFonts w:ascii="Times New Roman" w:hAnsi="Times New Roman" w:cs="Times New Roman"/>
          <w:sz w:val="24"/>
          <w:szCs w:val="24"/>
        </w:rPr>
        <w:t xml:space="preserve"> </w:t>
      </w:r>
      <w:r w:rsidR="00A138BA">
        <w:rPr>
          <w:rFonts w:ascii="Times New Roman" w:hAnsi="Times New Roman" w:cs="Times New Roman"/>
          <w:sz w:val="24"/>
          <w:szCs w:val="24"/>
        </w:rPr>
        <w:t>This was also the case for implicit attitudes which also varied as a function of exposure to positive (</w:t>
      </w:r>
      <w:r w:rsidR="00A138BA" w:rsidRPr="00A138BA">
        <w:rPr>
          <w:rFonts w:ascii="Times New Roman" w:hAnsi="Times New Roman" w:cs="Times New Roman"/>
          <w:i/>
          <w:iCs/>
          <w:sz w:val="24"/>
          <w:szCs w:val="24"/>
        </w:rPr>
        <w:t>M</w:t>
      </w:r>
      <w:r w:rsidR="00A138BA">
        <w:rPr>
          <w:rFonts w:ascii="Times New Roman" w:hAnsi="Times New Roman" w:cs="Times New Roman"/>
          <w:sz w:val="24"/>
          <w:szCs w:val="24"/>
        </w:rPr>
        <w:t xml:space="preserve"> = 0.39</w:t>
      </w:r>
      <w:r w:rsidR="006F0CE7">
        <w:rPr>
          <w:rFonts w:ascii="Times New Roman" w:hAnsi="Times New Roman" w:cs="Times New Roman"/>
          <w:sz w:val="24"/>
          <w:szCs w:val="24"/>
        </w:rPr>
        <w:t xml:space="preserve">, </w:t>
      </w:r>
      <w:r w:rsidR="006F0CE7" w:rsidRPr="006F0CE7">
        <w:rPr>
          <w:rFonts w:ascii="Times New Roman" w:hAnsi="Times New Roman" w:cs="Times New Roman"/>
          <w:i/>
          <w:iCs/>
          <w:sz w:val="24"/>
          <w:szCs w:val="24"/>
        </w:rPr>
        <w:t>SD</w:t>
      </w:r>
      <w:r w:rsidR="006F0CE7">
        <w:rPr>
          <w:rFonts w:ascii="Times New Roman" w:hAnsi="Times New Roman" w:cs="Times New Roman"/>
          <w:sz w:val="24"/>
          <w:szCs w:val="24"/>
        </w:rPr>
        <w:t xml:space="preserve"> = 0.31</w:t>
      </w:r>
      <w:r w:rsidR="00A138BA">
        <w:rPr>
          <w:rFonts w:ascii="Times New Roman" w:hAnsi="Times New Roman" w:cs="Times New Roman"/>
          <w:sz w:val="24"/>
          <w:szCs w:val="24"/>
        </w:rPr>
        <w:t xml:space="preserve">) vs. </w:t>
      </w:r>
      <w:r w:rsidR="00A138BA">
        <w:rPr>
          <w:rFonts w:ascii="Times New Roman" w:hAnsi="Times New Roman" w:cs="Times New Roman"/>
          <w:sz w:val="24"/>
          <w:szCs w:val="24"/>
        </w:rPr>
        <w:lastRenderedPageBreak/>
        <w:t>negative content (</w:t>
      </w:r>
      <w:r w:rsidR="00A138BA" w:rsidRPr="00A138BA">
        <w:rPr>
          <w:rFonts w:ascii="Times New Roman" w:hAnsi="Times New Roman" w:cs="Times New Roman"/>
          <w:i/>
          <w:iCs/>
          <w:sz w:val="24"/>
          <w:szCs w:val="24"/>
        </w:rPr>
        <w:t>M</w:t>
      </w:r>
      <w:r w:rsidR="00A138BA">
        <w:rPr>
          <w:rFonts w:ascii="Times New Roman" w:hAnsi="Times New Roman" w:cs="Times New Roman"/>
          <w:sz w:val="24"/>
          <w:szCs w:val="24"/>
        </w:rPr>
        <w:t xml:space="preserve"> = 0.04</w:t>
      </w:r>
      <w:r w:rsidR="006F0CE7">
        <w:rPr>
          <w:rFonts w:ascii="Times New Roman" w:hAnsi="Times New Roman" w:cs="Times New Roman"/>
          <w:sz w:val="24"/>
          <w:szCs w:val="24"/>
        </w:rPr>
        <w:t xml:space="preserve">, </w:t>
      </w:r>
      <w:r w:rsidR="006F0CE7" w:rsidRPr="006F0CE7">
        <w:rPr>
          <w:rFonts w:ascii="Times New Roman" w:hAnsi="Times New Roman" w:cs="Times New Roman"/>
          <w:i/>
          <w:iCs/>
          <w:sz w:val="24"/>
          <w:szCs w:val="24"/>
        </w:rPr>
        <w:t>SD</w:t>
      </w:r>
      <w:r w:rsidR="006F0CE7">
        <w:rPr>
          <w:rFonts w:ascii="Times New Roman" w:hAnsi="Times New Roman" w:cs="Times New Roman"/>
          <w:sz w:val="24"/>
          <w:szCs w:val="24"/>
        </w:rPr>
        <w:t xml:space="preserve"> = 0.36</w:t>
      </w:r>
      <w:r w:rsidR="00A138BA">
        <w:rPr>
          <w:rFonts w:ascii="Times New Roman" w:hAnsi="Times New Roman" w:cs="Times New Roman"/>
          <w:sz w:val="24"/>
          <w:szCs w:val="24"/>
        </w:rPr>
        <w:t>)</w:t>
      </w:r>
      <w:r w:rsidR="00CA4D65" w:rsidRPr="006C0404">
        <w:rPr>
          <w:rFonts w:ascii="Times New Roman" w:hAnsi="Times New Roman" w:cs="Times New Roman"/>
          <w:sz w:val="24"/>
          <w:szCs w:val="24"/>
        </w:rPr>
        <w:t xml:space="preserve">, </w:t>
      </w:r>
      <w:r w:rsidR="00CA4D65" w:rsidRPr="006C0404">
        <w:rPr>
          <w:rFonts w:ascii="Times New Roman" w:hAnsi="Times New Roman" w:cs="Times New Roman"/>
          <w:i/>
          <w:sz w:val="24"/>
          <w:szCs w:val="24"/>
        </w:rPr>
        <w:t>t</w:t>
      </w:r>
      <w:r w:rsidR="00CA4D65" w:rsidRPr="006C0404">
        <w:rPr>
          <w:rFonts w:ascii="Times New Roman" w:hAnsi="Times New Roman" w:cs="Times New Roman"/>
          <w:sz w:val="24"/>
          <w:szCs w:val="24"/>
        </w:rPr>
        <w:t xml:space="preserve">(317.27) = 9.92, </w:t>
      </w:r>
      <w:r w:rsidR="00CA4D65" w:rsidRPr="006C0404">
        <w:rPr>
          <w:rFonts w:ascii="Times New Roman" w:hAnsi="Times New Roman" w:cs="Times New Roman"/>
          <w:i/>
          <w:sz w:val="24"/>
          <w:szCs w:val="24"/>
        </w:rPr>
        <w:t>p</w:t>
      </w:r>
      <w:r w:rsidR="00CA4D65" w:rsidRPr="006C0404">
        <w:rPr>
          <w:rFonts w:ascii="Times New Roman" w:hAnsi="Times New Roman" w:cs="Times New Roman"/>
          <w:sz w:val="24"/>
          <w:szCs w:val="24"/>
        </w:rPr>
        <w:t xml:space="preserve"> &lt; .001, </w:t>
      </w:r>
      <w:r w:rsidR="00CA4D65" w:rsidRPr="006C0404">
        <w:rPr>
          <w:rFonts w:ascii="Times New Roman" w:hAnsi="Times New Roman" w:cs="Times New Roman"/>
          <w:i/>
          <w:sz w:val="24"/>
          <w:szCs w:val="24"/>
        </w:rPr>
        <w:t>d</w:t>
      </w:r>
      <w:r w:rsidR="00CA4D65" w:rsidRPr="006C0404">
        <w:rPr>
          <w:rFonts w:ascii="Times New Roman" w:hAnsi="Times New Roman" w:cs="Times New Roman"/>
          <w:sz w:val="24"/>
          <w:szCs w:val="24"/>
        </w:rPr>
        <w:t xml:space="preserve"> = 1.07, 95% CI [0.85; 1.29], BF</w:t>
      </w:r>
      <w:r w:rsidR="00CA4D65" w:rsidRPr="006C0404">
        <w:rPr>
          <w:rFonts w:ascii="Times New Roman" w:hAnsi="Times New Roman" w:cs="Times New Roman"/>
          <w:sz w:val="24"/>
          <w:szCs w:val="24"/>
          <w:vertAlign w:val="subscript"/>
        </w:rPr>
        <w:t>10</w:t>
      </w:r>
      <w:r w:rsidR="00CA4D65" w:rsidRPr="006C0404">
        <w:rPr>
          <w:rFonts w:ascii="Times New Roman" w:hAnsi="Times New Roman" w:cs="Times New Roman"/>
          <w:sz w:val="24"/>
          <w:szCs w:val="24"/>
        </w:rPr>
        <w:t xml:space="preserve"> &gt; 10</w:t>
      </w:r>
      <w:r w:rsidR="00CA4D65" w:rsidRPr="006C0404">
        <w:rPr>
          <w:rFonts w:ascii="Times New Roman" w:hAnsi="Times New Roman" w:cs="Times New Roman"/>
          <w:sz w:val="24"/>
          <w:szCs w:val="24"/>
          <w:vertAlign w:val="superscript"/>
        </w:rPr>
        <w:t>5</w:t>
      </w:r>
      <w:r w:rsidR="00CA4D65" w:rsidRPr="006C0404">
        <w:rPr>
          <w:rFonts w:ascii="Times New Roman" w:hAnsi="Times New Roman" w:cs="Times New Roman"/>
          <w:sz w:val="24"/>
          <w:szCs w:val="24"/>
        </w:rPr>
        <w:t xml:space="preserve">. </w:t>
      </w:r>
    </w:p>
    <w:p w14:paraId="629EF1EC" w14:textId="546D9687" w:rsidR="00811822" w:rsidRDefault="00DB5876" w:rsidP="00811822">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Critically, </w:t>
      </w:r>
      <w:r w:rsidR="008369DF">
        <w:rPr>
          <w:rFonts w:ascii="Times New Roman" w:hAnsi="Times New Roman" w:cs="Times New Roman"/>
          <w:sz w:val="24"/>
          <w:szCs w:val="24"/>
        </w:rPr>
        <w:t xml:space="preserve">for our purposes, </w:t>
      </w:r>
      <w:r w:rsidR="00811822" w:rsidRPr="006C0404">
        <w:rPr>
          <w:rFonts w:ascii="Times New Roman" w:hAnsi="Times New Roman" w:cs="Times New Roman"/>
          <w:sz w:val="24"/>
          <w:szCs w:val="24"/>
        </w:rPr>
        <w:t xml:space="preserve">Deepfakes </w:t>
      </w:r>
      <w:r w:rsidR="001E6A6F">
        <w:rPr>
          <w:rFonts w:ascii="Times New Roman" w:hAnsi="Times New Roman" w:cs="Times New Roman"/>
          <w:sz w:val="24"/>
          <w:szCs w:val="24"/>
        </w:rPr>
        <w:t xml:space="preserve">created via the ‘cut and paste’ method </w:t>
      </w:r>
      <w:r w:rsidR="00811822">
        <w:rPr>
          <w:rFonts w:ascii="Times New Roman" w:hAnsi="Times New Roman" w:cs="Times New Roman"/>
          <w:sz w:val="24"/>
          <w:szCs w:val="24"/>
        </w:rPr>
        <w:t>were highly effective in manipulating</w:t>
      </w:r>
      <w:r w:rsidR="00811822" w:rsidRPr="006C0404">
        <w:rPr>
          <w:rFonts w:ascii="Times New Roman" w:hAnsi="Times New Roman" w:cs="Times New Roman"/>
          <w:sz w:val="24"/>
          <w:szCs w:val="24"/>
        </w:rPr>
        <w:t xml:space="preserve"> </w:t>
      </w:r>
      <w:r w:rsidR="00811822">
        <w:rPr>
          <w:rFonts w:ascii="Times New Roman" w:hAnsi="Times New Roman" w:cs="Times New Roman"/>
          <w:sz w:val="24"/>
          <w:szCs w:val="24"/>
        </w:rPr>
        <w:t xml:space="preserve">how the </w:t>
      </w:r>
      <w:r w:rsidR="00811822" w:rsidRPr="006C0404">
        <w:rPr>
          <w:rFonts w:ascii="Times New Roman" w:hAnsi="Times New Roman" w:cs="Times New Roman"/>
          <w:sz w:val="24"/>
          <w:szCs w:val="24"/>
        </w:rPr>
        <w:t xml:space="preserve">target </w:t>
      </w:r>
      <w:r w:rsidR="00811822">
        <w:rPr>
          <w:rFonts w:ascii="Times New Roman" w:hAnsi="Times New Roman" w:cs="Times New Roman"/>
          <w:sz w:val="24"/>
          <w:szCs w:val="24"/>
        </w:rPr>
        <w:t xml:space="preserve">was perceived, </w:t>
      </w:r>
      <w:r w:rsidR="00811822">
        <w:rPr>
          <w:rFonts w:ascii="Times New Roman" w:eastAsia="Calibri" w:hAnsi="Times New Roman" w:cs="Times New Roman"/>
          <w:sz w:val="24"/>
          <w:szCs w:val="24"/>
        </w:rPr>
        <w:t xml:space="preserve">both </w:t>
      </w:r>
      <w:r w:rsidR="001E6A6F">
        <w:rPr>
          <w:rFonts w:ascii="Times New Roman" w:eastAsia="Calibri" w:hAnsi="Times New Roman" w:cs="Times New Roman"/>
          <w:sz w:val="24"/>
          <w:szCs w:val="24"/>
        </w:rPr>
        <w:t xml:space="preserve">at the </w:t>
      </w:r>
      <w:r w:rsidR="00811822" w:rsidRPr="008959F3">
        <w:rPr>
          <w:rFonts w:ascii="Times New Roman" w:eastAsia="Calibri" w:hAnsi="Times New Roman" w:cs="Times New Roman"/>
          <w:sz w:val="24"/>
          <w:szCs w:val="24"/>
        </w:rPr>
        <w:t>explicit</w:t>
      </w:r>
      <w:r w:rsidR="00811822">
        <w:rPr>
          <w:rFonts w:ascii="Times New Roman" w:eastAsia="Calibri" w:hAnsi="Times New Roman" w:cs="Times New Roman"/>
          <w:sz w:val="24"/>
          <w:szCs w:val="24"/>
        </w:rPr>
        <w:t xml:space="preserve">: </w:t>
      </w:r>
      <w:r w:rsidR="00811822" w:rsidRPr="00613A8D">
        <w:rPr>
          <w:rFonts w:ascii="Times New Roman" w:eastAsia="Calibri" w:hAnsi="Times New Roman" w:cs="Times New Roman"/>
          <w:i/>
          <w:sz w:val="24"/>
          <w:szCs w:val="24"/>
        </w:rPr>
        <w:t>M</w:t>
      </w:r>
      <w:r w:rsidR="00811822" w:rsidRPr="00613A8D">
        <w:rPr>
          <w:rFonts w:ascii="Times New Roman" w:eastAsia="Calibri" w:hAnsi="Times New Roman" w:cs="Times New Roman"/>
          <w:sz w:val="24"/>
          <w:szCs w:val="24"/>
        </w:rPr>
        <w:t xml:space="preserve"> = 1.51, </w:t>
      </w:r>
      <w:r w:rsidR="00811822" w:rsidRPr="00613A8D">
        <w:rPr>
          <w:rFonts w:ascii="Times New Roman" w:eastAsia="Calibri" w:hAnsi="Times New Roman" w:cs="Times New Roman"/>
          <w:i/>
          <w:sz w:val="24"/>
          <w:szCs w:val="24"/>
        </w:rPr>
        <w:t>SD</w:t>
      </w:r>
      <w:r w:rsidR="00811822" w:rsidRPr="00613A8D">
        <w:rPr>
          <w:rFonts w:ascii="Times New Roman" w:eastAsia="Calibri" w:hAnsi="Times New Roman" w:cs="Times New Roman"/>
          <w:sz w:val="24"/>
          <w:szCs w:val="24"/>
        </w:rPr>
        <w:t xml:space="preserve"> = 1.38, </w:t>
      </w:r>
      <w:r w:rsidR="00811822" w:rsidRPr="00613A8D">
        <w:rPr>
          <w:rFonts w:ascii="Times New Roman" w:eastAsia="Calibri" w:hAnsi="Times New Roman" w:cs="Times New Roman"/>
          <w:i/>
          <w:sz w:val="24"/>
          <w:szCs w:val="24"/>
        </w:rPr>
        <w:t>t</w:t>
      </w:r>
      <w:r w:rsidR="00811822" w:rsidRPr="00613A8D">
        <w:rPr>
          <w:rFonts w:ascii="Times New Roman" w:eastAsia="Calibri" w:hAnsi="Times New Roman" w:cs="Times New Roman"/>
          <w:sz w:val="24"/>
          <w:szCs w:val="24"/>
        </w:rPr>
        <w:t xml:space="preserve">(176) = 14.58, </w:t>
      </w:r>
      <w:r w:rsidR="00811822" w:rsidRPr="00613A8D">
        <w:rPr>
          <w:rFonts w:ascii="Times New Roman" w:eastAsia="Calibri" w:hAnsi="Times New Roman" w:cs="Times New Roman"/>
          <w:i/>
          <w:sz w:val="24"/>
          <w:szCs w:val="24"/>
        </w:rPr>
        <w:t>p</w:t>
      </w:r>
      <w:r w:rsidR="00811822" w:rsidRPr="00613A8D">
        <w:rPr>
          <w:rFonts w:ascii="Times New Roman" w:eastAsia="Calibri" w:hAnsi="Times New Roman" w:cs="Times New Roman"/>
          <w:sz w:val="24"/>
          <w:szCs w:val="24"/>
        </w:rPr>
        <w:t xml:space="preserve"> &lt; .001, </w:t>
      </w:r>
      <w:r w:rsidR="00811822" w:rsidRPr="00613A8D">
        <w:rPr>
          <w:rFonts w:ascii="Times New Roman" w:eastAsia="Calibri" w:hAnsi="Times New Roman" w:cs="Times New Roman"/>
          <w:i/>
          <w:sz w:val="24"/>
          <w:szCs w:val="24"/>
        </w:rPr>
        <w:t>d</w:t>
      </w:r>
      <w:r w:rsidR="00811822" w:rsidRPr="00613A8D">
        <w:rPr>
          <w:rFonts w:ascii="Times New Roman" w:eastAsia="Calibri" w:hAnsi="Times New Roman" w:cs="Times New Roman"/>
          <w:sz w:val="24"/>
          <w:szCs w:val="24"/>
        </w:rPr>
        <w:t xml:space="preserve"> = 1.09, 95% CI [0.91; 1.28], BF</w:t>
      </w:r>
      <w:r w:rsidR="00811822" w:rsidRPr="00613A8D">
        <w:rPr>
          <w:rFonts w:ascii="Times New Roman" w:eastAsia="Calibri" w:hAnsi="Times New Roman" w:cs="Times New Roman"/>
          <w:sz w:val="24"/>
          <w:szCs w:val="24"/>
          <w:vertAlign w:val="subscript"/>
        </w:rPr>
        <w:t>10</w:t>
      </w:r>
      <w:r w:rsidR="00811822" w:rsidRPr="00613A8D">
        <w:rPr>
          <w:rFonts w:ascii="Times New Roman" w:eastAsia="Calibri" w:hAnsi="Times New Roman" w:cs="Times New Roman"/>
          <w:sz w:val="24"/>
          <w:szCs w:val="24"/>
        </w:rPr>
        <w:t xml:space="preserve"> &gt; 10</w:t>
      </w:r>
      <w:r w:rsidR="00811822" w:rsidRPr="00613A8D">
        <w:rPr>
          <w:rFonts w:ascii="Times New Roman" w:eastAsia="Calibri" w:hAnsi="Times New Roman" w:cs="Times New Roman"/>
          <w:sz w:val="24"/>
          <w:szCs w:val="24"/>
          <w:vertAlign w:val="superscript"/>
        </w:rPr>
        <w:t>5</w:t>
      </w:r>
      <w:r w:rsidR="00811822">
        <w:rPr>
          <w:rFonts w:ascii="Times New Roman" w:eastAsia="Calibri" w:hAnsi="Times New Roman" w:cs="Times New Roman"/>
          <w:sz w:val="24"/>
          <w:szCs w:val="24"/>
        </w:rPr>
        <w:t xml:space="preserve">; and </w:t>
      </w:r>
      <w:r w:rsidR="00811822" w:rsidRPr="008959F3">
        <w:rPr>
          <w:rFonts w:ascii="Times New Roman" w:eastAsia="Calibri" w:hAnsi="Times New Roman" w:cs="Times New Roman"/>
          <w:sz w:val="24"/>
          <w:szCs w:val="24"/>
        </w:rPr>
        <w:t xml:space="preserve">implicit </w:t>
      </w:r>
      <w:r w:rsidR="001E6A6F">
        <w:rPr>
          <w:rFonts w:ascii="Times New Roman" w:eastAsia="Calibri" w:hAnsi="Times New Roman" w:cs="Times New Roman"/>
          <w:sz w:val="24"/>
          <w:szCs w:val="24"/>
        </w:rPr>
        <w:t>levels</w:t>
      </w:r>
      <w:r w:rsidR="00811822">
        <w:rPr>
          <w:rFonts w:ascii="Times New Roman" w:eastAsia="Calibri" w:hAnsi="Times New Roman" w:cs="Times New Roman"/>
          <w:sz w:val="24"/>
          <w:szCs w:val="24"/>
        </w:rPr>
        <w:t xml:space="preserve">: </w:t>
      </w:r>
      <w:r w:rsidR="00811822" w:rsidRPr="00613A8D">
        <w:rPr>
          <w:rFonts w:ascii="Times New Roman" w:eastAsia="Calibri" w:hAnsi="Times New Roman" w:cs="Times New Roman"/>
          <w:i/>
          <w:sz w:val="24"/>
          <w:szCs w:val="24"/>
        </w:rPr>
        <w:t>M</w:t>
      </w:r>
      <w:r w:rsidR="00811822" w:rsidRPr="00613A8D">
        <w:rPr>
          <w:rFonts w:ascii="Times New Roman" w:eastAsia="Calibri" w:hAnsi="Times New Roman" w:cs="Times New Roman"/>
          <w:sz w:val="24"/>
          <w:szCs w:val="24"/>
        </w:rPr>
        <w:t xml:space="preserve"> = 0.19, </w:t>
      </w:r>
      <w:r w:rsidR="00811822" w:rsidRPr="00613A8D">
        <w:rPr>
          <w:rFonts w:ascii="Times New Roman" w:eastAsia="Calibri" w:hAnsi="Times New Roman" w:cs="Times New Roman"/>
          <w:i/>
          <w:sz w:val="24"/>
          <w:szCs w:val="24"/>
        </w:rPr>
        <w:t>SD</w:t>
      </w:r>
      <w:r w:rsidR="00811822">
        <w:rPr>
          <w:rFonts w:ascii="Times New Roman" w:eastAsia="Calibri" w:hAnsi="Times New Roman" w:cs="Times New Roman"/>
          <w:sz w:val="24"/>
          <w:szCs w:val="24"/>
        </w:rPr>
        <w:t xml:space="preserve"> = 0.41, </w:t>
      </w:r>
      <w:r w:rsidR="00811822" w:rsidRPr="009C7245">
        <w:rPr>
          <w:rFonts w:ascii="Times New Roman" w:hAnsi="Times New Roman" w:cs="Times New Roman"/>
          <w:i/>
          <w:sz w:val="24"/>
          <w:szCs w:val="24"/>
        </w:rPr>
        <w:t>t</w:t>
      </w:r>
      <w:r w:rsidR="00811822" w:rsidRPr="009C7245">
        <w:rPr>
          <w:rFonts w:ascii="Times New Roman" w:hAnsi="Times New Roman" w:cs="Times New Roman"/>
          <w:sz w:val="24"/>
          <w:szCs w:val="24"/>
        </w:rPr>
        <w:t xml:space="preserve">(176) = 6.11, </w:t>
      </w:r>
      <w:r w:rsidR="00811822" w:rsidRPr="009C7245">
        <w:rPr>
          <w:rFonts w:ascii="Times New Roman" w:hAnsi="Times New Roman" w:cs="Times New Roman"/>
          <w:i/>
          <w:sz w:val="24"/>
          <w:szCs w:val="24"/>
        </w:rPr>
        <w:t>p</w:t>
      </w:r>
      <w:r w:rsidR="00811822">
        <w:rPr>
          <w:rFonts w:ascii="Times New Roman" w:hAnsi="Times New Roman" w:cs="Times New Roman"/>
          <w:sz w:val="24"/>
          <w:szCs w:val="24"/>
        </w:rPr>
        <w:t xml:space="preserve"> &lt; .00</w:t>
      </w:r>
      <w:r w:rsidR="00811822" w:rsidRPr="009C7245">
        <w:rPr>
          <w:rFonts w:ascii="Times New Roman" w:hAnsi="Times New Roman" w:cs="Times New Roman"/>
          <w:sz w:val="24"/>
          <w:szCs w:val="24"/>
        </w:rPr>
        <w:t xml:space="preserve">1, </w:t>
      </w:r>
      <w:r w:rsidR="00811822" w:rsidRPr="009C7245">
        <w:rPr>
          <w:rFonts w:ascii="Times New Roman" w:hAnsi="Times New Roman" w:cs="Times New Roman"/>
          <w:i/>
          <w:sz w:val="24"/>
          <w:szCs w:val="24"/>
        </w:rPr>
        <w:t>d</w:t>
      </w:r>
      <w:r w:rsidR="00811822" w:rsidRPr="009C7245">
        <w:rPr>
          <w:rFonts w:ascii="Times New Roman" w:hAnsi="Times New Roman" w:cs="Times New Roman"/>
          <w:sz w:val="24"/>
          <w:szCs w:val="24"/>
        </w:rPr>
        <w:t xml:space="preserve"> = 0.46, 95% CI [0.31, 0.61], BF</w:t>
      </w:r>
      <w:r w:rsidR="00811822" w:rsidRPr="009C7245">
        <w:rPr>
          <w:rFonts w:ascii="Times New Roman" w:hAnsi="Times New Roman" w:cs="Times New Roman"/>
          <w:sz w:val="24"/>
          <w:szCs w:val="24"/>
          <w:vertAlign w:val="subscript"/>
        </w:rPr>
        <w:t>10</w:t>
      </w:r>
      <w:r w:rsidR="00811822" w:rsidRPr="009C7245">
        <w:rPr>
          <w:rFonts w:ascii="Times New Roman" w:hAnsi="Times New Roman" w:cs="Times New Roman"/>
          <w:sz w:val="24"/>
          <w:szCs w:val="24"/>
        </w:rPr>
        <w:t xml:space="preserve"> </w:t>
      </w:r>
      <w:r w:rsidR="00811822">
        <w:rPr>
          <w:rFonts w:ascii="Times New Roman" w:hAnsi="Times New Roman" w:cs="Times New Roman"/>
          <w:sz w:val="24"/>
          <w:szCs w:val="24"/>
        </w:rPr>
        <w:t>&lt; 10</w:t>
      </w:r>
      <w:r w:rsidR="00811822" w:rsidRPr="009C7245">
        <w:rPr>
          <w:rFonts w:ascii="Times New Roman" w:hAnsi="Times New Roman" w:cs="Times New Roman"/>
          <w:sz w:val="24"/>
          <w:szCs w:val="24"/>
          <w:vertAlign w:val="superscript"/>
        </w:rPr>
        <w:t>4</w:t>
      </w:r>
      <w:r w:rsidR="00811822">
        <w:rPr>
          <w:rFonts w:ascii="Times New Roman" w:hAnsi="Times New Roman" w:cs="Times New Roman"/>
          <w:sz w:val="24"/>
          <w:szCs w:val="24"/>
        </w:rPr>
        <w:t xml:space="preserve">). </w:t>
      </w:r>
      <w:r w:rsidR="007E3A99">
        <w:rPr>
          <w:rFonts w:ascii="Times New Roman" w:hAnsi="Times New Roman" w:cs="Times New Roman"/>
          <w:sz w:val="24"/>
          <w:szCs w:val="24"/>
        </w:rPr>
        <w:t>Finally, a</w:t>
      </w:r>
      <w:r w:rsidR="00811822">
        <w:rPr>
          <w:rFonts w:ascii="Times New Roman" w:hAnsi="Times New Roman" w:cs="Times New Roman"/>
          <w:sz w:val="24"/>
          <w:szCs w:val="24"/>
        </w:rPr>
        <w:t>nalyses revealed that the self-reported attitudes,</w:t>
      </w:r>
      <w:r w:rsidR="00811822" w:rsidRPr="006C0404">
        <w:rPr>
          <w:rFonts w:ascii="Times New Roman" w:hAnsi="Times New Roman" w:cs="Times New Roman"/>
          <w:sz w:val="24"/>
          <w:szCs w:val="24"/>
        </w:rPr>
        <w:t xml:space="preserve"> </w:t>
      </w:r>
      <w:r w:rsidR="00811822" w:rsidRPr="006C0404">
        <w:rPr>
          <w:rFonts w:ascii="Times New Roman" w:hAnsi="Times New Roman" w:cs="Times New Roman"/>
          <w:i/>
          <w:sz w:val="24"/>
          <w:szCs w:val="24"/>
        </w:rPr>
        <w:t>t</w:t>
      </w:r>
      <w:r w:rsidR="00811822" w:rsidRPr="006C0404">
        <w:rPr>
          <w:rFonts w:ascii="Times New Roman" w:hAnsi="Times New Roman" w:cs="Times New Roman"/>
          <w:sz w:val="24"/>
          <w:szCs w:val="24"/>
        </w:rPr>
        <w:t xml:space="preserve">(355.83) = -0.10, </w:t>
      </w:r>
      <w:r w:rsidR="00811822" w:rsidRPr="006C0404">
        <w:rPr>
          <w:rFonts w:ascii="Times New Roman" w:hAnsi="Times New Roman" w:cs="Times New Roman"/>
          <w:i/>
          <w:sz w:val="24"/>
          <w:szCs w:val="24"/>
        </w:rPr>
        <w:t>p</w:t>
      </w:r>
      <w:r w:rsidR="00811822" w:rsidRPr="006C0404">
        <w:rPr>
          <w:rFonts w:ascii="Times New Roman" w:hAnsi="Times New Roman" w:cs="Times New Roman"/>
          <w:sz w:val="24"/>
          <w:szCs w:val="24"/>
        </w:rPr>
        <w:t xml:space="preserve"> = .92, </w:t>
      </w:r>
      <w:r w:rsidR="00811822" w:rsidRPr="006C0404">
        <w:rPr>
          <w:rFonts w:ascii="Times New Roman" w:hAnsi="Times New Roman" w:cs="Times New Roman"/>
          <w:i/>
          <w:sz w:val="24"/>
          <w:szCs w:val="24"/>
        </w:rPr>
        <w:t>d</w:t>
      </w:r>
      <w:r w:rsidR="00811822" w:rsidRPr="006C0404">
        <w:rPr>
          <w:rFonts w:ascii="Times New Roman" w:hAnsi="Times New Roman" w:cs="Times New Roman"/>
          <w:sz w:val="24"/>
          <w:szCs w:val="24"/>
        </w:rPr>
        <w:t xml:space="preserve"> = 0.01, 95% CI [-0.22; 0.20], BF</w:t>
      </w:r>
      <w:r w:rsidR="00811822" w:rsidRPr="006C0404">
        <w:rPr>
          <w:rFonts w:ascii="Times New Roman" w:hAnsi="Times New Roman" w:cs="Times New Roman"/>
          <w:sz w:val="24"/>
          <w:szCs w:val="24"/>
          <w:vertAlign w:val="subscript"/>
        </w:rPr>
        <w:t>10</w:t>
      </w:r>
      <w:r w:rsidR="00811822">
        <w:rPr>
          <w:rFonts w:ascii="Times New Roman" w:hAnsi="Times New Roman" w:cs="Times New Roman"/>
          <w:sz w:val="24"/>
          <w:szCs w:val="24"/>
        </w:rPr>
        <w:t xml:space="preserve"> = 0.12, and</w:t>
      </w:r>
      <w:r w:rsidR="00811822" w:rsidRPr="006C0404">
        <w:rPr>
          <w:rFonts w:ascii="Times New Roman" w:hAnsi="Times New Roman" w:cs="Times New Roman"/>
          <w:sz w:val="24"/>
          <w:szCs w:val="24"/>
        </w:rPr>
        <w:t xml:space="preserve"> implicit </w:t>
      </w:r>
      <w:r w:rsidR="00811822">
        <w:rPr>
          <w:rFonts w:ascii="Times New Roman" w:hAnsi="Times New Roman" w:cs="Times New Roman"/>
          <w:sz w:val="24"/>
          <w:szCs w:val="24"/>
        </w:rPr>
        <w:t xml:space="preserve">attitudes, </w:t>
      </w:r>
      <w:r w:rsidR="00811822" w:rsidRPr="006C0404">
        <w:rPr>
          <w:rFonts w:ascii="Times New Roman" w:hAnsi="Times New Roman" w:cs="Times New Roman"/>
          <w:i/>
          <w:sz w:val="24"/>
          <w:szCs w:val="24"/>
        </w:rPr>
        <w:t>t</w:t>
      </w:r>
      <w:r w:rsidR="00811822" w:rsidRPr="006C0404">
        <w:rPr>
          <w:rFonts w:ascii="Times New Roman" w:hAnsi="Times New Roman" w:cs="Times New Roman"/>
          <w:sz w:val="24"/>
          <w:szCs w:val="24"/>
        </w:rPr>
        <w:t xml:space="preserve">(353) = 0.52, </w:t>
      </w:r>
      <w:r w:rsidR="00811822" w:rsidRPr="006C0404">
        <w:rPr>
          <w:rFonts w:ascii="Times New Roman" w:hAnsi="Times New Roman" w:cs="Times New Roman"/>
          <w:i/>
          <w:sz w:val="24"/>
          <w:szCs w:val="24"/>
        </w:rPr>
        <w:t>p</w:t>
      </w:r>
      <w:r w:rsidR="00811822" w:rsidRPr="006C0404">
        <w:rPr>
          <w:rFonts w:ascii="Times New Roman" w:hAnsi="Times New Roman" w:cs="Times New Roman"/>
          <w:sz w:val="24"/>
          <w:szCs w:val="24"/>
        </w:rPr>
        <w:t xml:space="preserve"> = .60, </w:t>
      </w:r>
      <w:r w:rsidR="00811822" w:rsidRPr="006C0404">
        <w:rPr>
          <w:rFonts w:ascii="Times New Roman" w:hAnsi="Times New Roman" w:cs="Times New Roman"/>
          <w:i/>
          <w:sz w:val="24"/>
          <w:szCs w:val="24"/>
        </w:rPr>
        <w:t>d</w:t>
      </w:r>
      <w:r w:rsidR="00811822" w:rsidRPr="006C0404">
        <w:rPr>
          <w:rFonts w:ascii="Times New Roman" w:hAnsi="Times New Roman" w:cs="Times New Roman"/>
          <w:sz w:val="24"/>
          <w:szCs w:val="24"/>
        </w:rPr>
        <w:t xml:space="preserve"> = 0.06, 95% CI [-0.15; 0.26], BF</w:t>
      </w:r>
      <w:r w:rsidR="00811822" w:rsidRPr="006C0404">
        <w:rPr>
          <w:rFonts w:ascii="Times New Roman" w:hAnsi="Times New Roman" w:cs="Times New Roman"/>
          <w:sz w:val="24"/>
          <w:szCs w:val="24"/>
          <w:vertAlign w:val="subscript"/>
        </w:rPr>
        <w:t>10</w:t>
      </w:r>
      <w:r w:rsidR="00811822">
        <w:rPr>
          <w:rFonts w:ascii="Times New Roman" w:hAnsi="Times New Roman" w:cs="Times New Roman"/>
          <w:sz w:val="24"/>
          <w:szCs w:val="24"/>
        </w:rPr>
        <w:t xml:space="preserve"> = 0.13, induced by Deepfakes were similar in magnitude to those induced by authentic content (i.e., attitudes did not differ as a function of </w:t>
      </w:r>
      <w:r w:rsidR="00D539F8" w:rsidRPr="00793C3D">
        <w:rPr>
          <w:rFonts w:ascii="Times New Roman" w:hAnsi="Times New Roman" w:cs="Times New Roman"/>
          <w:i/>
          <w:iCs/>
          <w:sz w:val="24"/>
          <w:szCs w:val="24"/>
        </w:rPr>
        <w:t>Content</w:t>
      </w:r>
      <w:r w:rsidR="00811822">
        <w:rPr>
          <w:rFonts w:ascii="Times New Roman" w:hAnsi="Times New Roman" w:cs="Times New Roman"/>
          <w:sz w:val="24"/>
          <w:szCs w:val="24"/>
        </w:rPr>
        <w:t xml:space="preserve"> </w:t>
      </w:r>
      <w:r w:rsidR="00811822" w:rsidRPr="00811822">
        <w:rPr>
          <w:rFonts w:ascii="Times New Roman" w:hAnsi="Times New Roman" w:cs="Times New Roman"/>
          <w:i/>
          <w:iCs/>
          <w:sz w:val="24"/>
          <w:szCs w:val="24"/>
        </w:rPr>
        <w:t>Type</w:t>
      </w:r>
      <w:r w:rsidR="00811822">
        <w:rPr>
          <w:rFonts w:ascii="Times New Roman" w:hAnsi="Times New Roman" w:cs="Times New Roman"/>
          <w:sz w:val="24"/>
          <w:szCs w:val="24"/>
        </w:rPr>
        <w:t>).</w:t>
      </w:r>
    </w:p>
    <w:p w14:paraId="0D989B12" w14:textId="1F89069A" w:rsidR="009144F3" w:rsidRPr="009144F3" w:rsidRDefault="00E04106" w:rsidP="001E6A6F">
      <w:pPr>
        <w:spacing w:line="480" w:lineRule="auto"/>
        <w:ind w:firstLine="680"/>
        <w:rPr>
          <w:rFonts w:ascii="Times New Roman" w:hAnsi="Times New Roman" w:cs="Times New Roman"/>
          <w:i/>
          <w:sz w:val="24"/>
          <w:szCs w:val="24"/>
        </w:rPr>
      </w:pPr>
      <w:r w:rsidRPr="00151A13">
        <w:rPr>
          <w:rFonts w:ascii="Times New Roman" w:hAnsi="Times New Roman" w:cs="Times New Roman"/>
          <w:b/>
          <w:sz w:val="24"/>
          <w:szCs w:val="24"/>
        </w:rPr>
        <w:t xml:space="preserve">Experiment </w:t>
      </w:r>
      <w:r w:rsidR="00265CCE" w:rsidRPr="00151A13">
        <w:rPr>
          <w:rFonts w:ascii="Times New Roman" w:hAnsi="Times New Roman" w:cs="Times New Roman"/>
          <w:b/>
          <w:sz w:val="24"/>
          <w:szCs w:val="24"/>
        </w:rPr>
        <w:t>2</w:t>
      </w:r>
      <w:r w:rsidRPr="00151A13">
        <w:rPr>
          <w:rFonts w:ascii="Times New Roman" w:hAnsi="Times New Roman" w:cs="Times New Roman"/>
          <w:b/>
          <w:sz w:val="24"/>
          <w:szCs w:val="24"/>
        </w:rPr>
        <w:t xml:space="preserve">: ‘Fabricate from </w:t>
      </w:r>
      <w:r w:rsidR="00121899" w:rsidRPr="00151A13">
        <w:rPr>
          <w:rFonts w:ascii="Times New Roman" w:hAnsi="Times New Roman" w:cs="Times New Roman"/>
          <w:b/>
          <w:sz w:val="24"/>
          <w:szCs w:val="24"/>
        </w:rPr>
        <w:t>S</w:t>
      </w:r>
      <w:r w:rsidRPr="00151A13">
        <w:rPr>
          <w:rFonts w:ascii="Times New Roman" w:hAnsi="Times New Roman" w:cs="Times New Roman"/>
          <w:b/>
          <w:sz w:val="24"/>
          <w:szCs w:val="24"/>
        </w:rPr>
        <w:t xml:space="preserve">cratch’ </w:t>
      </w:r>
      <w:r w:rsidR="00121899" w:rsidRPr="00151A13">
        <w:rPr>
          <w:rFonts w:ascii="Times New Roman" w:hAnsi="Times New Roman" w:cs="Times New Roman"/>
          <w:b/>
          <w:sz w:val="24"/>
          <w:szCs w:val="24"/>
        </w:rPr>
        <w:t>M</w:t>
      </w:r>
      <w:r w:rsidRPr="00151A13">
        <w:rPr>
          <w:rFonts w:ascii="Times New Roman" w:hAnsi="Times New Roman" w:cs="Times New Roman"/>
          <w:b/>
          <w:sz w:val="24"/>
          <w:szCs w:val="24"/>
        </w:rPr>
        <w:t>ethod</w:t>
      </w:r>
      <w:r w:rsidR="00151A13">
        <w:rPr>
          <w:rFonts w:ascii="Times New Roman" w:hAnsi="Times New Roman" w:cs="Times New Roman"/>
          <w:b/>
          <w:sz w:val="24"/>
          <w:szCs w:val="24"/>
        </w:rPr>
        <w:t xml:space="preserve">. </w:t>
      </w:r>
      <w:r w:rsidR="009144F3">
        <w:rPr>
          <w:rFonts w:ascii="Times New Roman" w:hAnsi="Times New Roman" w:cs="Times New Roman"/>
          <w:sz w:val="24"/>
          <w:szCs w:val="24"/>
        </w:rPr>
        <w:t xml:space="preserve">Attitudes once again differed as a function of </w:t>
      </w:r>
      <w:r w:rsidR="00793C3D">
        <w:rPr>
          <w:rFonts w:ascii="Times New Roman" w:hAnsi="Times New Roman" w:cs="Times New Roman"/>
          <w:sz w:val="24"/>
          <w:szCs w:val="24"/>
        </w:rPr>
        <w:t>I</w:t>
      </w:r>
      <w:r w:rsidR="009144F3">
        <w:rPr>
          <w:rFonts w:ascii="Times New Roman" w:hAnsi="Times New Roman" w:cs="Times New Roman"/>
          <w:sz w:val="24"/>
          <w:szCs w:val="24"/>
        </w:rPr>
        <w:t xml:space="preserve">nformational </w:t>
      </w:r>
      <w:r w:rsidR="009144F3" w:rsidRPr="00A76AD8">
        <w:rPr>
          <w:rFonts w:ascii="Times New Roman" w:hAnsi="Times New Roman" w:cs="Times New Roman"/>
          <w:i/>
          <w:iCs/>
          <w:sz w:val="24"/>
          <w:szCs w:val="24"/>
        </w:rPr>
        <w:t>Content</w:t>
      </w:r>
      <w:r w:rsidR="009144F3">
        <w:rPr>
          <w:rFonts w:ascii="Times New Roman" w:hAnsi="Times New Roman" w:cs="Times New Roman"/>
          <w:sz w:val="24"/>
          <w:szCs w:val="24"/>
        </w:rPr>
        <w:t xml:space="preserve">. Participants </w:t>
      </w:r>
      <w:r w:rsidR="009144F3" w:rsidRPr="006C0404">
        <w:rPr>
          <w:rFonts w:ascii="Times New Roman" w:hAnsi="Times New Roman" w:cs="Times New Roman"/>
          <w:sz w:val="24"/>
          <w:szCs w:val="24"/>
        </w:rPr>
        <w:t>expos</w:t>
      </w:r>
      <w:r w:rsidR="009144F3">
        <w:rPr>
          <w:rFonts w:ascii="Times New Roman" w:hAnsi="Times New Roman" w:cs="Times New Roman"/>
          <w:sz w:val="24"/>
          <w:szCs w:val="24"/>
        </w:rPr>
        <w:t>ed</w:t>
      </w:r>
      <w:r w:rsidR="009144F3" w:rsidRPr="006C0404">
        <w:rPr>
          <w:rFonts w:ascii="Times New Roman" w:hAnsi="Times New Roman" w:cs="Times New Roman"/>
          <w:sz w:val="24"/>
          <w:szCs w:val="24"/>
        </w:rPr>
        <w:t xml:space="preserve"> to positive </w:t>
      </w:r>
      <w:r w:rsidR="009144F3">
        <w:rPr>
          <w:rFonts w:ascii="Times New Roman" w:hAnsi="Times New Roman" w:cs="Times New Roman"/>
          <w:sz w:val="24"/>
          <w:szCs w:val="24"/>
        </w:rPr>
        <w:t>information reported positive attitudes (</w:t>
      </w:r>
      <w:r w:rsidR="009144F3" w:rsidRPr="00A91A07">
        <w:rPr>
          <w:rFonts w:ascii="Times New Roman" w:hAnsi="Times New Roman" w:cs="Times New Roman"/>
          <w:i/>
          <w:iCs/>
          <w:sz w:val="24"/>
          <w:szCs w:val="24"/>
        </w:rPr>
        <w:t>M</w:t>
      </w:r>
      <w:r w:rsidR="009144F3">
        <w:rPr>
          <w:rFonts w:ascii="Times New Roman" w:hAnsi="Times New Roman" w:cs="Times New Roman"/>
          <w:sz w:val="24"/>
          <w:szCs w:val="24"/>
        </w:rPr>
        <w:t xml:space="preserve"> = 1.36, </w:t>
      </w:r>
      <w:r w:rsidR="009144F3" w:rsidRPr="006F0CE7">
        <w:rPr>
          <w:rFonts w:ascii="Times New Roman" w:hAnsi="Times New Roman" w:cs="Times New Roman"/>
          <w:i/>
          <w:iCs/>
          <w:sz w:val="24"/>
          <w:szCs w:val="24"/>
        </w:rPr>
        <w:t>SD</w:t>
      </w:r>
      <w:r w:rsidR="009144F3">
        <w:rPr>
          <w:rFonts w:ascii="Times New Roman" w:hAnsi="Times New Roman" w:cs="Times New Roman"/>
          <w:sz w:val="24"/>
          <w:szCs w:val="24"/>
        </w:rPr>
        <w:t xml:space="preserve"> = 1.27) </w:t>
      </w:r>
      <w:r w:rsidR="001E6A6F">
        <w:rPr>
          <w:rFonts w:ascii="Times New Roman" w:hAnsi="Times New Roman" w:cs="Times New Roman"/>
          <w:sz w:val="24"/>
          <w:szCs w:val="24"/>
        </w:rPr>
        <w:t xml:space="preserve">while </w:t>
      </w:r>
      <w:r w:rsidR="009144F3">
        <w:rPr>
          <w:rFonts w:ascii="Times New Roman" w:hAnsi="Times New Roman" w:cs="Times New Roman"/>
          <w:sz w:val="24"/>
          <w:szCs w:val="24"/>
        </w:rPr>
        <w:t xml:space="preserve">those exposed to negative information reported negative attitudes towards </w:t>
      </w:r>
      <w:r w:rsidR="008369DF">
        <w:rPr>
          <w:rFonts w:ascii="Times New Roman" w:hAnsi="Times New Roman" w:cs="Times New Roman"/>
          <w:sz w:val="24"/>
          <w:szCs w:val="24"/>
        </w:rPr>
        <w:t xml:space="preserve">the target </w:t>
      </w:r>
      <w:r w:rsidR="009144F3">
        <w:rPr>
          <w:rFonts w:ascii="Times New Roman" w:hAnsi="Times New Roman" w:cs="Times New Roman"/>
          <w:sz w:val="24"/>
          <w:szCs w:val="24"/>
        </w:rPr>
        <w:t>(</w:t>
      </w:r>
      <w:r w:rsidR="009144F3" w:rsidRPr="00C92D20">
        <w:rPr>
          <w:rFonts w:ascii="Times New Roman" w:hAnsi="Times New Roman" w:cs="Times New Roman"/>
          <w:i/>
          <w:iCs/>
          <w:sz w:val="24"/>
          <w:szCs w:val="24"/>
        </w:rPr>
        <w:t>M</w:t>
      </w:r>
      <w:r w:rsidR="009144F3">
        <w:rPr>
          <w:rFonts w:ascii="Times New Roman" w:hAnsi="Times New Roman" w:cs="Times New Roman"/>
          <w:sz w:val="24"/>
          <w:szCs w:val="24"/>
        </w:rPr>
        <w:t xml:space="preserve"> = - 1.65, </w:t>
      </w:r>
      <w:r w:rsidR="009144F3" w:rsidRPr="006F0CE7">
        <w:rPr>
          <w:rFonts w:ascii="Times New Roman" w:hAnsi="Times New Roman" w:cs="Times New Roman"/>
          <w:i/>
          <w:iCs/>
          <w:sz w:val="24"/>
          <w:szCs w:val="24"/>
        </w:rPr>
        <w:t>SD</w:t>
      </w:r>
      <w:r w:rsidR="009144F3">
        <w:rPr>
          <w:rFonts w:ascii="Times New Roman" w:hAnsi="Times New Roman" w:cs="Times New Roman"/>
          <w:sz w:val="24"/>
          <w:szCs w:val="24"/>
        </w:rPr>
        <w:t xml:space="preserve"> = 1.34)</w:t>
      </w:r>
      <w:r w:rsidR="009144F3" w:rsidRPr="006C0404">
        <w:rPr>
          <w:rFonts w:ascii="Times New Roman" w:hAnsi="Times New Roman" w:cs="Times New Roman"/>
          <w:sz w:val="24"/>
          <w:szCs w:val="24"/>
        </w:rPr>
        <w:t>,</w:t>
      </w:r>
      <w:r w:rsidR="009144F3">
        <w:rPr>
          <w:rFonts w:ascii="Times New Roman" w:hAnsi="Times New Roman" w:cs="Times New Roman"/>
          <w:sz w:val="24"/>
          <w:szCs w:val="24"/>
        </w:rPr>
        <w:t xml:space="preserve"> </w:t>
      </w:r>
      <w:r w:rsidR="009144F3" w:rsidRPr="006C0404">
        <w:rPr>
          <w:rFonts w:ascii="Times New Roman" w:hAnsi="Times New Roman" w:cs="Times New Roman"/>
          <w:i/>
          <w:sz w:val="24"/>
          <w:szCs w:val="24"/>
        </w:rPr>
        <w:t>t</w:t>
      </w:r>
      <w:r w:rsidR="009144F3" w:rsidRPr="006C0404">
        <w:rPr>
          <w:rFonts w:ascii="Times New Roman" w:hAnsi="Times New Roman" w:cs="Times New Roman"/>
          <w:sz w:val="24"/>
          <w:szCs w:val="24"/>
        </w:rPr>
        <w:t xml:space="preserve">(212.9) = 17.12, </w:t>
      </w:r>
      <w:r w:rsidR="009144F3" w:rsidRPr="006C0404">
        <w:rPr>
          <w:rFonts w:ascii="Times New Roman" w:hAnsi="Times New Roman" w:cs="Times New Roman"/>
          <w:i/>
          <w:sz w:val="24"/>
          <w:szCs w:val="24"/>
        </w:rPr>
        <w:t>p</w:t>
      </w:r>
      <w:r w:rsidR="009144F3" w:rsidRPr="006C0404">
        <w:rPr>
          <w:rFonts w:ascii="Times New Roman" w:hAnsi="Times New Roman" w:cs="Times New Roman"/>
          <w:sz w:val="24"/>
          <w:szCs w:val="24"/>
        </w:rPr>
        <w:t xml:space="preserve"> &lt; .001, </w:t>
      </w:r>
      <w:r w:rsidR="009144F3" w:rsidRPr="006C0404">
        <w:rPr>
          <w:rFonts w:ascii="Times New Roman" w:hAnsi="Times New Roman" w:cs="Times New Roman"/>
          <w:i/>
          <w:sz w:val="24"/>
          <w:szCs w:val="24"/>
        </w:rPr>
        <w:t>d</w:t>
      </w:r>
      <w:r w:rsidR="009144F3" w:rsidRPr="006C0404">
        <w:rPr>
          <w:rFonts w:ascii="Times New Roman" w:hAnsi="Times New Roman" w:cs="Times New Roman"/>
          <w:sz w:val="24"/>
          <w:szCs w:val="24"/>
        </w:rPr>
        <w:t xml:space="preserve"> = 2.31, 95% CI [1.97; 2.66], BF</w:t>
      </w:r>
      <w:r w:rsidR="009144F3" w:rsidRPr="006C0404">
        <w:rPr>
          <w:rFonts w:ascii="Times New Roman" w:hAnsi="Times New Roman" w:cs="Times New Roman"/>
          <w:sz w:val="24"/>
          <w:szCs w:val="24"/>
          <w:vertAlign w:val="subscript"/>
        </w:rPr>
        <w:t>10</w:t>
      </w:r>
      <w:r w:rsidR="009144F3" w:rsidRPr="006C0404">
        <w:rPr>
          <w:rFonts w:ascii="Times New Roman" w:hAnsi="Times New Roman" w:cs="Times New Roman"/>
          <w:sz w:val="24"/>
          <w:szCs w:val="24"/>
        </w:rPr>
        <w:t xml:space="preserve"> &gt; 10</w:t>
      </w:r>
      <w:r w:rsidR="009144F3" w:rsidRPr="006C0404">
        <w:rPr>
          <w:rFonts w:ascii="Times New Roman" w:hAnsi="Times New Roman" w:cs="Times New Roman"/>
          <w:sz w:val="24"/>
          <w:szCs w:val="24"/>
          <w:vertAlign w:val="superscript"/>
        </w:rPr>
        <w:t>5</w:t>
      </w:r>
      <w:r w:rsidR="009144F3">
        <w:rPr>
          <w:rFonts w:ascii="Times New Roman" w:hAnsi="Times New Roman" w:cs="Times New Roman"/>
          <w:sz w:val="24"/>
          <w:szCs w:val="24"/>
        </w:rPr>
        <w:t>.</w:t>
      </w:r>
      <w:r w:rsidR="009144F3" w:rsidRPr="006C0404">
        <w:rPr>
          <w:rFonts w:ascii="Times New Roman" w:hAnsi="Times New Roman" w:cs="Times New Roman"/>
          <w:sz w:val="24"/>
          <w:szCs w:val="24"/>
        </w:rPr>
        <w:t xml:space="preserve"> </w:t>
      </w:r>
      <w:r w:rsidR="009144F3">
        <w:rPr>
          <w:rFonts w:ascii="Times New Roman" w:hAnsi="Times New Roman" w:cs="Times New Roman"/>
          <w:sz w:val="24"/>
          <w:szCs w:val="24"/>
        </w:rPr>
        <w:t>This was also the case for implicit attitudes which also varied as a function of exposure to positive (</w:t>
      </w:r>
      <w:r w:rsidR="009144F3" w:rsidRPr="00A138BA">
        <w:rPr>
          <w:rFonts w:ascii="Times New Roman" w:hAnsi="Times New Roman" w:cs="Times New Roman"/>
          <w:i/>
          <w:iCs/>
          <w:sz w:val="24"/>
          <w:szCs w:val="24"/>
        </w:rPr>
        <w:t>M</w:t>
      </w:r>
      <w:r w:rsidR="009144F3">
        <w:rPr>
          <w:rFonts w:ascii="Times New Roman" w:hAnsi="Times New Roman" w:cs="Times New Roman"/>
          <w:sz w:val="24"/>
          <w:szCs w:val="24"/>
        </w:rPr>
        <w:t xml:space="preserve"> = 0.40, </w:t>
      </w:r>
      <w:r w:rsidR="009144F3" w:rsidRPr="006F0CE7">
        <w:rPr>
          <w:rFonts w:ascii="Times New Roman" w:hAnsi="Times New Roman" w:cs="Times New Roman"/>
          <w:i/>
          <w:iCs/>
          <w:sz w:val="24"/>
          <w:szCs w:val="24"/>
        </w:rPr>
        <w:t>SD</w:t>
      </w:r>
      <w:r w:rsidR="009144F3">
        <w:rPr>
          <w:rFonts w:ascii="Times New Roman" w:hAnsi="Times New Roman" w:cs="Times New Roman"/>
          <w:sz w:val="24"/>
          <w:szCs w:val="24"/>
        </w:rPr>
        <w:t xml:space="preserve"> = 0.29) vs. negative content (</w:t>
      </w:r>
      <w:r w:rsidR="009144F3" w:rsidRPr="00A138BA">
        <w:rPr>
          <w:rFonts w:ascii="Times New Roman" w:hAnsi="Times New Roman" w:cs="Times New Roman"/>
          <w:i/>
          <w:iCs/>
          <w:sz w:val="24"/>
          <w:szCs w:val="24"/>
        </w:rPr>
        <w:t>M</w:t>
      </w:r>
      <w:r w:rsidR="009144F3">
        <w:rPr>
          <w:rFonts w:ascii="Times New Roman" w:hAnsi="Times New Roman" w:cs="Times New Roman"/>
          <w:sz w:val="24"/>
          <w:szCs w:val="24"/>
        </w:rPr>
        <w:t xml:space="preserve"> = 0.03, </w:t>
      </w:r>
      <w:r w:rsidR="009144F3" w:rsidRPr="006F0CE7">
        <w:rPr>
          <w:rFonts w:ascii="Times New Roman" w:hAnsi="Times New Roman" w:cs="Times New Roman"/>
          <w:i/>
          <w:iCs/>
          <w:sz w:val="24"/>
          <w:szCs w:val="24"/>
        </w:rPr>
        <w:t>SD</w:t>
      </w:r>
      <w:r w:rsidR="009144F3">
        <w:rPr>
          <w:rFonts w:ascii="Times New Roman" w:hAnsi="Times New Roman" w:cs="Times New Roman"/>
          <w:sz w:val="24"/>
          <w:szCs w:val="24"/>
        </w:rPr>
        <w:t xml:space="preserve"> = 0.31)</w:t>
      </w:r>
      <w:r w:rsidR="009144F3" w:rsidRPr="006C0404">
        <w:rPr>
          <w:rFonts w:ascii="Times New Roman" w:hAnsi="Times New Roman" w:cs="Times New Roman"/>
          <w:sz w:val="24"/>
          <w:szCs w:val="24"/>
        </w:rPr>
        <w:t>,</w:t>
      </w:r>
      <w:r w:rsidR="009144F3">
        <w:rPr>
          <w:rFonts w:ascii="Times New Roman" w:hAnsi="Times New Roman" w:cs="Times New Roman"/>
          <w:sz w:val="24"/>
          <w:szCs w:val="24"/>
        </w:rPr>
        <w:t xml:space="preserve"> </w:t>
      </w:r>
      <w:r w:rsidR="009144F3" w:rsidRPr="006C0404">
        <w:rPr>
          <w:rFonts w:ascii="Times New Roman" w:hAnsi="Times New Roman" w:cs="Times New Roman"/>
          <w:i/>
          <w:sz w:val="24"/>
          <w:szCs w:val="24"/>
        </w:rPr>
        <w:t>t</w:t>
      </w:r>
      <w:r w:rsidR="009144F3" w:rsidRPr="006C0404">
        <w:rPr>
          <w:rFonts w:ascii="Times New Roman" w:hAnsi="Times New Roman" w:cs="Times New Roman"/>
          <w:sz w:val="24"/>
          <w:szCs w:val="24"/>
        </w:rPr>
        <w:t xml:space="preserve">(212.04) = 9.34, </w:t>
      </w:r>
      <w:r w:rsidR="009144F3" w:rsidRPr="006C0404">
        <w:rPr>
          <w:rFonts w:ascii="Times New Roman" w:hAnsi="Times New Roman" w:cs="Times New Roman"/>
          <w:i/>
          <w:sz w:val="24"/>
          <w:szCs w:val="24"/>
        </w:rPr>
        <w:t>p</w:t>
      </w:r>
      <w:r w:rsidR="009144F3" w:rsidRPr="006C0404">
        <w:rPr>
          <w:rFonts w:ascii="Times New Roman" w:hAnsi="Times New Roman" w:cs="Times New Roman"/>
          <w:sz w:val="24"/>
          <w:szCs w:val="24"/>
        </w:rPr>
        <w:t xml:space="preserve"> &lt; .001, </w:t>
      </w:r>
      <w:r w:rsidR="009144F3" w:rsidRPr="006C0404">
        <w:rPr>
          <w:rFonts w:ascii="Times New Roman" w:hAnsi="Times New Roman" w:cs="Times New Roman"/>
          <w:i/>
          <w:sz w:val="24"/>
          <w:szCs w:val="24"/>
        </w:rPr>
        <w:t>d</w:t>
      </w:r>
      <w:r w:rsidR="009144F3" w:rsidRPr="006C0404">
        <w:rPr>
          <w:rFonts w:ascii="Times New Roman" w:hAnsi="Times New Roman" w:cs="Times New Roman"/>
          <w:sz w:val="24"/>
          <w:szCs w:val="24"/>
        </w:rPr>
        <w:t xml:space="preserve"> = 1.26, 95% CI [0.97; 1.55], BF</w:t>
      </w:r>
      <w:r w:rsidR="009144F3" w:rsidRPr="006C0404">
        <w:rPr>
          <w:rFonts w:ascii="Times New Roman" w:hAnsi="Times New Roman" w:cs="Times New Roman"/>
          <w:sz w:val="24"/>
          <w:szCs w:val="24"/>
          <w:vertAlign w:val="subscript"/>
        </w:rPr>
        <w:t>10</w:t>
      </w:r>
      <w:r w:rsidR="009144F3" w:rsidRPr="006C0404">
        <w:rPr>
          <w:rFonts w:ascii="Times New Roman" w:hAnsi="Times New Roman" w:cs="Times New Roman"/>
          <w:sz w:val="24"/>
          <w:szCs w:val="24"/>
        </w:rPr>
        <w:t xml:space="preserve"> &gt; 10</w:t>
      </w:r>
      <w:r w:rsidR="009144F3" w:rsidRPr="006C0404">
        <w:rPr>
          <w:rFonts w:ascii="Times New Roman" w:hAnsi="Times New Roman" w:cs="Times New Roman"/>
          <w:sz w:val="24"/>
          <w:szCs w:val="24"/>
          <w:vertAlign w:val="superscript"/>
        </w:rPr>
        <w:t>5</w:t>
      </w:r>
      <w:r w:rsidR="009144F3" w:rsidRPr="006C0404">
        <w:rPr>
          <w:rFonts w:ascii="Times New Roman" w:hAnsi="Times New Roman" w:cs="Times New Roman"/>
          <w:sz w:val="24"/>
          <w:szCs w:val="24"/>
        </w:rPr>
        <w:t xml:space="preserve">. </w:t>
      </w:r>
    </w:p>
    <w:p w14:paraId="31774467" w14:textId="06BE8444" w:rsidR="009144F3" w:rsidRPr="006C0404" w:rsidRDefault="009144F3" w:rsidP="009144F3">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Deepfakes </w:t>
      </w:r>
      <w:r w:rsidR="00C56E42">
        <w:rPr>
          <w:rFonts w:ascii="Times New Roman" w:hAnsi="Times New Roman" w:cs="Times New Roman"/>
          <w:sz w:val="24"/>
          <w:szCs w:val="24"/>
        </w:rPr>
        <w:t xml:space="preserve">fabricated from scratch </w:t>
      </w:r>
      <w:r>
        <w:rPr>
          <w:rFonts w:ascii="Times New Roman" w:hAnsi="Times New Roman" w:cs="Times New Roman"/>
          <w:sz w:val="24"/>
          <w:szCs w:val="24"/>
        </w:rPr>
        <w:t>were highly effective in manipulating</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how the </w:t>
      </w:r>
      <w:r w:rsidRPr="006C0404">
        <w:rPr>
          <w:rFonts w:ascii="Times New Roman" w:hAnsi="Times New Roman" w:cs="Times New Roman"/>
          <w:sz w:val="24"/>
          <w:szCs w:val="24"/>
        </w:rPr>
        <w:t xml:space="preserve">target </w:t>
      </w:r>
      <w:r>
        <w:rPr>
          <w:rFonts w:ascii="Times New Roman" w:hAnsi="Times New Roman" w:cs="Times New Roman"/>
          <w:sz w:val="24"/>
          <w:szCs w:val="24"/>
        </w:rPr>
        <w:t xml:space="preserve">was perceived, </w:t>
      </w:r>
      <w:r>
        <w:rPr>
          <w:rFonts w:ascii="Times New Roman" w:eastAsia="Calibri" w:hAnsi="Times New Roman" w:cs="Times New Roman"/>
          <w:sz w:val="24"/>
          <w:szCs w:val="24"/>
        </w:rPr>
        <w:t xml:space="preserve">both in terms of people’s </w:t>
      </w:r>
      <w:r>
        <w:rPr>
          <w:rFonts w:ascii="Times New Roman" w:hAnsi="Times New Roman" w:cs="Times New Roman"/>
          <w:sz w:val="24"/>
          <w:szCs w:val="24"/>
        </w:rPr>
        <w:t>explicit attitudes (</w:t>
      </w:r>
      <w:r w:rsidRPr="00613A8D">
        <w:rPr>
          <w:rFonts w:ascii="Times New Roman" w:eastAsia="Calibri" w:hAnsi="Times New Roman" w:cs="Times New Roman"/>
          <w:i/>
          <w:sz w:val="24"/>
          <w:szCs w:val="24"/>
        </w:rPr>
        <w:t>M</w:t>
      </w:r>
      <w:r w:rsidRPr="00613A8D">
        <w:rPr>
          <w:rFonts w:ascii="Times New Roman" w:eastAsia="Calibri" w:hAnsi="Times New Roman" w:cs="Times New Roman"/>
          <w:sz w:val="24"/>
          <w:szCs w:val="24"/>
        </w:rPr>
        <w:t xml:space="preserve"> = 1.41, </w:t>
      </w:r>
      <w:r w:rsidRPr="00613A8D">
        <w:rPr>
          <w:rFonts w:ascii="Times New Roman" w:eastAsia="Calibri" w:hAnsi="Times New Roman" w:cs="Times New Roman"/>
          <w:i/>
          <w:sz w:val="24"/>
          <w:szCs w:val="24"/>
        </w:rPr>
        <w:t>SD</w:t>
      </w:r>
      <w:r w:rsidRPr="00613A8D">
        <w:rPr>
          <w:rFonts w:ascii="Times New Roman" w:eastAsia="Calibri" w:hAnsi="Times New Roman" w:cs="Times New Roman"/>
          <w:sz w:val="24"/>
          <w:szCs w:val="24"/>
        </w:rPr>
        <w:t xml:space="preserve"> = 1.31, </w:t>
      </w:r>
      <w:r w:rsidRPr="00613A8D">
        <w:rPr>
          <w:rFonts w:ascii="Times New Roman" w:eastAsia="Calibri" w:hAnsi="Times New Roman" w:cs="Times New Roman"/>
          <w:i/>
          <w:sz w:val="24"/>
          <w:szCs w:val="24"/>
        </w:rPr>
        <w:t>t</w:t>
      </w:r>
      <w:r w:rsidRPr="00613A8D">
        <w:rPr>
          <w:rFonts w:ascii="Times New Roman" w:eastAsia="Calibri" w:hAnsi="Times New Roman" w:cs="Times New Roman"/>
          <w:sz w:val="24"/>
          <w:szCs w:val="24"/>
        </w:rPr>
        <w:t xml:space="preserve">(108) = 11.22,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.001, </w:t>
      </w:r>
      <w:r w:rsidRPr="00613A8D">
        <w:rPr>
          <w:rFonts w:ascii="Times New Roman" w:eastAsia="Calibri" w:hAnsi="Times New Roman" w:cs="Times New Roman"/>
          <w:i/>
          <w:sz w:val="24"/>
          <w:szCs w:val="24"/>
        </w:rPr>
        <w:t>d</w:t>
      </w:r>
      <w:r w:rsidRPr="00613A8D">
        <w:rPr>
          <w:rFonts w:ascii="Times New Roman" w:eastAsia="Calibri" w:hAnsi="Times New Roman" w:cs="Times New Roman"/>
          <w:sz w:val="24"/>
          <w:szCs w:val="24"/>
        </w:rPr>
        <w:t xml:space="preserve"> = 1.08, 95% CI [0.84; 1.31], BF</w:t>
      </w:r>
      <w:r w:rsidRPr="00613A8D">
        <w:rPr>
          <w:rFonts w:ascii="Times New Roman" w:eastAsia="Calibri" w:hAnsi="Times New Roman" w:cs="Times New Roman"/>
          <w:sz w:val="24"/>
          <w:szCs w:val="24"/>
          <w:vertAlign w:val="subscript"/>
        </w:rPr>
        <w:t>10</w:t>
      </w:r>
      <w:r w:rsidRPr="00613A8D">
        <w:rPr>
          <w:rFonts w:ascii="Times New Roman" w:eastAsia="Calibri" w:hAnsi="Times New Roman" w:cs="Times New Roman"/>
          <w:sz w:val="24"/>
          <w:szCs w:val="24"/>
        </w:rPr>
        <w:t xml:space="preserve"> &gt; 10</w:t>
      </w:r>
      <w:r w:rsidRPr="00613A8D">
        <w:rPr>
          <w:rFonts w:ascii="Times New Roman" w:eastAsia="Calibri" w:hAnsi="Times New Roman" w:cs="Times New Roman"/>
          <w:sz w:val="24"/>
          <w:szCs w:val="24"/>
          <w:vertAlign w:val="superscript"/>
        </w:rPr>
        <w:t>5</w:t>
      </w:r>
      <w:r>
        <w:rPr>
          <w:rFonts w:ascii="Times New Roman" w:eastAsia="Calibri" w:hAnsi="Times New Roman" w:cs="Times New Roman"/>
          <w:sz w:val="24"/>
          <w:szCs w:val="24"/>
        </w:rPr>
        <w:t>) and implicit attitudes (</w:t>
      </w:r>
      <w:r w:rsidRPr="00613A8D">
        <w:rPr>
          <w:rFonts w:ascii="Times New Roman" w:eastAsia="Calibri" w:hAnsi="Times New Roman" w:cs="Times New Roman"/>
          <w:i/>
          <w:sz w:val="24"/>
          <w:szCs w:val="24"/>
        </w:rPr>
        <w:t>M</w:t>
      </w:r>
      <w:r w:rsidRPr="00613A8D">
        <w:rPr>
          <w:rFonts w:ascii="Times New Roman" w:eastAsia="Calibri" w:hAnsi="Times New Roman" w:cs="Times New Roman"/>
          <w:sz w:val="24"/>
          <w:szCs w:val="24"/>
        </w:rPr>
        <w:t xml:space="preserve"> = 0.23, </w:t>
      </w:r>
      <w:r w:rsidRPr="00613A8D">
        <w:rPr>
          <w:rFonts w:ascii="Times New Roman" w:eastAsia="Calibri" w:hAnsi="Times New Roman" w:cs="Times New Roman"/>
          <w:i/>
          <w:sz w:val="24"/>
          <w:szCs w:val="24"/>
        </w:rPr>
        <w:t>SD</w:t>
      </w:r>
      <w:r>
        <w:rPr>
          <w:rFonts w:ascii="Times New Roman" w:eastAsia="Calibri" w:hAnsi="Times New Roman" w:cs="Times New Roman"/>
          <w:sz w:val="24"/>
          <w:szCs w:val="24"/>
        </w:rPr>
        <w:t xml:space="preserve"> = 0.34, </w:t>
      </w:r>
      <w:r w:rsidRPr="007310A8">
        <w:rPr>
          <w:rFonts w:ascii="Times New Roman" w:hAnsi="Times New Roman" w:cs="Times New Roman"/>
          <w:i/>
          <w:sz w:val="24"/>
          <w:szCs w:val="24"/>
        </w:rPr>
        <w:t>t</w:t>
      </w:r>
      <w:r w:rsidRPr="007310A8">
        <w:rPr>
          <w:rFonts w:ascii="Times New Roman" w:hAnsi="Times New Roman" w:cs="Times New Roman"/>
          <w:sz w:val="24"/>
          <w:szCs w:val="24"/>
        </w:rPr>
        <w:t xml:space="preserve">(108) = 6.84, </w:t>
      </w:r>
      <w:r w:rsidRPr="007310A8">
        <w:rPr>
          <w:rFonts w:ascii="Times New Roman" w:hAnsi="Times New Roman" w:cs="Times New Roman"/>
          <w:i/>
          <w:sz w:val="24"/>
          <w:szCs w:val="24"/>
        </w:rPr>
        <w:t>p</w:t>
      </w:r>
      <w:r>
        <w:rPr>
          <w:rFonts w:ascii="Times New Roman" w:hAnsi="Times New Roman" w:cs="Times New Roman"/>
          <w:sz w:val="24"/>
          <w:szCs w:val="24"/>
        </w:rPr>
        <w:t xml:space="preserve"> &lt; .00</w:t>
      </w:r>
      <w:r w:rsidRPr="007310A8">
        <w:rPr>
          <w:rFonts w:ascii="Times New Roman" w:hAnsi="Times New Roman" w:cs="Times New Roman"/>
          <w:sz w:val="24"/>
          <w:szCs w:val="24"/>
        </w:rPr>
        <w:t xml:space="preserve">1, </w:t>
      </w:r>
      <w:r w:rsidRPr="007310A8">
        <w:rPr>
          <w:rFonts w:ascii="Times New Roman" w:hAnsi="Times New Roman" w:cs="Times New Roman"/>
          <w:i/>
          <w:sz w:val="24"/>
          <w:szCs w:val="24"/>
        </w:rPr>
        <w:t>d</w:t>
      </w:r>
      <w:r w:rsidRPr="007310A8">
        <w:rPr>
          <w:rFonts w:ascii="Times New Roman" w:hAnsi="Times New Roman" w:cs="Times New Roman"/>
          <w:sz w:val="24"/>
          <w:szCs w:val="24"/>
        </w:rPr>
        <w:t xml:space="preserve"> = 0.65, 95% CI [0.47, 0.84], BF</w:t>
      </w:r>
      <w:r w:rsidRPr="007310A8">
        <w:rPr>
          <w:rFonts w:ascii="Times New Roman" w:hAnsi="Times New Roman" w:cs="Times New Roman"/>
          <w:sz w:val="24"/>
          <w:szCs w:val="24"/>
          <w:vertAlign w:val="superscript"/>
        </w:rPr>
        <w:t>10</w:t>
      </w:r>
      <w:r w:rsidRPr="007310A8">
        <w:rPr>
          <w:rFonts w:ascii="Times New Roman" w:hAnsi="Times New Roman" w:cs="Times New Roman"/>
          <w:sz w:val="24"/>
          <w:szCs w:val="24"/>
        </w:rPr>
        <w:t xml:space="preserve"> </w:t>
      </w:r>
      <w:r>
        <w:rPr>
          <w:rFonts w:ascii="Times New Roman" w:hAnsi="Times New Roman" w:cs="Times New Roman"/>
          <w:sz w:val="24"/>
          <w:szCs w:val="24"/>
        </w:rPr>
        <w:t>&gt; 10</w:t>
      </w:r>
      <w:r w:rsidRPr="007310A8">
        <w:rPr>
          <w:rFonts w:ascii="Times New Roman" w:hAnsi="Times New Roman" w:cs="Times New Roman"/>
          <w:sz w:val="24"/>
          <w:szCs w:val="24"/>
          <w:vertAlign w:val="superscript"/>
        </w:rPr>
        <w:t>4</w:t>
      </w:r>
      <w:r>
        <w:rPr>
          <w:rFonts w:ascii="Times New Roman" w:hAnsi="Times New Roman" w:cs="Times New Roman"/>
          <w:sz w:val="24"/>
          <w:szCs w:val="24"/>
        </w:rPr>
        <w:t>)</w:t>
      </w:r>
      <w:r w:rsidR="00793C3D">
        <w:rPr>
          <w:rFonts w:ascii="Times New Roman" w:hAnsi="Times New Roman" w:cs="Times New Roman"/>
          <w:sz w:val="24"/>
          <w:szCs w:val="24"/>
        </w:rPr>
        <w:t>.</w:t>
      </w:r>
      <w:r>
        <w:rPr>
          <w:rFonts w:ascii="Times New Roman" w:hAnsi="Times New Roman" w:cs="Times New Roman"/>
          <w:sz w:val="24"/>
          <w:szCs w:val="24"/>
        </w:rPr>
        <w:t xml:space="preserve"> </w:t>
      </w:r>
      <w:r w:rsidR="008369DF">
        <w:rPr>
          <w:rFonts w:ascii="Times New Roman" w:hAnsi="Times New Roman" w:cs="Times New Roman"/>
          <w:sz w:val="24"/>
          <w:szCs w:val="24"/>
        </w:rPr>
        <w:t xml:space="preserve">Deepfakes </w:t>
      </w:r>
      <w:r w:rsidR="00793C3D">
        <w:rPr>
          <w:rFonts w:ascii="Times New Roman" w:hAnsi="Times New Roman" w:cs="Times New Roman"/>
          <w:sz w:val="24"/>
          <w:szCs w:val="24"/>
        </w:rPr>
        <w:t xml:space="preserve">also </w:t>
      </w:r>
      <w:r>
        <w:rPr>
          <w:rFonts w:ascii="Times New Roman" w:hAnsi="Times New Roman" w:cs="Times New Roman"/>
          <w:sz w:val="24"/>
          <w:szCs w:val="24"/>
        </w:rPr>
        <w:t>led to similar strength attitudes as authentic content</w:t>
      </w:r>
      <w:r w:rsidRPr="006C0404">
        <w:rPr>
          <w:rFonts w:ascii="Times New Roman" w:hAnsi="Times New Roman" w:cs="Times New Roman"/>
          <w:sz w:val="24"/>
          <w:szCs w:val="24"/>
        </w:rPr>
        <w:t xml:space="preserve">, both at the explicit, </w:t>
      </w:r>
      <w:r w:rsidRPr="006C0404">
        <w:rPr>
          <w:rFonts w:ascii="Times New Roman" w:hAnsi="Times New Roman" w:cs="Times New Roman"/>
          <w:i/>
          <w:sz w:val="24"/>
          <w:szCs w:val="24"/>
        </w:rPr>
        <w:t>t</w:t>
      </w:r>
      <w:r w:rsidRPr="006C0404">
        <w:rPr>
          <w:rFonts w:ascii="Times New Roman" w:hAnsi="Times New Roman" w:cs="Times New Roman"/>
          <w:sz w:val="24"/>
          <w:szCs w:val="24"/>
        </w:rPr>
        <w:t xml:space="preserve">(218.79) = -1.01, </w:t>
      </w:r>
      <w:r w:rsidRPr="006C0404">
        <w:rPr>
          <w:rFonts w:ascii="Times New Roman" w:hAnsi="Times New Roman" w:cs="Times New Roman"/>
          <w:i/>
          <w:sz w:val="24"/>
          <w:szCs w:val="24"/>
        </w:rPr>
        <w:t>p</w:t>
      </w:r>
      <w:r w:rsidRPr="006C0404">
        <w:rPr>
          <w:rFonts w:ascii="Times New Roman" w:hAnsi="Times New Roman" w:cs="Times New Roman"/>
          <w:sz w:val="24"/>
          <w:szCs w:val="24"/>
        </w:rPr>
        <w:t xml:space="preserve"> = .32, </w:t>
      </w:r>
      <w:r w:rsidRPr="006C0404">
        <w:rPr>
          <w:rFonts w:ascii="Times New Roman" w:hAnsi="Times New Roman" w:cs="Times New Roman"/>
          <w:i/>
          <w:sz w:val="24"/>
          <w:szCs w:val="24"/>
        </w:rPr>
        <w:t>d</w:t>
      </w:r>
      <w:r w:rsidRPr="006C0404">
        <w:rPr>
          <w:rFonts w:ascii="Times New Roman" w:hAnsi="Times New Roman" w:cs="Times New Roman"/>
          <w:sz w:val="24"/>
          <w:szCs w:val="24"/>
        </w:rPr>
        <w:t xml:space="preserve"> = -0.14, 95% CI [-0.39; 0.13], BF</w:t>
      </w:r>
      <w:r w:rsidRPr="006C0404">
        <w:rPr>
          <w:rFonts w:ascii="Times New Roman" w:hAnsi="Times New Roman" w:cs="Times New Roman"/>
          <w:sz w:val="24"/>
          <w:szCs w:val="24"/>
          <w:vertAlign w:val="subscript"/>
        </w:rPr>
        <w:t>10</w:t>
      </w:r>
      <w:r w:rsidRPr="006C0404">
        <w:rPr>
          <w:rFonts w:ascii="Times New Roman" w:hAnsi="Times New Roman" w:cs="Times New Roman"/>
          <w:sz w:val="24"/>
          <w:szCs w:val="24"/>
        </w:rPr>
        <w:t xml:space="preserve"> = 0.24, and implicit levels, </w:t>
      </w:r>
      <w:r w:rsidRPr="006C0404">
        <w:rPr>
          <w:rFonts w:ascii="Times New Roman" w:hAnsi="Times New Roman" w:cs="Times New Roman"/>
          <w:i/>
          <w:sz w:val="24"/>
          <w:szCs w:val="24"/>
        </w:rPr>
        <w:t>t</w:t>
      </w:r>
      <w:r w:rsidRPr="006C0404">
        <w:rPr>
          <w:rFonts w:ascii="Times New Roman" w:hAnsi="Times New Roman" w:cs="Times New Roman"/>
          <w:sz w:val="24"/>
          <w:szCs w:val="24"/>
        </w:rPr>
        <w:t xml:space="preserve">(216.69) = 0.95, </w:t>
      </w:r>
      <w:r w:rsidRPr="006C0404">
        <w:rPr>
          <w:rFonts w:ascii="Times New Roman" w:hAnsi="Times New Roman" w:cs="Times New Roman"/>
          <w:i/>
          <w:sz w:val="24"/>
          <w:szCs w:val="24"/>
        </w:rPr>
        <w:t>p</w:t>
      </w:r>
      <w:r w:rsidRPr="006C0404">
        <w:rPr>
          <w:rFonts w:ascii="Times New Roman" w:hAnsi="Times New Roman" w:cs="Times New Roman"/>
          <w:sz w:val="24"/>
          <w:szCs w:val="24"/>
        </w:rPr>
        <w:t xml:space="preserve"> = .35, </w:t>
      </w:r>
      <w:r w:rsidRPr="006C0404">
        <w:rPr>
          <w:rFonts w:ascii="Times New Roman" w:hAnsi="Times New Roman" w:cs="Times New Roman"/>
          <w:i/>
          <w:sz w:val="24"/>
          <w:szCs w:val="24"/>
        </w:rPr>
        <w:t>d</w:t>
      </w:r>
      <w:r w:rsidRPr="006C0404">
        <w:rPr>
          <w:rFonts w:ascii="Times New Roman" w:hAnsi="Times New Roman" w:cs="Times New Roman"/>
          <w:sz w:val="24"/>
          <w:szCs w:val="24"/>
        </w:rPr>
        <w:t xml:space="preserve"> = 0.13, 95% CI [-0.14; 0.39], BF</w:t>
      </w:r>
      <w:r w:rsidRPr="006C0404">
        <w:rPr>
          <w:rFonts w:ascii="Times New Roman" w:hAnsi="Times New Roman" w:cs="Times New Roman"/>
          <w:sz w:val="24"/>
          <w:szCs w:val="24"/>
          <w:vertAlign w:val="subscript"/>
        </w:rPr>
        <w:t>10</w:t>
      </w:r>
      <w:r w:rsidRPr="006C0404">
        <w:rPr>
          <w:rFonts w:ascii="Times New Roman" w:hAnsi="Times New Roman" w:cs="Times New Roman"/>
          <w:sz w:val="24"/>
          <w:szCs w:val="24"/>
        </w:rPr>
        <w:t xml:space="preserve"> = 0.22</w:t>
      </w:r>
      <w:r>
        <w:rPr>
          <w:rFonts w:ascii="Times New Roman" w:hAnsi="Times New Roman" w:cs="Times New Roman"/>
          <w:sz w:val="24"/>
          <w:szCs w:val="24"/>
        </w:rPr>
        <w:t xml:space="preserve">  (i.e., attitudes did not differ as a function of </w:t>
      </w:r>
      <w:r w:rsidR="00793C3D" w:rsidRPr="00793C3D">
        <w:rPr>
          <w:rFonts w:ascii="Times New Roman" w:hAnsi="Times New Roman" w:cs="Times New Roman"/>
          <w:i/>
          <w:iCs/>
          <w:sz w:val="24"/>
          <w:szCs w:val="24"/>
        </w:rPr>
        <w:t>Content</w:t>
      </w:r>
      <w:r>
        <w:rPr>
          <w:rFonts w:ascii="Times New Roman" w:hAnsi="Times New Roman" w:cs="Times New Roman"/>
          <w:sz w:val="24"/>
          <w:szCs w:val="24"/>
        </w:rPr>
        <w:t xml:space="preserve"> </w:t>
      </w:r>
      <w:r w:rsidRPr="00811822">
        <w:rPr>
          <w:rFonts w:ascii="Times New Roman" w:hAnsi="Times New Roman" w:cs="Times New Roman"/>
          <w:i/>
          <w:iCs/>
          <w:sz w:val="24"/>
          <w:szCs w:val="24"/>
        </w:rPr>
        <w:lastRenderedPageBreak/>
        <w:t>Type</w:t>
      </w:r>
      <w:r>
        <w:rPr>
          <w:rFonts w:ascii="Times New Roman" w:hAnsi="Times New Roman" w:cs="Times New Roman"/>
          <w:sz w:val="24"/>
          <w:szCs w:val="24"/>
        </w:rPr>
        <w:t>)</w:t>
      </w:r>
      <w:r w:rsidRPr="006C0404">
        <w:rPr>
          <w:rFonts w:ascii="Times New Roman" w:hAnsi="Times New Roman" w:cs="Times New Roman"/>
          <w:sz w:val="24"/>
          <w:szCs w:val="24"/>
        </w:rPr>
        <w:t xml:space="preserve">. </w:t>
      </w:r>
      <w:r w:rsidR="007E3A99">
        <w:rPr>
          <w:rFonts w:ascii="Times New Roman" w:hAnsi="Times New Roman" w:cs="Times New Roman"/>
          <w:sz w:val="24"/>
          <w:szCs w:val="24"/>
        </w:rPr>
        <w:t xml:space="preserve">Experiment 2 therefore </w:t>
      </w:r>
      <w:r w:rsidRPr="006C0404">
        <w:rPr>
          <w:rFonts w:ascii="Times New Roman" w:hAnsi="Times New Roman" w:cs="Times New Roman"/>
          <w:sz w:val="24"/>
          <w:szCs w:val="24"/>
        </w:rPr>
        <w:t xml:space="preserve">replicated our </w:t>
      </w:r>
      <w:r w:rsidR="007E3A99">
        <w:rPr>
          <w:rFonts w:ascii="Times New Roman" w:hAnsi="Times New Roman" w:cs="Times New Roman"/>
          <w:sz w:val="24"/>
          <w:szCs w:val="24"/>
        </w:rPr>
        <w:t xml:space="preserve">initial </w:t>
      </w:r>
      <w:r w:rsidRPr="006C0404">
        <w:rPr>
          <w:rFonts w:ascii="Times New Roman" w:hAnsi="Times New Roman" w:cs="Times New Roman"/>
          <w:sz w:val="24"/>
          <w:szCs w:val="24"/>
        </w:rPr>
        <w:t xml:space="preserve">findings and </w:t>
      </w:r>
      <w:r w:rsidR="00C56E42">
        <w:rPr>
          <w:rFonts w:ascii="Times New Roman" w:hAnsi="Times New Roman" w:cs="Times New Roman"/>
          <w:sz w:val="24"/>
          <w:szCs w:val="24"/>
        </w:rPr>
        <w:t xml:space="preserve">demonstrated that they </w:t>
      </w:r>
      <w:r w:rsidR="008369DF">
        <w:rPr>
          <w:rFonts w:ascii="Times New Roman" w:hAnsi="Times New Roman" w:cs="Times New Roman"/>
          <w:sz w:val="24"/>
          <w:szCs w:val="24"/>
        </w:rPr>
        <w:t xml:space="preserve">hold for </w:t>
      </w:r>
      <w:r>
        <w:rPr>
          <w:rFonts w:ascii="Times New Roman" w:hAnsi="Times New Roman" w:cs="Times New Roman"/>
          <w:sz w:val="24"/>
          <w:szCs w:val="24"/>
        </w:rPr>
        <w:t xml:space="preserve">different </w:t>
      </w:r>
      <w:r w:rsidRPr="006C0404">
        <w:rPr>
          <w:rFonts w:ascii="Times New Roman" w:hAnsi="Times New Roman" w:cs="Times New Roman"/>
          <w:sz w:val="24"/>
          <w:szCs w:val="24"/>
        </w:rPr>
        <w:t>Deepfake</w:t>
      </w:r>
      <w:r w:rsidR="007E3A99">
        <w:rPr>
          <w:rFonts w:ascii="Times New Roman" w:hAnsi="Times New Roman" w:cs="Times New Roman"/>
          <w:sz w:val="24"/>
          <w:szCs w:val="24"/>
        </w:rPr>
        <w:t xml:space="preserve"> </w:t>
      </w:r>
      <w:r w:rsidR="008369DF">
        <w:rPr>
          <w:rFonts w:ascii="Times New Roman" w:hAnsi="Times New Roman" w:cs="Times New Roman"/>
          <w:sz w:val="24"/>
          <w:szCs w:val="24"/>
        </w:rPr>
        <w:t>creation methods</w:t>
      </w:r>
      <w:r w:rsidRPr="006C0404">
        <w:rPr>
          <w:rFonts w:ascii="Times New Roman" w:hAnsi="Times New Roman" w:cs="Times New Roman"/>
          <w:sz w:val="24"/>
          <w:szCs w:val="24"/>
        </w:rPr>
        <w:t>.</w:t>
      </w:r>
    </w:p>
    <w:p w14:paraId="4C02BD3E" w14:textId="4DFDD0C6" w:rsidR="00151A13" w:rsidRPr="00151A13" w:rsidRDefault="004C7058" w:rsidP="006C0404">
      <w:pPr>
        <w:spacing w:line="480" w:lineRule="auto"/>
        <w:ind w:firstLine="0"/>
        <w:rPr>
          <w:rFonts w:ascii="Times New Roman" w:hAnsi="Times New Roman" w:cs="Times New Roman"/>
          <w:i/>
          <w:iCs/>
          <w:sz w:val="24"/>
          <w:szCs w:val="24"/>
        </w:rPr>
      </w:pPr>
      <w:r w:rsidRPr="00151A13">
        <w:rPr>
          <w:rFonts w:ascii="Times New Roman" w:hAnsi="Times New Roman" w:cs="Times New Roman"/>
          <w:b/>
          <w:i/>
          <w:iCs/>
          <w:sz w:val="24"/>
          <w:szCs w:val="24"/>
        </w:rPr>
        <w:t>Deepfaked A</w:t>
      </w:r>
      <w:r w:rsidR="003E4AB7" w:rsidRPr="00151A13">
        <w:rPr>
          <w:rFonts w:ascii="Times New Roman" w:hAnsi="Times New Roman" w:cs="Times New Roman"/>
          <w:b/>
          <w:i/>
          <w:iCs/>
          <w:sz w:val="24"/>
          <w:szCs w:val="24"/>
        </w:rPr>
        <w:t xml:space="preserve">udio is </w:t>
      </w:r>
      <w:r w:rsidRPr="00151A13">
        <w:rPr>
          <w:rFonts w:ascii="Times New Roman" w:hAnsi="Times New Roman" w:cs="Times New Roman"/>
          <w:b/>
          <w:i/>
          <w:iCs/>
          <w:sz w:val="24"/>
          <w:szCs w:val="24"/>
        </w:rPr>
        <w:t>Highly Effective in Manipulating Public P</w:t>
      </w:r>
      <w:r w:rsidR="003E4AB7" w:rsidRPr="00151A13">
        <w:rPr>
          <w:rFonts w:ascii="Times New Roman" w:hAnsi="Times New Roman" w:cs="Times New Roman"/>
          <w:b/>
          <w:i/>
          <w:iCs/>
          <w:sz w:val="24"/>
          <w:szCs w:val="24"/>
        </w:rPr>
        <w:t>erceptions</w:t>
      </w:r>
      <w:r w:rsidR="00310227" w:rsidRPr="00151A13">
        <w:rPr>
          <w:rFonts w:ascii="Times New Roman" w:hAnsi="Times New Roman" w:cs="Times New Roman"/>
          <w:b/>
          <w:i/>
          <w:iCs/>
          <w:sz w:val="24"/>
          <w:szCs w:val="24"/>
        </w:rPr>
        <w:t xml:space="preserve"> of a Target </w:t>
      </w:r>
    </w:p>
    <w:p w14:paraId="77BD55C2" w14:textId="49FAEF37" w:rsidR="0054729C" w:rsidRPr="007152C7" w:rsidRDefault="00151A13" w:rsidP="007152C7">
      <w:pPr>
        <w:spacing w:line="480" w:lineRule="auto"/>
        <w:ind w:firstLine="680"/>
        <w:rPr>
          <w:rFonts w:ascii="Times New Roman" w:hAnsi="Times New Roman" w:cs="Times New Roman"/>
          <w:sz w:val="24"/>
          <w:szCs w:val="24"/>
        </w:rPr>
      </w:pPr>
      <w:r w:rsidRPr="00151A13">
        <w:rPr>
          <w:rFonts w:ascii="Times New Roman" w:hAnsi="Times New Roman" w:cs="Times New Roman"/>
          <w:b/>
          <w:sz w:val="24"/>
          <w:szCs w:val="24"/>
        </w:rPr>
        <w:t>Experiments 3 &amp; 4</w:t>
      </w:r>
      <w:r>
        <w:rPr>
          <w:rFonts w:ascii="Times New Roman" w:hAnsi="Times New Roman" w:cs="Times New Roman"/>
          <w:b/>
          <w:sz w:val="24"/>
          <w:szCs w:val="24"/>
        </w:rPr>
        <w:t xml:space="preserve">. </w:t>
      </w:r>
      <w:r w:rsidR="00080064">
        <w:rPr>
          <w:rFonts w:ascii="Times New Roman" w:hAnsi="Times New Roman" w:cs="Times New Roman"/>
          <w:sz w:val="24"/>
          <w:szCs w:val="24"/>
        </w:rPr>
        <w:t xml:space="preserve">A similar pattern of findings emerged for Deepfake audio as observed for Deepfake video. Explicit attitudes varied as a function of </w:t>
      </w:r>
      <w:r w:rsidR="00793C3D">
        <w:rPr>
          <w:rFonts w:ascii="Times New Roman" w:hAnsi="Times New Roman" w:cs="Times New Roman"/>
          <w:sz w:val="24"/>
          <w:szCs w:val="24"/>
        </w:rPr>
        <w:t>I</w:t>
      </w:r>
      <w:r w:rsidR="00080064">
        <w:rPr>
          <w:rFonts w:ascii="Times New Roman" w:hAnsi="Times New Roman" w:cs="Times New Roman"/>
          <w:sz w:val="24"/>
          <w:szCs w:val="24"/>
        </w:rPr>
        <w:t xml:space="preserve">nformational </w:t>
      </w:r>
      <w:r w:rsidR="00080064" w:rsidRPr="00080064">
        <w:rPr>
          <w:rFonts w:ascii="Times New Roman" w:hAnsi="Times New Roman" w:cs="Times New Roman"/>
          <w:i/>
          <w:iCs/>
          <w:sz w:val="24"/>
          <w:szCs w:val="24"/>
        </w:rPr>
        <w:t>Content</w:t>
      </w:r>
      <w:r w:rsidR="00080064">
        <w:rPr>
          <w:rFonts w:ascii="Times New Roman" w:hAnsi="Times New Roman" w:cs="Times New Roman"/>
          <w:sz w:val="24"/>
          <w:szCs w:val="24"/>
        </w:rPr>
        <w:t xml:space="preserve">, such that Chris was liked more after listening to the positive compared to negative audio clips, both in Experiment 3 </w:t>
      </w:r>
      <w:r w:rsidR="00464869">
        <w:rPr>
          <w:rFonts w:ascii="Times New Roman" w:hAnsi="Times New Roman" w:cs="Times New Roman"/>
          <w:sz w:val="24"/>
          <w:szCs w:val="24"/>
        </w:rPr>
        <w:t xml:space="preserve">(positive: </w:t>
      </w:r>
      <w:r w:rsidR="00464869" w:rsidRPr="00464869">
        <w:rPr>
          <w:rFonts w:ascii="Times New Roman" w:hAnsi="Times New Roman" w:cs="Times New Roman"/>
          <w:i/>
          <w:iCs/>
          <w:sz w:val="24"/>
          <w:szCs w:val="24"/>
        </w:rPr>
        <w:t>M</w:t>
      </w:r>
      <w:r w:rsidR="00464869">
        <w:rPr>
          <w:rFonts w:ascii="Times New Roman" w:hAnsi="Times New Roman" w:cs="Times New Roman"/>
          <w:sz w:val="24"/>
          <w:szCs w:val="24"/>
        </w:rPr>
        <w:t xml:space="preserve"> = 1.35, </w:t>
      </w:r>
      <w:r w:rsidR="00464869" w:rsidRPr="00464869">
        <w:rPr>
          <w:rFonts w:ascii="Times New Roman" w:hAnsi="Times New Roman" w:cs="Times New Roman"/>
          <w:i/>
          <w:iCs/>
          <w:sz w:val="24"/>
          <w:szCs w:val="24"/>
        </w:rPr>
        <w:t>SD</w:t>
      </w:r>
      <w:r w:rsidR="00464869">
        <w:rPr>
          <w:rFonts w:ascii="Times New Roman" w:hAnsi="Times New Roman" w:cs="Times New Roman"/>
          <w:sz w:val="24"/>
          <w:szCs w:val="24"/>
        </w:rPr>
        <w:t xml:space="preserve"> = 1.05 vs</w:t>
      </w:r>
      <w:r w:rsidR="005D2200">
        <w:rPr>
          <w:rFonts w:ascii="Times New Roman" w:hAnsi="Times New Roman" w:cs="Times New Roman"/>
          <w:sz w:val="24"/>
          <w:szCs w:val="24"/>
        </w:rPr>
        <w:t>.</w:t>
      </w:r>
      <w:r w:rsidR="00464869">
        <w:rPr>
          <w:rFonts w:ascii="Times New Roman" w:hAnsi="Times New Roman" w:cs="Times New Roman"/>
          <w:sz w:val="24"/>
          <w:szCs w:val="24"/>
        </w:rPr>
        <w:t xml:space="preserve"> negative: </w:t>
      </w:r>
      <w:r w:rsidR="00464869" w:rsidRPr="00464869">
        <w:rPr>
          <w:rFonts w:ascii="Times New Roman" w:hAnsi="Times New Roman" w:cs="Times New Roman"/>
          <w:i/>
          <w:iCs/>
          <w:sz w:val="24"/>
          <w:szCs w:val="24"/>
        </w:rPr>
        <w:t>M</w:t>
      </w:r>
      <w:r w:rsidR="00464869">
        <w:rPr>
          <w:rFonts w:ascii="Times New Roman" w:hAnsi="Times New Roman" w:cs="Times New Roman"/>
          <w:sz w:val="24"/>
          <w:szCs w:val="24"/>
        </w:rPr>
        <w:t xml:space="preserve"> = -1.86, </w:t>
      </w:r>
      <w:r w:rsidR="00464869" w:rsidRPr="00464869">
        <w:rPr>
          <w:rFonts w:ascii="Times New Roman" w:hAnsi="Times New Roman" w:cs="Times New Roman"/>
          <w:i/>
          <w:iCs/>
          <w:sz w:val="24"/>
          <w:szCs w:val="24"/>
        </w:rPr>
        <w:t>SD</w:t>
      </w:r>
      <w:r w:rsidR="00464869">
        <w:rPr>
          <w:rFonts w:ascii="Times New Roman" w:hAnsi="Times New Roman" w:cs="Times New Roman"/>
          <w:sz w:val="24"/>
          <w:szCs w:val="24"/>
        </w:rPr>
        <w:t xml:space="preserve"> = 1.23), </w:t>
      </w:r>
      <w:r w:rsidR="00080064" w:rsidRPr="00080064">
        <w:rPr>
          <w:rFonts w:ascii="Times New Roman" w:hAnsi="Times New Roman" w:cs="Times New Roman"/>
          <w:i/>
          <w:sz w:val="24"/>
          <w:szCs w:val="24"/>
        </w:rPr>
        <w:t>t</w:t>
      </w:r>
      <w:r w:rsidR="00080064" w:rsidRPr="00080064">
        <w:rPr>
          <w:rFonts w:ascii="Times New Roman" w:hAnsi="Times New Roman" w:cs="Times New Roman"/>
          <w:sz w:val="24"/>
          <w:szCs w:val="24"/>
        </w:rPr>
        <w:t xml:space="preserve">(330.86) = 25.92, </w:t>
      </w:r>
      <w:r w:rsidR="00080064" w:rsidRPr="00080064">
        <w:rPr>
          <w:rFonts w:ascii="Times New Roman" w:hAnsi="Times New Roman" w:cs="Times New Roman"/>
          <w:i/>
          <w:sz w:val="24"/>
          <w:szCs w:val="24"/>
        </w:rPr>
        <w:t>p</w:t>
      </w:r>
      <w:r w:rsidR="00080064" w:rsidRPr="00080064">
        <w:rPr>
          <w:rFonts w:ascii="Times New Roman" w:hAnsi="Times New Roman" w:cs="Times New Roman"/>
          <w:sz w:val="24"/>
          <w:szCs w:val="24"/>
        </w:rPr>
        <w:t xml:space="preserve"> &lt; .001, </w:t>
      </w:r>
      <w:r w:rsidR="00080064" w:rsidRPr="00080064">
        <w:rPr>
          <w:rFonts w:ascii="Times New Roman" w:hAnsi="Times New Roman" w:cs="Times New Roman"/>
          <w:i/>
          <w:sz w:val="24"/>
          <w:szCs w:val="24"/>
        </w:rPr>
        <w:t>d</w:t>
      </w:r>
      <w:r w:rsidR="00080064" w:rsidRPr="00080064">
        <w:rPr>
          <w:rFonts w:ascii="Times New Roman" w:hAnsi="Times New Roman" w:cs="Times New Roman"/>
          <w:sz w:val="24"/>
          <w:szCs w:val="24"/>
        </w:rPr>
        <w:t xml:space="preserve"> = 2.81, 95% CI [2.51; 3.11], BF</w:t>
      </w:r>
      <w:r w:rsidR="00080064" w:rsidRPr="00080064">
        <w:rPr>
          <w:rFonts w:ascii="Times New Roman" w:hAnsi="Times New Roman" w:cs="Times New Roman"/>
          <w:sz w:val="24"/>
          <w:szCs w:val="24"/>
          <w:vertAlign w:val="subscript"/>
        </w:rPr>
        <w:t>10</w:t>
      </w:r>
      <w:r w:rsidR="00080064" w:rsidRPr="00080064">
        <w:rPr>
          <w:rFonts w:ascii="Times New Roman" w:hAnsi="Times New Roman" w:cs="Times New Roman"/>
          <w:sz w:val="24"/>
          <w:szCs w:val="24"/>
        </w:rPr>
        <w:t xml:space="preserve"> &gt; 10</w:t>
      </w:r>
      <w:r w:rsidR="00080064" w:rsidRPr="00080064">
        <w:rPr>
          <w:rFonts w:ascii="Times New Roman" w:hAnsi="Times New Roman" w:cs="Times New Roman"/>
          <w:sz w:val="24"/>
          <w:szCs w:val="24"/>
          <w:vertAlign w:val="superscript"/>
        </w:rPr>
        <w:t>5</w:t>
      </w:r>
      <w:r w:rsidR="00080064">
        <w:rPr>
          <w:rFonts w:ascii="Times New Roman" w:hAnsi="Times New Roman" w:cs="Times New Roman"/>
          <w:sz w:val="24"/>
          <w:szCs w:val="24"/>
        </w:rPr>
        <w:t xml:space="preserve">, and Experiment 4 </w:t>
      </w:r>
      <w:r w:rsidR="00464869">
        <w:rPr>
          <w:rFonts w:ascii="Times New Roman" w:hAnsi="Times New Roman" w:cs="Times New Roman"/>
          <w:sz w:val="24"/>
          <w:szCs w:val="24"/>
        </w:rPr>
        <w:t xml:space="preserve">(positive: </w:t>
      </w:r>
      <w:r w:rsidR="00464869" w:rsidRPr="00464869">
        <w:rPr>
          <w:rFonts w:ascii="Times New Roman" w:hAnsi="Times New Roman" w:cs="Times New Roman"/>
          <w:i/>
          <w:iCs/>
          <w:sz w:val="24"/>
          <w:szCs w:val="24"/>
        </w:rPr>
        <w:t>M</w:t>
      </w:r>
      <w:r w:rsidR="00464869">
        <w:rPr>
          <w:rFonts w:ascii="Times New Roman" w:hAnsi="Times New Roman" w:cs="Times New Roman"/>
          <w:sz w:val="24"/>
          <w:szCs w:val="24"/>
        </w:rPr>
        <w:t xml:space="preserve"> = 1.51, </w:t>
      </w:r>
      <w:r w:rsidR="00464869" w:rsidRPr="00464869">
        <w:rPr>
          <w:rFonts w:ascii="Times New Roman" w:hAnsi="Times New Roman" w:cs="Times New Roman"/>
          <w:i/>
          <w:iCs/>
          <w:sz w:val="24"/>
          <w:szCs w:val="24"/>
        </w:rPr>
        <w:t>SD</w:t>
      </w:r>
      <w:r w:rsidR="00464869">
        <w:rPr>
          <w:rFonts w:ascii="Times New Roman" w:hAnsi="Times New Roman" w:cs="Times New Roman"/>
          <w:sz w:val="24"/>
          <w:szCs w:val="24"/>
        </w:rPr>
        <w:t xml:space="preserve"> = 1.01 vs</w:t>
      </w:r>
      <w:r w:rsidR="005D2200">
        <w:rPr>
          <w:rFonts w:ascii="Times New Roman" w:hAnsi="Times New Roman" w:cs="Times New Roman"/>
          <w:sz w:val="24"/>
          <w:szCs w:val="24"/>
        </w:rPr>
        <w:t>.</w:t>
      </w:r>
      <w:r w:rsidR="00464869">
        <w:rPr>
          <w:rFonts w:ascii="Times New Roman" w:hAnsi="Times New Roman" w:cs="Times New Roman"/>
          <w:sz w:val="24"/>
          <w:szCs w:val="24"/>
        </w:rPr>
        <w:t xml:space="preserve"> negative: </w:t>
      </w:r>
      <w:r w:rsidR="00464869" w:rsidRPr="00464869">
        <w:rPr>
          <w:rFonts w:ascii="Times New Roman" w:hAnsi="Times New Roman" w:cs="Times New Roman"/>
          <w:i/>
          <w:iCs/>
          <w:sz w:val="24"/>
          <w:szCs w:val="24"/>
        </w:rPr>
        <w:t>M</w:t>
      </w:r>
      <w:r w:rsidR="00464869">
        <w:rPr>
          <w:rFonts w:ascii="Times New Roman" w:hAnsi="Times New Roman" w:cs="Times New Roman"/>
          <w:sz w:val="24"/>
          <w:szCs w:val="24"/>
        </w:rPr>
        <w:t xml:space="preserve"> = -1.85, </w:t>
      </w:r>
      <w:r w:rsidR="00464869" w:rsidRPr="00464869">
        <w:rPr>
          <w:rFonts w:ascii="Times New Roman" w:hAnsi="Times New Roman" w:cs="Times New Roman"/>
          <w:i/>
          <w:iCs/>
          <w:sz w:val="24"/>
          <w:szCs w:val="24"/>
        </w:rPr>
        <w:t>SD</w:t>
      </w:r>
      <w:r w:rsidR="00464869">
        <w:rPr>
          <w:rFonts w:ascii="Times New Roman" w:hAnsi="Times New Roman" w:cs="Times New Roman"/>
          <w:sz w:val="24"/>
          <w:szCs w:val="24"/>
        </w:rPr>
        <w:t xml:space="preserve"> = 1.31), </w:t>
      </w:r>
      <w:r w:rsidR="00080064" w:rsidRPr="00080064">
        <w:rPr>
          <w:rFonts w:ascii="Times New Roman" w:hAnsi="Times New Roman" w:cs="Times New Roman"/>
          <w:i/>
          <w:sz w:val="24"/>
          <w:szCs w:val="24"/>
        </w:rPr>
        <w:t>t</w:t>
      </w:r>
      <w:r w:rsidR="00080064" w:rsidRPr="00080064">
        <w:rPr>
          <w:rFonts w:ascii="Times New Roman" w:hAnsi="Times New Roman" w:cs="Times New Roman"/>
          <w:sz w:val="24"/>
          <w:szCs w:val="24"/>
        </w:rPr>
        <w:t xml:space="preserve">(186.84) = 20.91, </w:t>
      </w:r>
      <w:r w:rsidR="00080064" w:rsidRPr="00080064">
        <w:rPr>
          <w:rFonts w:ascii="Times New Roman" w:hAnsi="Times New Roman" w:cs="Times New Roman"/>
          <w:i/>
          <w:sz w:val="24"/>
          <w:szCs w:val="24"/>
        </w:rPr>
        <w:t>p</w:t>
      </w:r>
      <w:r w:rsidR="00080064" w:rsidRPr="00080064">
        <w:rPr>
          <w:rFonts w:ascii="Times New Roman" w:hAnsi="Times New Roman" w:cs="Times New Roman"/>
          <w:sz w:val="24"/>
          <w:szCs w:val="24"/>
        </w:rPr>
        <w:t xml:space="preserve"> &lt; .001, </w:t>
      </w:r>
      <w:r w:rsidR="00080064" w:rsidRPr="00080064">
        <w:rPr>
          <w:rFonts w:ascii="Times New Roman" w:hAnsi="Times New Roman" w:cs="Times New Roman"/>
          <w:i/>
          <w:sz w:val="24"/>
          <w:szCs w:val="24"/>
        </w:rPr>
        <w:t>d</w:t>
      </w:r>
      <w:r w:rsidR="00080064" w:rsidRPr="00080064">
        <w:rPr>
          <w:rFonts w:ascii="Times New Roman" w:hAnsi="Times New Roman" w:cs="Times New Roman"/>
          <w:sz w:val="24"/>
          <w:szCs w:val="24"/>
        </w:rPr>
        <w:t xml:space="preserve"> = 2.8</w:t>
      </w:r>
      <w:r w:rsidR="00464869">
        <w:rPr>
          <w:rFonts w:ascii="Times New Roman" w:hAnsi="Times New Roman" w:cs="Times New Roman"/>
          <w:sz w:val="24"/>
          <w:szCs w:val="24"/>
        </w:rPr>
        <w:t>7</w:t>
      </w:r>
      <w:r w:rsidR="00080064" w:rsidRPr="00080064">
        <w:rPr>
          <w:rFonts w:ascii="Times New Roman" w:hAnsi="Times New Roman" w:cs="Times New Roman"/>
          <w:sz w:val="24"/>
          <w:szCs w:val="24"/>
        </w:rPr>
        <w:t>, 95% CI [2.</w:t>
      </w:r>
      <w:r w:rsidR="00464869">
        <w:rPr>
          <w:rFonts w:ascii="Times New Roman" w:hAnsi="Times New Roman" w:cs="Times New Roman"/>
          <w:sz w:val="24"/>
          <w:szCs w:val="24"/>
        </w:rPr>
        <w:t>47</w:t>
      </w:r>
      <w:r w:rsidR="00080064" w:rsidRPr="00080064">
        <w:rPr>
          <w:rFonts w:ascii="Times New Roman" w:hAnsi="Times New Roman" w:cs="Times New Roman"/>
          <w:sz w:val="24"/>
          <w:szCs w:val="24"/>
        </w:rPr>
        <w:t>; 3.</w:t>
      </w:r>
      <w:r w:rsidR="00464869">
        <w:rPr>
          <w:rFonts w:ascii="Times New Roman" w:hAnsi="Times New Roman" w:cs="Times New Roman"/>
          <w:sz w:val="24"/>
          <w:szCs w:val="24"/>
        </w:rPr>
        <w:t>26</w:t>
      </w:r>
      <w:r w:rsidR="00080064" w:rsidRPr="00080064">
        <w:rPr>
          <w:rFonts w:ascii="Times New Roman" w:hAnsi="Times New Roman" w:cs="Times New Roman"/>
          <w:sz w:val="24"/>
          <w:szCs w:val="24"/>
        </w:rPr>
        <w:t>], BF</w:t>
      </w:r>
      <w:r w:rsidR="00080064" w:rsidRPr="00080064">
        <w:rPr>
          <w:rFonts w:ascii="Times New Roman" w:hAnsi="Times New Roman" w:cs="Times New Roman"/>
          <w:sz w:val="24"/>
          <w:szCs w:val="24"/>
          <w:vertAlign w:val="subscript"/>
        </w:rPr>
        <w:t>10</w:t>
      </w:r>
      <w:r w:rsidR="00080064" w:rsidRPr="00080064">
        <w:rPr>
          <w:rFonts w:ascii="Times New Roman" w:hAnsi="Times New Roman" w:cs="Times New Roman"/>
          <w:sz w:val="24"/>
          <w:szCs w:val="24"/>
        </w:rPr>
        <w:t xml:space="preserve"> &gt; 10</w:t>
      </w:r>
      <w:r w:rsidR="00080064" w:rsidRPr="00080064">
        <w:rPr>
          <w:rFonts w:ascii="Times New Roman" w:hAnsi="Times New Roman" w:cs="Times New Roman"/>
          <w:sz w:val="24"/>
          <w:szCs w:val="24"/>
          <w:vertAlign w:val="superscript"/>
        </w:rPr>
        <w:t>5</w:t>
      </w:r>
      <w:r w:rsidR="00080064">
        <w:rPr>
          <w:rFonts w:ascii="Times New Roman" w:hAnsi="Times New Roman" w:cs="Times New Roman"/>
          <w:sz w:val="24"/>
          <w:szCs w:val="24"/>
        </w:rPr>
        <w:t xml:space="preserve">. </w:t>
      </w:r>
      <w:r w:rsidR="005D2200">
        <w:rPr>
          <w:rFonts w:ascii="Times New Roman" w:hAnsi="Times New Roman" w:cs="Times New Roman"/>
          <w:sz w:val="24"/>
          <w:szCs w:val="24"/>
        </w:rPr>
        <w:t xml:space="preserve">The same was true at the implicit level, with Chris automatically preferred following positive compared to negative audio clips, both in Experiment 3 (positive: </w:t>
      </w:r>
      <w:r w:rsidR="005D2200" w:rsidRPr="00464869">
        <w:rPr>
          <w:rFonts w:ascii="Times New Roman" w:hAnsi="Times New Roman" w:cs="Times New Roman"/>
          <w:i/>
          <w:iCs/>
          <w:sz w:val="24"/>
          <w:szCs w:val="24"/>
        </w:rPr>
        <w:t>M</w:t>
      </w:r>
      <w:r w:rsidR="005D2200">
        <w:rPr>
          <w:rFonts w:ascii="Times New Roman" w:hAnsi="Times New Roman" w:cs="Times New Roman"/>
          <w:sz w:val="24"/>
          <w:szCs w:val="24"/>
        </w:rPr>
        <w:t xml:space="preserve"> = 0.40, </w:t>
      </w:r>
      <w:r w:rsidR="005D2200" w:rsidRPr="00464869">
        <w:rPr>
          <w:rFonts w:ascii="Times New Roman" w:hAnsi="Times New Roman" w:cs="Times New Roman"/>
          <w:i/>
          <w:iCs/>
          <w:sz w:val="24"/>
          <w:szCs w:val="24"/>
        </w:rPr>
        <w:t>SD</w:t>
      </w:r>
      <w:r w:rsidR="005D2200">
        <w:rPr>
          <w:rFonts w:ascii="Times New Roman" w:hAnsi="Times New Roman" w:cs="Times New Roman"/>
          <w:sz w:val="24"/>
          <w:szCs w:val="24"/>
        </w:rPr>
        <w:t xml:space="preserve"> = 0.28 vs. negative: </w:t>
      </w:r>
      <w:r w:rsidR="005D2200" w:rsidRPr="00464869">
        <w:rPr>
          <w:rFonts w:ascii="Times New Roman" w:hAnsi="Times New Roman" w:cs="Times New Roman"/>
          <w:i/>
          <w:iCs/>
          <w:sz w:val="24"/>
          <w:szCs w:val="24"/>
        </w:rPr>
        <w:t>M</w:t>
      </w:r>
      <w:r w:rsidR="005D2200">
        <w:rPr>
          <w:rFonts w:ascii="Times New Roman" w:hAnsi="Times New Roman" w:cs="Times New Roman"/>
          <w:sz w:val="24"/>
          <w:szCs w:val="24"/>
        </w:rPr>
        <w:t xml:space="preserve"> = 0.05, </w:t>
      </w:r>
      <w:r w:rsidR="005D2200" w:rsidRPr="00464869">
        <w:rPr>
          <w:rFonts w:ascii="Times New Roman" w:hAnsi="Times New Roman" w:cs="Times New Roman"/>
          <w:i/>
          <w:iCs/>
          <w:sz w:val="24"/>
          <w:szCs w:val="24"/>
        </w:rPr>
        <w:t>SD</w:t>
      </w:r>
      <w:r w:rsidR="005D2200">
        <w:rPr>
          <w:rFonts w:ascii="Times New Roman" w:hAnsi="Times New Roman" w:cs="Times New Roman"/>
          <w:sz w:val="24"/>
          <w:szCs w:val="24"/>
        </w:rPr>
        <w:t xml:space="preserve"> = 0.31), </w:t>
      </w:r>
      <w:r w:rsidR="005D2200">
        <w:rPr>
          <w:rFonts w:ascii="Times New Roman" w:hAnsi="Times New Roman" w:cs="Times New Roman"/>
          <w:i/>
          <w:sz w:val="24"/>
          <w:szCs w:val="24"/>
        </w:rPr>
        <w:t xml:space="preserve"> </w:t>
      </w:r>
      <w:r w:rsidR="005D2200" w:rsidRPr="005D2200">
        <w:rPr>
          <w:rFonts w:ascii="Times New Roman" w:hAnsi="Times New Roman" w:cs="Times New Roman"/>
          <w:i/>
          <w:sz w:val="24"/>
          <w:szCs w:val="24"/>
        </w:rPr>
        <w:t>t</w:t>
      </w:r>
      <w:r w:rsidR="005D2200" w:rsidRPr="005D2200">
        <w:rPr>
          <w:rFonts w:ascii="Times New Roman" w:hAnsi="Times New Roman" w:cs="Times New Roman"/>
          <w:sz w:val="24"/>
          <w:szCs w:val="24"/>
        </w:rPr>
        <w:t xml:space="preserve">(335.69) = 11.18, </w:t>
      </w:r>
      <w:r w:rsidR="005D2200" w:rsidRPr="005D2200">
        <w:rPr>
          <w:rFonts w:ascii="Times New Roman" w:hAnsi="Times New Roman" w:cs="Times New Roman"/>
          <w:i/>
          <w:sz w:val="24"/>
          <w:szCs w:val="24"/>
        </w:rPr>
        <w:t>p</w:t>
      </w:r>
      <w:r w:rsidR="005D2200" w:rsidRPr="005D2200">
        <w:rPr>
          <w:rFonts w:ascii="Times New Roman" w:hAnsi="Times New Roman" w:cs="Times New Roman"/>
          <w:sz w:val="24"/>
          <w:szCs w:val="24"/>
        </w:rPr>
        <w:t xml:space="preserve"> &lt; .001, </w:t>
      </w:r>
      <w:r w:rsidR="005D2200" w:rsidRPr="005D2200">
        <w:rPr>
          <w:rFonts w:ascii="Times New Roman" w:hAnsi="Times New Roman" w:cs="Times New Roman"/>
          <w:i/>
          <w:sz w:val="24"/>
          <w:szCs w:val="24"/>
        </w:rPr>
        <w:t>d</w:t>
      </w:r>
      <w:r w:rsidR="005D2200" w:rsidRPr="005D2200">
        <w:rPr>
          <w:rFonts w:ascii="Times New Roman" w:hAnsi="Times New Roman" w:cs="Times New Roman"/>
          <w:sz w:val="24"/>
          <w:szCs w:val="24"/>
        </w:rPr>
        <w:t xml:space="preserve"> = 1.21, 95% CI [0.98; 1.44], BF</w:t>
      </w:r>
      <w:r w:rsidR="005D2200" w:rsidRPr="005D2200">
        <w:rPr>
          <w:rFonts w:ascii="Times New Roman" w:hAnsi="Times New Roman" w:cs="Times New Roman"/>
          <w:sz w:val="24"/>
          <w:szCs w:val="24"/>
          <w:vertAlign w:val="subscript"/>
        </w:rPr>
        <w:t>10</w:t>
      </w:r>
      <w:r w:rsidR="005D2200" w:rsidRPr="005D2200">
        <w:rPr>
          <w:rFonts w:ascii="Times New Roman" w:hAnsi="Times New Roman" w:cs="Times New Roman"/>
          <w:sz w:val="24"/>
          <w:szCs w:val="24"/>
        </w:rPr>
        <w:t xml:space="preserve"> &gt; 10</w:t>
      </w:r>
      <w:r w:rsidR="005D2200" w:rsidRPr="005D2200">
        <w:rPr>
          <w:rFonts w:ascii="Times New Roman" w:hAnsi="Times New Roman" w:cs="Times New Roman"/>
          <w:sz w:val="24"/>
          <w:szCs w:val="24"/>
          <w:vertAlign w:val="superscript"/>
        </w:rPr>
        <w:t>5</w:t>
      </w:r>
      <w:r w:rsidR="005D2200">
        <w:rPr>
          <w:rFonts w:ascii="Times New Roman" w:hAnsi="Times New Roman" w:cs="Times New Roman"/>
          <w:sz w:val="24"/>
          <w:szCs w:val="24"/>
        </w:rPr>
        <w:t xml:space="preserve">, and Experiment 4 (positive: </w:t>
      </w:r>
      <w:r w:rsidR="005D2200" w:rsidRPr="00464869">
        <w:rPr>
          <w:rFonts w:ascii="Times New Roman" w:hAnsi="Times New Roman" w:cs="Times New Roman"/>
          <w:i/>
          <w:iCs/>
          <w:sz w:val="24"/>
          <w:szCs w:val="24"/>
        </w:rPr>
        <w:t>M</w:t>
      </w:r>
      <w:r w:rsidR="005D2200">
        <w:rPr>
          <w:rFonts w:ascii="Times New Roman" w:hAnsi="Times New Roman" w:cs="Times New Roman"/>
          <w:sz w:val="24"/>
          <w:szCs w:val="24"/>
        </w:rPr>
        <w:t xml:space="preserve"> = 0.39, </w:t>
      </w:r>
      <w:r w:rsidR="005D2200" w:rsidRPr="00464869">
        <w:rPr>
          <w:rFonts w:ascii="Times New Roman" w:hAnsi="Times New Roman" w:cs="Times New Roman"/>
          <w:i/>
          <w:iCs/>
          <w:sz w:val="24"/>
          <w:szCs w:val="24"/>
        </w:rPr>
        <w:t>SD</w:t>
      </w:r>
      <w:r w:rsidR="005D2200">
        <w:rPr>
          <w:rFonts w:ascii="Times New Roman" w:hAnsi="Times New Roman" w:cs="Times New Roman"/>
          <w:sz w:val="24"/>
          <w:szCs w:val="24"/>
        </w:rPr>
        <w:t xml:space="preserve"> = 0.31 vs. negative: </w:t>
      </w:r>
      <w:r w:rsidR="005D2200" w:rsidRPr="00464869">
        <w:rPr>
          <w:rFonts w:ascii="Times New Roman" w:hAnsi="Times New Roman" w:cs="Times New Roman"/>
          <w:i/>
          <w:iCs/>
          <w:sz w:val="24"/>
          <w:szCs w:val="24"/>
        </w:rPr>
        <w:t>M</w:t>
      </w:r>
      <w:r w:rsidR="005D2200">
        <w:rPr>
          <w:rFonts w:ascii="Times New Roman" w:hAnsi="Times New Roman" w:cs="Times New Roman"/>
          <w:sz w:val="24"/>
          <w:szCs w:val="24"/>
        </w:rPr>
        <w:t xml:space="preserve"> = -0.06, </w:t>
      </w:r>
      <w:r w:rsidR="005D2200" w:rsidRPr="00464869">
        <w:rPr>
          <w:rFonts w:ascii="Times New Roman" w:hAnsi="Times New Roman" w:cs="Times New Roman"/>
          <w:i/>
          <w:iCs/>
          <w:sz w:val="24"/>
          <w:szCs w:val="24"/>
        </w:rPr>
        <w:t>SD</w:t>
      </w:r>
      <w:r w:rsidR="005D2200">
        <w:rPr>
          <w:rFonts w:ascii="Times New Roman" w:hAnsi="Times New Roman" w:cs="Times New Roman"/>
          <w:sz w:val="24"/>
          <w:szCs w:val="24"/>
        </w:rPr>
        <w:t xml:space="preserve"> = 0.35),</w:t>
      </w:r>
      <w:r w:rsidR="005D2200">
        <w:rPr>
          <w:rFonts w:ascii="Times New Roman" w:hAnsi="Times New Roman" w:cs="Times New Roman"/>
          <w:i/>
          <w:sz w:val="24"/>
          <w:szCs w:val="24"/>
        </w:rPr>
        <w:t xml:space="preserve"> </w:t>
      </w:r>
      <w:r w:rsidR="005D2200" w:rsidRPr="005D2200">
        <w:rPr>
          <w:rFonts w:ascii="Times New Roman" w:hAnsi="Times New Roman" w:cs="Times New Roman"/>
          <w:i/>
          <w:sz w:val="24"/>
          <w:szCs w:val="24"/>
        </w:rPr>
        <w:t>t</w:t>
      </w:r>
      <w:r w:rsidR="005D2200" w:rsidRPr="005D2200">
        <w:rPr>
          <w:rFonts w:ascii="Times New Roman" w:hAnsi="Times New Roman" w:cs="Times New Roman"/>
          <w:sz w:val="24"/>
          <w:szCs w:val="24"/>
        </w:rPr>
        <w:t xml:space="preserve">(200.89) = 9.93, </w:t>
      </w:r>
      <w:r w:rsidR="005D2200" w:rsidRPr="005D2200">
        <w:rPr>
          <w:rFonts w:ascii="Times New Roman" w:hAnsi="Times New Roman" w:cs="Times New Roman"/>
          <w:i/>
          <w:sz w:val="24"/>
          <w:szCs w:val="24"/>
        </w:rPr>
        <w:t>p</w:t>
      </w:r>
      <w:r w:rsidR="005D2200" w:rsidRPr="005D2200">
        <w:rPr>
          <w:rFonts w:ascii="Times New Roman" w:hAnsi="Times New Roman" w:cs="Times New Roman"/>
          <w:sz w:val="24"/>
          <w:szCs w:val="24"/>
        </w:rPr>
        <w:t xml:space="preserve"> &lt; .001, </w:t>
      </w:r>
      <w:r w:rsidR="005D2200" w:rsidRPr="005D2200">
        <w:rPr>
          <w:rFonts w:ascii="Times New Roman" w:hAnsi="Times New Roman" w:cs="Times New Roman"/>
          <w:i/>
          <w:sz w:val="24"/>
          <w:szCs w:val="24"/>
        </w:rPr>
        <w:t>d</w:t>
      </w:r>
      <w:r w:rsidR="005D2200" w:rsidRPr="005D2200">
        <w:rPr>
          <w:rFonts w:ascii="Times New Roman" w:hAnsi="Times New Roman" w:cs="Times New Roman"/>
          <w:sz w:val="24"/>
          <w:szCs w:val="24"/>
        </w:rPr>
        <w:t xml:space="preserve"> = 1.36, 95% CI [1.06; 1.66], BF</w:t>
      </w:r>
      <w:r w:rsidR="005D2200" w:rsidRPr="005D2200">
        <w:rPr>
          <w:rFonts w:ascii="Times New Roman" w:hAnsi="Times New Roman" w:cs="Times New Roman"/>
          <w:sz w:val="24"/>
          <w:szCs w:val="24"/>
          <w:vertAlign w:val="subscript"/>
        </w:rPr>
        <w:t>10</w:t>
      </w:r>
      <w:r w:rsidR="005D2200" w:rsidRPr="005D2200">
        <w:rPr>
          <w:rFonts w:ascii="Times New Roman" w:hAnsi="Times New Roman" w:cs="Times New Roman"/>
          <w:sz w:val="24"/>
          <w:szCs w:val="24"/>
        </w:rPr>
        <w:t xml:space="preserve"> &gt; 10</w:t>
      </w:r>
      <w:r w:rsidR="005D2200" w:rsidRPr="005D2200">
        <w:rPr>
          <w:rFonts w:ascii="Times New Roman" w:hAnsi="Times New Roman" w:cs="Times New Roman"/>
          <w:sz w:val="24"/>
          <w:szCs w:val="24"/>
          <w:vertAlign w:val="superscript"/>
        </w:rPr>
        <w:t>5</w:t>
      </w:r>
      <w:r w:rsidR="005D2200">
        <w:rPr>
          <w:rFonts w:ascii="Times New Roman" w:hAnsi="Times New Roman" w:cs="Times New Roman"/>
          <w:sz w:val="24"/>
          <w:szCs w:val="24"/>
        </w:rPr>
        <w:t>.</w:t>
      </w:r>
      <w:r w:rsidR="0054729C">
        <w:rPr>
          <w:rFonts w:ascii="Times New Roman" w:hAnsi="Times New Roman" w:cs="Times New Roman"/>
          <w:sz w:val="24"/>
          <w:szCs w:val="24"/>
        </w:rPr>
        <w:t xml:space="preserve"> </w:t>
      </w:r>
      <w:r w:rsidR="00201053">
        <w:rPr>
          <w:rFonts w:ascii="Times New Roman" w:hAnsi="Times New Roman" w:cs="Times New Roman"/>
          <w:sz w:val="24"/>
          <w:szCs w:val="24"/>
        </w:rPr>
        <w:t xml:space="preserve">Sharing </w:t>
      </w:r>
      <w:r w:rsidR="0054729C">
        <w:rPr>
          <w:rFonts w:ascii="Times New Roman" w:hAnsi="Times New Roman" w:cs="Times New Roman"/>
          <w:sz w:val="24"/>
          <w:szCs w:val="24"/>
        </w:rPr>
        <w:t xml:space="preserve">intentions towards Chris </w:t>
      </w:r>
      <w:r w:rsidR="00642480">
        <w:rPr>
          <w:rFonts w:ascii="Times New Roman" w:hAnsi="Times New Roman" w:cs="Times New Roman"/>
          <w:sz w:val="24"/>
          <w:szCs w:val="24"/>
        </w:rPr>
        <w:t xml:space="preserve">(Experiment 4) </w:t>
      </w:r>
      <w:r w:rsidR="0054729C">
        <w:rPr>
          <w:rFonts w:ascii="Times New Roman" w:hAnsi="Times New Roman" w:cs="Times New Roman"/>
          <w:sz w:val="24"/>
          <w:szCs w:val="24"/>
        </w:rPr>
        <w:t xml:space="preserve">were </w:t>
      </w:r>
      <w:r w:rsidR="007152C7">
        <w:rPr>
          <w:rFonts w:ascii="Times New Roman" w:hAnsi="Times New Roman" w:cs="Times New Roman"/>
          <w:sz w:val="24"/>
          <w:szCs w:val="24"/>
        </w:rPr>
        <w:t xml:space="preserve">ambivalent </w:t>
      </w:r>
      <w:r w:rsidR="0054729C">
        <w:rPr>
          <w:rFonts w:ascii="Times New Roman" w:hAnsi="Times New Roman" w:cs="Times New Roman"/>
          <w:sz w:val="24"/>
          <w:szCs w:val="24"/>
        </w:rPr>
        <w:t xml:space="preserve">following positive </w:t>
      </w:r>
      <w:r w:rsidR="007152C7">
        <w:rPr>
          <w:rFonts w:ascii="Times New Roman" w:hAnsi="Times New Roman" w:cs="Times New Roman"/>
          <w:sz w:val="24"/>
          <w:szCs w:val="24"/>
        </w:rPr>
        <w:t xml:space="preserve">information </w:t>
      </w:r>
      <w:r w:rsidR="0054729C">
        <w:rPr>
          <w:rFonts w:ascii="Times New Roman" w:hAnsi="Times New Roman" w:cs="Times New Roman"/>
          <w:sz w:val="24"/>
          <w:szCs w:val="24"/>
        </w:rPr>
        <w:t>(</w:t>
      </w:r>
      <w:r w:rsidR="0054729C" w:rsidRPr="0054729C">
        <w:rPr>
          <w:rFonts w:ascii="Times New Roman" w:hAnsi="Times New Roman" w:cs="Times New Roman"/>
          <w:i/>
          <w:iCs/>
          <w:sz w:val="24"/>
          <w:szCs w:val="24"/>
        </w:rPr>
        <w:t>M</w:t>
      </w:r>
      <w:r w:rsidR="0054729C">
        <w:rPr>
          <w:rFonts w:ascii="Times New Roman" w:hAnsi="Times New Roman" w:cs="Times New Roman"/>
          <w:sz w:val="24"/>
          <w:szCs w:val="24"/>
        </w:rPr>
        <w:t xml:space="preserve"> = </w:t>
      </w:r>
      <w:r w:rsidR="007152C7">
        <w:rPr>
          <w:rFonts w:ascii="Times New Roman" w:hAnsi="Times New Roman" w:cs="Times New Roman"/>
          <w:sz w:val="24"/>
          <w:szCs w:val="24"/>
        </w:rPr>
        <w:t>-0.39</w:t>
      </w:r>
      <w:r w:rsidR="0054729C">
        <w:rPr>
          <w:rFonts w:ascii="Times New Roman" w:hAnsi="Times New Roman" w:cs="Times New Roman"/>
          <w:sz w:val="24"/>
          <w:szCs w:val="24"/>
        </w:rPr>
        <w:t xml:space="preserve">, </w:t>
      </w:r>
      <w:r w:rsidR="0054729C" w:rsidRPr="0054729C">
        <w:rPr>
          <w:rFonts w:ascii="Times New Roman" w:hAnsi="Times New Roman" w:cs="Times New Roman"/>
          <w:i/>
          <w:iCs/>
          <w:sz w:val="24"/>
          <w:szCs w:val="24"/>
        </w:rPr>
        <w:t>SD</w:t>
      </w:r>
      <w:r w:rsidR="0054729C">
        <w:rPr>
          <w:rFonts w:ascii="Times New Roman" w:hAnsi="Times New Roman" w:cs="Times New Roman"/>
          <w:sz w:val="24"/>
          <w:szCs w:val="24"/>
        </w:rPr>
        <w:t xml:space="preserve"> = </w:t>
      </w:r>
      <w:r w:rsidR="007152C7">
        <w:rPr>
          <w:rFonts w:ascii="Times New Roman" w:hAnsi="Times New Roman" w:cs="Times New Roman"/>
          <w:sz w:val="24"/>
          <w:szCs w:val="24"/>
        </w:rPr>
        <w:t>0.96</w:t>
      </w:r>
      <w:r w:rsidR="0054729C">
        <w:rPr>
          <w:rFonts w:ascii="Times New Roman" w:hAnsi="Times New Roman" w:cs="Times New Roman"/>
          <w:sz w:val="24"/>
          <w:szCs w:val="24"/>
        </w:rPr>
        <w:t xml:space="preserve">) </w:t>
      </w:r>
      <w:r w:rsidR="007152C7">
        <w:rPr>
          <w:rFonts w:ascii="Times New Roman" w:hAnsi="Times New Roman" w:cs="Times New Roman"/>
          <w:sz w:val="24"/>
          <w:szCs w:val="24"/>
        </w:rPr>
        <w:t xml:space="preserve">and highly unfavorable after negative </w:t>
      </w:r>
      <w:r w:rsidR="0054729C">
        <w:rPr>
          <w:rFonts w:ascii="Times New Roman" w:hAnsi="Times New Roman" w:cs="Times New Roman"/>
          <w:sz w:val="24"/>
          <w:szCs w:val="24"/>
        </w:rPr>
        <w:t>information (</w:t>
      </w:r>
      <w:r w:rsidR="0054729C" w:rsidRPr="0054729C">
        <w:rPr>
          <w:rFonts w:ascii="Times New Roman" w:hAnsi="Times New Roman" w:cs="Times New Roman"/>
          <w:i/>
          <w:iCs/>
          <w:sz w:val="24"/>
          <w:szCs w:val="24"/>
        </w:rPr>
        <w:t>M</w:t>
      </w:r>
      <w:r w:rsidR="0054729C">
        <w:rPr>
          <w:rFonts w:ascii="Times New Roman" w:hAnsi="Times New Roman" w:cs="Times New Roman"/>
          <w:sz w:val="24"/>
          <w:szCs w:val="24"/>
        </w:rPr>
        <w:t xml:space="preserve"> = </w:t>
      </w:r>
      <w:r w:rsidR="007152C7">
        <w:rPr>
          <w:rFonts w:ascii="Times New Roman" w:hAnsi="Times New Roman" w:cs="Times New Roman"/>
          <w:sz w:val="24"/>
          <w:szCs w:val="24"/>
        </w:rPr>
        <w:t>-1.58</w:t>
      </w:r>
      <w:r w:rsidR="0054729C">
        <w:rPr>
          <w:rFonts w:ascii="Times New Roman" w:hAnsi="Times New Roman" w:cs="Times New Roman"/>
          <w:sz w:val="24"/>
          <w:szCs w:val="24"/>
        </w:rPr>
        <w:t xml:space="preserve">, </w:t>
      </w:r>
      <w:r w:rsidR="0054729C" w:rsidRPr="0054729C">
        <w:rPr>
          <w:rFonts w:ascii="Times New Roman" w:hAnsi="Times New Roman" w:cs="Times New Roman"/>
          <w:i/>
          <w:iCs/>
          <w:sz w:val="24"/>
          <w:szCs w:val="24"/>
        </w:rPr>
        <w:t>SD</w:t>
      </w:r>
      <w:r w:rsidR="0054729C">
        <w:rPr>
          <w:rFonts w:ascii="Times New Roman" w:hAnsi="Times New Roman" w:cs="Times New Roman"/>
          <w:sz w:val="24"/>
          <w:szCs w:val="24"/>
        </w:rPr>
        <w:t xml:space="preserve"> = </w:t>
      </w:r>
      <w:r w:rsidR="007152C7">
        <w:rPr>
          <w:rFonts w:ascii="Times New Roman" w:hAnsi="Times New Roman" w:cs="Times New Roman"/>
          <w:sz w:val="24"/>
          <w:szCs w:val="24"/>
        </w:rPr>
        <w:t>0.74</w:t>
      </w:r>
      <w:r w:rsidR="0054729C">
        <w:rPr>
          <w:rFonts w:ascii="Times New Roman" w:hAnsi="Times New Roman" w:cs="Times New Roman"/>
          <w:sz w:val="24"/>
          <w:szCs w:val="24"/>
        </w:rPr>
        <w:t xml:space="preserve">), </w:t>
      </w:r>
      <w:r w:rsidR="0054729C" w:rsidRPr="007152C7">
        <w:rPr>
          <w:rFonts w:ascii="Times New Roman" w:hAnsi="Times New Roman" w:cs="Times New Roman"/>
          <w:i/>
          <w:iCs/>
          <w:sz w:val="24"/>
          <w:szCs w:val="24"/>
        </w:rPr>
        <w:t>t</w:t>
      </w:r>
      <w:r w:rsidR="0054729C" w:rsidRPr="007152C7">
        <w:rPr>
          <w:rFonts w:ascii="Times New Roman" w:hAnsi="Times New Roman" w:cs="Times New Roman"/>
          <w:sz w:val="24"/>
          <w:szCs w:val="24"/>
        </w:rPr>
        <w:t xml:space="preserve">(213.23) = -10.32, </w:t>
      </w:r>
      <w:r w:rsidR="0054729C" w:rsidRPr="007152C7">
        <w:rPr>
          <w:rFonts w:ascii="Times New Roman" w:hAnsi="Times New Roman" w:cs="Times New Roman"/>
          <w:i/>
          <w:iCs/>
          <w:sz w:val="24"/>
          <w:szCs w:val="24"/>
        </w:rPr>
        <w:t>p</w:t>
      </w:r>
      <w:r w:rsidR="0054729C" w:rsidRPr="007152C7">
        <w:rPr>
          <w:rFonts w:ascii="Times New Roman" w:hAnsi="Times New Roman" w:cs="Times New Roman"/>
          <w:sz w:val="24"/>
          <w:szCs w:val="24"/>
        </w:rPr>
        <w:t xml:space="preserve"> &lt; .0001, </w:t>
      </w:r>
      <w:r w:rsidR="0054729C" w:rsidRPr="007152C7">
        <w:rPr>
          <w:rFonts w:ascii="Times New Roman" w:hAnsi="Times New Roman" w:cs="Times New Roman"/>
          <w:i/>
          <w:iCs/>
          <w:sz w:val="24"/>
          <w:szCs w:val="24"/>
        </w:rPr>
        <w:t>d</w:t>
      </w:r>
      <w:r w:rsidR="0054729C" w:rsidRPr="007152C7">
        <w:rPr>
          <w:rFonts w:ascii="Times New Roman" w:hAnsi="Times New Roman" w:cs="Times New Roman"/>
          <w:sz w:val="24"/>
          <w:szCs w:val="24"/>
        </w:rPr>
        <w:t xml:space="preserve"> = -1.38, 95% CI [-1.67, -1.08], BF</w:t>
      </w:r>
      <w:r w:rsidR="0054729C" w:rsidRPr="007152C7">
        <w:rPr>
          <w:rFonts w:ascii="Times New Roman" w:hAnsi="Times New Roman" w:cs="Times New Roman"/>
          <w:sz w:val="24"/>
          <w:szCs w:val="24"/>
          <w:vertAlign w:val="subscript"/>
        </w:rPr>
        <w:t>10</w:t>
      </w:r>
      <w:r w:rsidR="0054729C" w:rsidRPr="007152C7">
        <w:rPr>
          <w:rFonts w:ascii="Times New Roman" w:hAnsi="Times New Roman" w:cs="Times New Roman"/>
          <w:sz w:val="24"/>
          <w:szCs w:val="24"/>
        </w:rPr>
        <w:t xml:space="preserve"> = &gt;</w:t>
      </w:r>
      <w:r w:rsidR="007152C7">
        <w:rPr>
          <w:rFonts w:ascii="Times New Roman" w:hAnsi="Times New Roman" w:cs="Times New Roman"/>
          <w:sz w:val="24"/>
          <w:szCs w:val="24"/>
        </w:rPr>
        <w:t xml:space="preserve"> </w:t>
      </w:r>
      <w:r w:rsidR="007152C7" w:rsidRPr="005D2200">
        <w:rPr>
          <w:rFonts w:ascii="Times New Roman" w:hAnsi="Times New Roman" w:cs="Times New Roman"/>
          <w:sz w:val="24"/>
          <w:szCs w:val="24"/>
        </w:rPr>
        <w:t>10</w:t>
      </w:r>
      <w:r w:rsidR="007152C7">
        <w:rPr>
          <w:rFonts w:ascii="Times New Roman" w:hAnsi="Times New Roman" w:cs="Times New Roman"/>
          <w:sz w:val="24"/>
          <w:szCs w:val="24"/>
          <w:vertAlign w:val="superscript"/>
        </w:rPr>
        <w:t>4</w:t>
      </w:r>
      <w:r w:rsidR="007152C7">
        <w:rPr>
          <w:rFonts w:ascii="Times New Roman" w:hAnsi="Times New Roman" w:cs="Times New Roman"/>
          <w:sz w:val="24"/>
          <w:szCs w:val="24"/>
        </w:rPr>
        <w:t>.</w:t>
      </w:r>
    </w:p>
    <w:p w14:paraId="49877DC2" w14:textId="0857D898" w:rsidR="001B05E6" w:rsidRDefault="008369DF" w:rsidP="001B05E6">
      <w:pPr>
        <w:spacing w:line="480" w:lineRule="auto"/>
        <w:ind w:firstLine="680"/>
        <w:rPr>
          <w:rFonts w:ascii="Times New Roman" w:hAnsi="Times New Roman" w:cs="Times New Roman"/>
          <w:sz w:val="24"/>
          <w:szCs w:val="24"/>
        </w:rPr>
      </w:pPr>
      <w:r>
        <w:rPr>
          <w:rFonts w:ascii="Times New Roman" w:hAnsi="Times New Roman" w:cs="Times New Roman"/>
          <w:sz w:val="24"/>
          <w:szCs w:val="24"/>
        </w:rPr>
        <w:t>Critically, a</w:t>
      </w:r>
      <w:r w:rsidR="00FA4147">
        <w:rPr>
          <w:rFonts w:ascii="Times New Roman" w:hAnsi="Times New Roman" w:cs="Times New Roman"/>
          <w:sz w:val="24"/>
          <w:szCs w:val="24"/>
        </w:rPr>
        <w:t xml:space="preserve">nalyses revealed that </w:t>
      </w:r>
      <w:r w:rsidR="00080064" w:rsidRPr="006C0404">
        <w:rPr>
          <w:rFonts w:ascii="Times New Roman" w:hAnsi="Times New Roman" w:cs="Times New Roman"/>
          <w:sz w:val="24"/>
          <w:szCs w:val="24"/>
        </w:rPr>
        <w:t xml:space="preserve">Deepfake </w:t>
      </w:r>
      <w:r w:rsidR="00464869">
        <w:rPr>
          <w:rFonts w:ascii="Times New Roman" w:hAnsi="Times New Roman" w:cs="Times New Roman"/>
          <w:sz w:val="24"/>
          <w:szCs w:val="24"/>
        </w:rPr>
        <w:t xml:space="preserve">audio </w:t>
      </w:r>
      <w:r w:rsidR="00FA4147">
        <w:rPr>
          <w:rFonts w:ascii="Times New Roman" w:hAnsi="Times New Roman" w:cs="Times New Roman"/>
          <w:sz w:val="24"/>
          <w:szCs w:val="24"/>
        </w:rPr>
        <w:t xml:space="preserve">was </w:t>
      </w:r>
      <w:r w:rsidR="00080064">
        <w:rPr>
          <w:rFonts w:ascii="Times New Roman" w:hAnsi="Times New Roman" w:cs="Times New Roman"/>
          <w:sz w:val="24"/>
          <w:szCs w:val="24"/>
        </w:rPr>
        <w:t>highly effective in manipulating</w:t>
      </w:r>
      <w:r w:rsidR="00080064" w:rsidRPr="006C0404">
        <w:rPr>
          <w:rFonts w:ascii="Times New Roman" w:hAnsi="Times New Roman" w:cs="Times New Roman"/>
          <w:sz w:val="24"/>
          <w:szCs w:val="24"/>
        </w:rPr>
        <w:t xml:space="preserve"> </w:t>
      </w:r>
      <w:r w:rsidR="00FA4147">
        <w:rPr>
          <w:rFonts w:ascii="Times New Roman" w:hAnsi="Times New Roman" w:cs="Times New Roman"/>
          <w:sz w:val="24"/>
          <w:szCs w:val="24"/>
        </w:rPr>
        <w:t>public perceptions of the target</w:t>
      </w:r>
      <w:r w:rsidR="00080064">
        <w:rPr>
          <w:rFonts w:ascii="Times New Roman" w:hAnsi="Times New Roman" w:cs="Times New Roman"/>
          <w:sz w:val="24"/>
          <w:szCs w:val="24"/>
        </w:rPr>
        <w:t xml:space="preserve"> </w:t>
      </w:r>
      <w:r w:rsidR="00FA4147">
        <w:rPr>
          <w:rFonts w:ascii="Times New Roman" w:hAnsi="Times New Roman" w:cs="Times New Roman"/>
          <w:sz w:val="24"/>
          <w:szCs w:val="24"/>
        </w:rPr>
        <w:t xml:space="preserve">at </w:t>
      </w:r>
      <w:r w:rsidR="00FA4147">
        <w:rPr>
          <w:rFonts w:ascii="Times New Roman" w:eastAsia="Calibri" w:hAnsi="Times New Roman" w:cs="Times New Roman"/>
          <w:sz w:val="24"/>
          <w:szCs w:val="24"/>
        </w:rPr>
        <w:t xml:space="preserve">the </w:t>
      </w:r>
      <w:r w:rsidR="00080064" w:rsidRPr="008959F3">
        <w:rPr>
          <w:rFonts w:ascii="Times New Roman" w:eastAsia="Calibri" w:hAnsi="Times New Roman" w:cs="Times New Roman"/>
          <w:sz w:val="24"/>
          <w:szCs w:val="24"/>
        </w:rPr>
        <w:t>explicit</w:t>
      </w:r>
      <w:r w:rsidR="00080064">
        <w:rPr>
          <w:rFonts w:ascii="Times New Roman" w:eastAsia="Calibri" w:hAnsi="Times New Roman" w:cs="Times New Roman"/>
          <w:sz w:val="24"/>
          <w:szCs w:val="24"/>
        </w:rPr>
        <w:t xml:space="preserve"> </w:t>
      </w:r>
      <w:r w:rsidR="00464869">
        <w:rPr>
          <w:rFonts w:ascii="Times New Roman" w:eastAsia="Calibri" w:hAnsi="Times New Roman" w:cs="Times New Roman"/>
          <w:sz w:val="24"/>
          <w:szCs w:val="24"/>
        </w:rPr>
        <w:t xml:space="preserve">(Experiment 3: </w:t>
      </w:r>
      <w:r w:rsidR="00FA4147" w:rsidRPr="00FA4147">
        <w:rPr>
          <w:rFonts w:ascii="Times New Roman" w:eastAsia="Calibri" w:hAnsi="Times New Roman" w:cs="Times New Roman"/>
          <w:i/>
          <w:sz w:val="24"/>
          <w:szCs w:val="24"/>
        </w:rPr>
        <w:t>M</w:t>
      </w:r>
      <w:r w:rsidR="00FA4147" w:rsidRPr="00FA4147">
        <w:rPr>
          <w:rFonts w:ascii="Times New Roman" w:eastAsia="Calibri" w:hAnsi="Times New Roman" w:cs="Times New Roman"/>
          <w:sz w:val="24"/>
          <w:szCs w:val="24"/>
        </w:rPr>
        <w:t xml:space="preserve"> = 1.54, </w:t>
      </w:r>
      <w:r w:rsidR="00FA4147" w:rsidRPr="00FA4147">
        <w:rPr>
          <w:rFonts w:ascii="Times New Roman" w:eastAsia="Calibri" w:hAnsi="Times New Roman" w:cs="Times New Roman"/>
          <w:i/>
          <w:sz w:val="24"/>
          <w:szCs w:val="24"/>
        </w:rPr>
        <w:t>SD</w:t>
      </w:r>
      <w:r w:rsidR="00FA4147" w:rsidRPr="00FA4147">
        <w:rPr>
          <w:rFonts w:ascii="Times New Roman" w:eastAsia="Calibri" w:hAnsi="Times New Roman" w:cs="Times New Roman"/>
          <w:sz w:val="24"/>
          <w:szCs w:val="24"/>
        </w:rPr>
        <w:t xml:space="preserve"> = 1.24, </w:t>
      </w:r>
      <w:r w:rsidR="00FA4147" w:rsidRPr="00FA4147">
        <w:rPr>
          <w:rFonts w:ascii="Times New Roman" w:eastAsia="Calibri" w:hAnsi="Times New Roman" w:cs="Times New Roman"/>
          <w:i/>
          <w:sz w:val="24"/>
          <w:szCs w:val="24"/>
        </w:rPr>
        <w:t>t</w:t>
      </w:r>
      <w:r w:rsidR="00FA4147" w:rsidRPr="00FA4147">
        <w:rPr>
          <w:rFonts w:ascii="Times New Roman" w:eastAsia="Calibri" w:hAnsi="Times New Roman" w:cs="Times New Roman"/>
          <w:sz w:val="24"/>
          <w:szCs w:val="24"/>
        </w:rPr>
        <w:t xml:space="preserve">(172) = 16.26, </w:t>
      </w:r>
      <w:r w:rsidR="00FA4147" w:rsidRPr="00FA4147">
        <w:rPr>
          <w:rFonts w:ascii="Times New Roman" w:eastAsia="Calibri" w:hAnsi="Times New Roman" w:cs="Times New Roman"/>
          <w:i/>
          <w:sz w:val="24"/>
          <w:szCs w:val="24"/>
        </w:rPr>
        <w:t>p</w:t>
      </w:r>
      <w:r w:rsidR="00FA4147" w:rsidRPr="00FA4147">
        <w:rPr>
          <w:rFonts w:ascii="Times New Roman" w:eastAsia="Calibri" w:hAnsi="Times New Roman" w:cs="Times New Roman"/>
          <w:sz w:val="24"/>
          <w:szCs w:val="24"/>
        </w:rPr>
        <w:t xml:space="preserve"> &lt; .001, </w:t>
      </w:r>
      <w:r w:rsidR="00FA4147" w:rsidRPr="00FA4147">
        <w:rPr>
          <w:rFonts w:ascii="Times New Roman" w:eastAsia="Calibri" w:hAnsi="Times New Roman" w:cs="Times New Roman"/>
          <w:i/>
          <w:sz w:val="24"/>
          <w:szCs w:val="24"/>
        </w:rPr>
        <w:t>d</w:t>
      </w:r>
      <w:r w:rsidR="00FA4147" w:rsidRPr="00FA4147">
        <w:rPr>
          <w:rFonts w:ascii="Times New Roman" w:eastAsia="Calibri" w:hAnsi="Times New Roman" w:cs="Times New Roman"/>
          <w:sz w:val="24"/>
          <w:szCs w:val="24"/>
        </w:rPr>
        <w:t xml:space="preserve"> = 1.24, 95% CI [1.04; 1.43], BF</w:t>
      </w:r>
      <w:r w:rsidR="00FA4147" w:rsidRPr="00FA4147">
        <w:rPr>
          <w:rFonts w:ascii="Times New Roman" w:eastAsia="Calibri" w:hAnsi="Times New Roman" w:cs="Times New Roman"/>
          <w:sz w:val="24"/>
          <w:szCs w:val="24"/>
          <w:vertAlign w:val="subscript"/>
        </w:rPr>
        <w:t>10</w:t>
      </w:r>
      <w:r w:rsidR="00FA4147" w:rsidRPr="00FA4147">
        <w:rPr>
          <w:rFonts w:ascii="Times New Roman" w:eastAsia="Calibri" w:hAnsi="Times New Roman" w:cs="Times New Roman"/>
          <w:sz w:val="24"/>
          <w:szCs w:val="24"/>
        </w:rPr>
        <w:t xml:space="preserve"> &gt; 10</w:t>
      </w:r>
      <w:r w:rsidR="00FA4147" w:rsidRPr="00FA4147">
        <w:rPr>
          <w:rFonts w:ascii="Times New Roman" w:eastAsia="Calibri" w:hAnsi="Times New Roman" w:cs="Times New Roman"/>
          <w:sz w:val="24"/>
          <w:szCs w:val="24"/>
          <w:vertAlign w:val="superscript"/>
        </w:rPr>
        <w:t>5</w:t>
      </w:r>
      <w:r w:rsidR="00FA4147" w:rsidRPr="00FA4147">
        <w:rPr>
          <w:rFonts w:ascii="Times New Roman" w:eastAsia="Calibri" w:hAnsi="Times New Roman" w:cs="Times New Roman"/>
          <w:sz w:val="24"/>
          <w:szCs w:val="24"/>
        </w:rPr>
        <w:t xml:space="preserve">; Experiment </w:t>
      </w:r>
      <w:r w:rsidR="00FA4147">
        <w:rPr>
          <w:rFonts w:ascii="Times New Roman" w:eastAsia="Calibri" w:hAnsi="Times New Roman" w:cs="Times New Roman"/>
          <w:sz w:val="24"/>
          <w:szCs w:val="24"/>
        </w:rPr>
        <w:t>4</w:t>
      </w:r>
      <w:r w:rsidR="00FA4147" w:rsidRPr="00FA4147">
        <w:rPr>
          <w:rFonts w:ascii="Times New Roman" w:eastAsia="Calibri" w:hAnsi="Times New Roman" w:cs="Times New Roman"/>
          <w:sz w:val="24"/>
          <w:szCs w:val="24"/>
        </w:rPr>
        <w:t xml:space="preserve">: </w:t>
      </w:r>
      <w:r w:rsidR="00FA4147" w:rsidRPr="00FA4147">
        <w:rPr>
          <w:rFonts w:ascii="Times New Roman" w:eastAsia="Calibri" w:hAnsi="Times New Roman" w:cs="Times New Roman"/>
          <w:i/>
          <w:sz w:val="24"/>
          <w:szCs w:val="24"/>
        </w:rPr>
        <w:t>M</w:t>
      </w:r>
      <w:r w:rsidR="00FA4147" w:rsidRPr="00FA4147">
        <w:rPr>
          <w:rFonts w:ascii="Times New Roman" w:eastAsia="Calibri" w:hAnsi="Times New Roman" w:cs="Times New Roman"/>
          <w:sz w:val="24"/>
          <w:szCs w:val="24"/>
        </w:rPr>
        <w:t xml:space="preserve"> = 1.89, </w:t>
      </w:r>
      <w:r w:rsidR="00FA4147" w:rsidRPr="00FA4147">
        <w:rPr>
          <w:rFonts w:ascii="Times New Roman" w:eastAsia="Calibri" w:hAnsi="Times New Roman" w:cs="Times New Roman"/>
          <w:i/>
          <w:sz w:val="24"/>
          <w:szCs w:val="24"/>
        </w:rPr>
        <w:t>SD</w:t>
      </w:r>
      <w:r w:rsidR="00FA4147" w:rsidRPr="00FA4147">
        <w:rPr>
          <w:rFonts w:ascii="Times New Roman" w:eastAsia="Calibri" w:hAnsi="Times New Roman" w:cs="Times New Roman"/>
          <w:sz w:val="24"/>
          <w:szCs w:val="24"/>
        </w:rPr>
        <w:t xml:space="preserve"> = 1.06, </w:t>
      </w:r>
      <w:r w:rsidR="00FA4147" w:rsidRPr="00FA4147">
        <w:rPr>
          <w:rFonts w:ascii="Times New Roman" w:eastAsia="Calibri" w:hAnsi="Times New Roman" w:cs="Times New Roman"/>
          <w:i/>
          <w:sz w:val="24"/>
          <w:szCs w:val="24"/>
        </w:rPr>
        <w:t>t</w:t>
      </w:r>
      <w:r w:rsidR="00FA4147" w:rsidRPr="00FA4147">
        <w:rPr>
          <w:rFonts w:ascii="Times New Roman" w:eastAsia="Calibri" w:hAnsi="Times New Roman" w:cs="Times New Roman"/>
          <w:sz w:val="24"/>
          <w:szCs w:val="24"/>
        </w:rPr>
        <w:t xml:space="preserve">(111) = 18.82, </w:t>
      </w:r>
      <w:r w:rsidR="00FA4147" w:rsidRPr="00FA4147">
        <w:rPr>
          <w:rFonts w:ascii="Times New Roman" w:eastAsia="Calibri" w:hAnsi="Times New Roman" w:cs="Times New Roman"/>
          <w:i/>
          <w:sz w:val="24"/>
          <w:szCs w:val="24"/>
        </w:rPr>
        <w:t>p</w:t>
      </w:r>
      <w:r w:rsidR="00FA4147" w:rsidRPr="00FA4147">
        <w:rPr>
          <w:rFonts w:ascii="Times New Roman" w:eastAsia="Calibri" w:hAnsi="Times New Roman" w:cs="Times New Roman"/>
          <w:sz w:val="24"/>
          <w:szCs w:val="24"/>
        </w:rPr>
        <w:t xml:space="preserve"> &lt; .001, </w:t>
      </w:r>
      <w:r w:rsidR="00FA4147" w:rsidRPr="00FA4147">
        <w:rPr>
          <w:rFonts w:ascii="Times New Roman" w:eastAsia="Calibri" w:hAnsi="Times New Roman" w:cs="Times New Roman"/>
          <w:i/>
          <w:sz w:val="24"/>
          <w:szCs w:val="24"/>
        </w:rPr>
        <w:t>d</w:t>
      </w:r>
      <w:r w:rsidR="00FA4147" w:rsidRPr="00FA4147">
        <w:rPr>
          <w:rFonts w:ascii="Times New Roman" w:eastAsia="Calibri" w:hAnsi="Times New Roman" w:cs="Times New Roman"/>
          <w:sz w:val="24"/>
          <w:szCs w:val="24"/>
        </w:rPr>
        <w:t xml:space="preserve"> = 1.78, 95% CI [1.48; 2.08], BF</w:t>
      </w:r>
      <w:r w:rsidR="00FA4147" w:rsidRPr="00FA4147">
        <w:rPr>
          <w:rFonts w:ascii="Times New Roman" w:eastAsia="Calibri" w:hAnsi="Times New Roman" w:cs="Times New Roman"/>
          <w:sz w:val="24"/>
          <w:szCs w:val="24"/>
          <w:vertAlign w:val="subscript"/>
        </w:rPr>
        <w:t>10</w:t>
      </w:r>
      <w:r w:rsidR="00FA4147" w:rsidRPr="00FA4147">
        <w:rPr>
          <w:rFonts w:ascii="Times New Roman" w:eastAsia="Calibri" w:hAnsi="Times New Roman" w:cs="Times New Roman"/>
          <w:sz w:val="24"/>
          <w:szCs w:val="24"/>
        </w:rPr>
        <w:t xml:space="preserve"> &gt; 10</w:t>
      </w:r>
      <w:r w:rsidR="00FA4147" w:rsidRPr="00FA4147">
        <w:rPr>
          <w:rFonts w:ascii="Times New Roman" w:eastAsia="Calibri" w:hAnsi="Times New Roman" w:cs="Times New Roman"/>
          <w:sz w:val="24"/>
          <w:szCs w:val="24"/>
          <w:vertAlign w:val="superscript"/>
        </w:rPr>
        <w:t>5</w:t>
      </w:r>
      <w:r w:rsidR="00FA4147">
        <w:rPr>
          <w:rFonts w:ascii="Times New Roman" w:eastAsia="Calibri" w:hAnsi="Times New Roman" w:cs="Times New Roman"/>
          <w:sz w:val="24"/>
          <w:szCs w:val="24"/>
        </w:rPr>
        <w:t>)</w:t>
      </w:r>
      <w:r w:rsidR="00FA4147" w:rsidRPr="00FA4147">
        <w:rPr>
          <w:rFonts w:ascii="Times New Roman" w:eastAsia="Calibri" w:hAnsi="Times New Roman" w:cs="Times New Roman"/>
          <w:sz w:val="24"/>
          <w:szCs w:val="24"/>
        </w:rPr>
        <w:t xml:space="preserve"> </w:t>
      </w:r>
      <w:r w:rsidR="00FA4147">
        <w:rPr>
          <w:rFonts w:ascii="Times New Roman" w:eastAsia="Calibri" w:hAnsi="Times New Roman" w:cs="Times New Roman"/>
          <w:sz w:val="24"/>
          <w:szCs w:val="24"/>
        </w:rPr>
        <w:t xml:space="preserve">and </w:t>
      </w:r>
      <w:r w:rsidR="00FA4147" w:rsidRPr="00FA4147">
        <w:rPr>
          <w:rFonts w:ascii="Times New Roman" w:eastAsia="Calibri" w:hAnsi="Times New Roman" w:cs="Times New Roman"/>
          <w:sz w:val="24"/>
          <w:szCs w:val="24"/>
        </w:rPr>
        <w:t xml:space="preserve">implicit </w:t>
      </w:r>
      <w:r w:rsidR="00FA4147">
        <w:rPr>
          <w:rFonts w:ascii="Times New Roman" w:eastAsia="Calibri" w:hAnsi="Times New Roman" w:cs="Times New Roman"/>
          <w:sz w:val="24"/>
          <w:szCs w:val="24"/>
        </w:rPr>
        <w:t>levels (</w:t>
      </w:r>
      <w:r w:rsidR="00FA4147" w:rsidRPr="00FA4147">
        <w:rPr>
          <w:rFonts w:ascii="Times New Roman" w:hAnsi="Times New Roman" w:cs="Times New Roman"/>
          <w:sz w:val="24"/>
          <w:szCs w:val="24"/>
        </w:rPr>
        <w:t xml:space="preserve">Experiment </w:t>
      </w:r>
      <w:r w:rsidR="00FA4147">
        <w:rPr>
          <w:rFonts w:ascii="Times New Roman" w:hAnsi="Times New Roman" w:cs="Times New Roman"/>
          <w:sz w:val="24"/>
          <w:szCs w:val="24"/>
        </w:rPr>
        <w:t>3</w:t>
      </w:r>
      <w:r w:rsidR="00FA4147" w:rsidRPr="00FA4147">
        <w:rPr>
          <w:rFonts w:ascii="Times New Roman" w:hAnsi="Times New Roman" w:cs="Times New Roman"/>
          <w:sz w:val="24"/>
          <w:szCs w:val="24"/>
        </w:rPr>
        <w:t xml:space="preserve">: </w:t>
      </w:r>
      <w:r w:rsidR="00FA4147" w:rsidRPr="00FA4147">
        <w:rPr>
          <w:rFonts w:ascii="Times New Roman" w:eastAsia="Calibri" w:hAnsi="Times New Roman" w:cs="Times New Roman"/>
          <w:i/>
          <w:sz w:val="24"/>
          <w:szCs w:val="24"/>
        </w:rPr>
        <w:t>M</w:t>
      </w:r>
      <w:r w:rsidR="00FA4147" w:rsidRPr="00FA4147">
        <w:rPr>
          <w:rFonts w:ascii="Times New Roman" w:eastAsia="Calibri" w:hAnsi="Times New Roman" w:cs="Times New Roman"/>
          <w:sz w:val="24"/>
          <w:szCs w:val="24"/>
        </w:rPr>
        <w:t xml:space="preserve"> = 0.17, </w:t>
      </w:r>
      <w:r w:rsidR="00FA4147" w:rsidRPr="00FA4147">
        <w:rPr>
          <w:rFonts w:ascii="Times New Roman" w:eastAsia="Calibri" w:hAnsi="Times New Roman" w:cs="Times New Roman"/>
          <w:i/>
          <w:sz w:val="24"/>
          <w:szCs w:val="24"/>
        </w:rPr>
        <w:t>SD</w:t>
      </w:r>
      <w:r w:rsidR="00FA4147" w:rsidRPr="00FA4147">
        <w:rPr>
          <w:rFonts w:ascii="Times New Roman" w:eastAsia="Calibri" w:hAnsi="Times New Roman" w:cs="Times New Roman"/>
          <w:sz w:val="24"/>
          <w:szCs w:val="24"/>
        </w:rPr>
        <w:t xml:space="preserve"> = 0.36, </w:t>
      </w:r>
      <w:r w:rsidR="00FA4147" w:rsidRPr="00FA4147">
        <w:rPr>
          <w:rFonts w:ascii="Times New Roman" w:eastAsia="Calibri" w:hAnsi="Times New Roman" w:cs="Times New Roman"/>
          <w:i/>
          <w:sz w:val="24"/>
          <w:szCs w:val="24"/>
        </w:rPr>
        <w:t>t</w:t>
      </w:r>
      <w:r w:rsidR="00FA4147" w:rsidRPr="00FA4147">
        <w:rPr>
          <w:rFonts w:ascii="Times New Roman" w:eastAsia="Calibri" w:hAnsi="Times New Roman" w:cs="Times New Roman"/>
          <w:sz w:val="24"/>
          <w:szCs w:val="24"/>
        </w:rPr>
        <w:t xml:space="preserve">(172) = 6.22, </w:t>
      </w:r>
      <w:r w:rsidR="00FA4147" w:rsidRPr="00FA4147">
        <w:rPr>
          <w:rFonts w:ascii="Times New Roman" w:eastAsia="Calibri" w:hAnsi="Times New Roman" w:cs="Times New Roman"/>
          <w:i/>
          <w:sz w:val="24"/>
          <w:szCs w:val="24"/>
        </w:rPr>
        <w:t>p</w:t>
      </w:r>
      <w:r w:rsidR="00FA4147" w:rsidRPr="00FA4147">
        <w:rPr>
          <w:rFonts w:ascii="Times New Roman" w:eastAsia="Calibri" w:hAnsi="Times New Roman" w:cs="Times New Roman"/>
          <w:sz w:val="24"/>
          <w:szCs w:val="24"/>
        </w:rPr>
        <w:t xml:space="preserve"> &lt; .001, </w:t>
      </w:r>
      <w:r w:rsidR="00FA4147" w:rsidRPr="00FA4147">
        <w:rPr>
          <w:rFonts w:ascii="Times New Roman" w:eastAsia="Calibri" w:hAnsi="Times New Roman" w:cs="Times New Roman"/>
          <w:i/>
          <w:sz w:val="24"/>
          <w:szCs w:val="24"/>
        </w:rPr>
        <w:t>d</w:t>
      </w:r>
      <w:r w:rsidR="00FA4147" w:rsidRPr="00FA4147">
        <w:rPr>
          <w:rFonts w:ascii="Times New Roman" w:eastAsia="Calibri" w:hAnsi="Times New Roman" w:cs="Times New Roman"/>
          <w:sz w:val="24"/>
          <w:szCs w:val="24"/>
        </w:rPr>
        <w:t xml:space="preserve"> = 0.47, 95% CI [0.32, 0.6</w:t>
      </w:r>
      <w:r w:rsidR="000E5C70">
        <w:rPr>
          <w:rFonts w:ascii="Times New Roman" w:eastAsia="Calibri" w:hAnsi="Times New Roman" w:cs="Times New Roman"/>
          <w:sz w:val="24"/>
          <w:szCs w:val="24"/>
        </w:rPr>
        <w:t>3</w:t>
      </w:r>
      <w:r w:rsidR="00FA4147" w:rsidRPr="00FA4147">
        <w:rPr>
          <w:rFonts w:ascii="Times New Roman" w:eastAsia="Calibri" w:hAnsi="Times New Roman" w:cs="Times New Roman"/>
          <w:sz w:val="24"/>
          <w:szCs w:val="24"/>
        </w:rPr>
        <w:t>], BF</w:t>
      </w:r>
      <w:r w:rsidR="00FA4147" w:rsidRPr="00FA4147">
        <w:rPr>
          <w:rFonts w:ascii="Times New Roman" w:eastAsia="Calibri" w:hAnsi="Times New Roman" w:cs="Times New Roman"/>
          <w:sz w:val="24"/>
          <w:szCs w:val="24"/>
          <w:vertAlign w:val="subscript"/>
        </w:rPr>
        <w:t>10</w:t>
      </w:r>
      <w:r w:rsidR="00FA4147" w:rsidRPr="00FA4147">
        <w:rPr>
          <w:rFonts w:ascii="Times New Roman" w:eastAsia="Calibri" w:hAnsi="Times New Roman" w:cs="Times New Roman"/>
          <w:sz w:val="24"/>
          <w:szCs w:val="24"/>
        </w:rPr>
        <w:t xml:space="preserve"> &gt; 10</w:t>
      </w:r>
      <w:r w:rsidR="00FA4147" w:rsidRPr="00FA4147">
        <w:rPr>
          <w:rFonts w:ascii="Times New Roman" w:eastAsia="Calibri" w:hAnsi="Times New Roman" w:cs="Times New Roman"/>
          <w:sz w:val="24"/>
          <w:szCs w:val="24"/>
          <w:vertAlign w:val="superscript"/>
        </w:rPr>
        <w:t>4</w:t>
      </w:r>
      <w:r w:rsidR="00FA4147" w:rsidRPr="00FA4147">
        <w:rPr>
          <w:rFonts w:ascii="Times New Roman" w:eastAsia="Calibri" w:hAnsi="Times New Roman" w:cs="Times New Roman"/>
          <w:sz w:val="24"/>
          <w:szCs w:val="24"/>
        </w:rPr>
        <w:t xml:space="preserve">; Experiment </w:t>
      </w:r>
      <w:r w:rsidR="00FA4147">
        <w:rPr>
          <w:rFonts w:ascii="Times New Roman" w:eastAsia="Calibri" w:hAnsi="Times New Roman" w:cs="Times New Roman"/>
          <w:sz w:val="24"/>
          <w:szCs w:val="24"/>
        </w:rPr>
        <w:t>4</w:t>
      </w:r>
      <w:r w:rsidR="00FA4147" w:rsidRPr="00FA4147">
        <w:rPr>
          <w:rFonts w:ascii="Times New Roman" w:eastAsia="Calibri" w:hAnsi="Times New Roman" w:cs="Times New Roman"/>
          <w:sz w:val="24"/>
          <w:szCs w:val="24"/>
        </w:rPr>
        <w:t>:</w:t>
      </w:r>
      <w:r w:rsidR="00FA4147" w:rsidRPr="00FA4147">
        <w:rPr>
          <w:rFonts w:ascii="Times New Roman" w:eastAsia="Calibri" w:hAnsi="Times New Roman" w:cs="Times New Roman"/>
          <w:i/>
          <w:sz w:val="24"/>
          <w:szCs w:val="24"/>
        </w:rPr>
        <w:t xml:space="preserve"> M</w:t>
      </w:r>
      <w:r w:rsidR="00FA4147" w:rsidRPr="00FA4147">
        <w:rPr>
          <w:rFonts w:ascii="Times New Roman" w:eastAsia="Calibri" w:hAnsi="Times New Roman" w:cs="Times New Roman"/>
          <w:sz w:val="24"/>
          <w:szCs w:val="24"/>
        </w:rPr>
        <w:t xml:space="preserve"> = 0.23, </w:t>
      </w:r>
      <w:r w:rsidR="00FA4147" w:rsidRPr="00FA4147">
        <w:rPr>
          <w:rFonts w:ascii="Times New Roman" w:eastAsia="Calibri" w:hAnsi="Times New Roman" w:cs="Times New Roman"/>
          <w:i/>
          <w:sz w:val="24"/>
          <w:szCs w:val="24"/>
        </w:rPr>
        <w:t>SD</w:t>
      </w:r>
      <w:r w:rsidR="00FA4147" w:rsidRPr="00FA4147">
        <w:rPr>
          <w:rFonts w:ascii="Times New Roman" w:eastAsia="Calibri" w:hAnsi="Times New Roman" w:cs="Times New Roman"/>
          <w:sz w:val="24"/>
          <w:szCs w:val="24"/>
        </w:rPr>
        <w:t xml:space="preserve"> = 0.38</w:t>
      </w:r>
      <w:r w:rsidR="00FA4147" w:rsidRPr="00FA4147">
        <w:rPr>
          <w:rFonts w:ascii="Times New Roman" w:hAnsi="Times New Roman" w:cs="Times New Roman"/>
          <w:sz w:val="24"/>
          <w:szCs w:val="24"/>
        </w:rPr>
        <w:t xml:space="preserve">, </w:t>
      </w:r>
      <w:r w:rsidR="00FA4147" w:rsidRPr="00FA4147">
        <w:rPr>
          <w:rFonts w:ascii="Times New Roman" w:hAnsi="Times New Roman" w:cs="Times New Roman"/>
          <w:i/>
          <w:sz w:val="24"/>
          <w:szCs w:val="24"/>
        </w:rPr>
        <w:t>t</w:t>
      </w:r>
      <w:r w:rsidR="00FA4147" w:rsidRPr="00FA4147">
        <w:rPr>
          <w:rFonts w:ascii="Times New Roman" w:hAnsi="Times New Roman" w:cs="Times New Roman"/>
          <w:sz w:val="24"/>
          <w:szCs w:val="24"/>
        </w:rPr>
        <w:t>(</w:t>
      </w:r>
      <w:r w:rsidR="000E5C70">
        <w:rPr>
          <w:rFonts w:ascii="Times New Roman" w:hAnsi="Times New Roman" w:cs="Times New Roman"/>
          <w:sz w:val="24"/>
          <w:szCs w:val="24"/>
        </w:rPr>
        <w:t>111</w:t>
      </w:r>
      <w:r w:rsidR="00FA4147" w:rsidRPr="00FA4147">
        <w:rPr>
          <w:rFonts w:ascii="Times New Roman" w:hAnsi="Times New Roman" w:cs="Times New Roman"/>
          <w:sz w:val="24"/>
          <w:szCs w:val="24"/>
        </w:rPr>
        <w:t xml:space="preserve">) = 6.84, </w:t>
      </w:r>
      <w:r w:rsidR="00FA4147" w:rsidRPr="00FA4147">
        <w:rPr>
          <w:rFonts w:ascii="Times New Roman" w:hAnsi="Times New Roman" w:cs="Times New Roman"/>
          <w:i/>
          <w:sz w:val="24"/>
          <w:szCs w:val="24"/>
        </w:rPr>
        <w:t>p</w:t>
      </w:r>
      <w:r w:rsidR="00FA4147" w:rsidRPr="00FA4147">
        <w:rPr>
          <w:rFonts w:ascii="Times New Roman" w:hAnsi="Times New Roman" w:cs="Times New Roman"/>
          <w:sz w:val="24"/>
          <w:szCs w:val="24"/>
        </w:rPr>
        <w:t xml:space="preserve"> &lt; .0001, </w:t>
      </w:r>
      <w:r w:rsidR="00FA4147" w:rsidRPr="00FA4147">
        <w:rPr>
          <w:rFonts w:ascii="Times New Roman" w:hAnsi="Times New Roman" w:cs="Times New Roman"/>
          <w:i/>
          <w:sz w:val="24"/>
          <w:szCs w:val="24"/>
        </w:rPr>
        <w:t>d</w:t>
      </w:r>
      <w:r w:rsidR="00FA4147" w:rsidRPr="00FA4147">
        <w:rPr>
          <w:rFonts w:ascii="Times New Roman" w:hAnsi="Times New Roman" w:cs="Times New Roman"/>
          <w:sz w:val="24"/>
          <w:szCs w:val="24"/>
        </w:rPr>
        <w:t xml:space="preserve"> = 0.6</w:t>
      </w:r>
      <w:r w:rsidR="000E5C70">
        <w:rPr>
          <w:rFonts w:ascii="Times New Roman" w:hAnsi="Times New Roman" w:cs="Times New Roman"/>
          <w:sz w:val="24"/>
          <w:szCs w:val="24"/>
        </w:rPr>
        <w:t>1</w:t>
      </w:r>
      <w:r w:rsidR="00FA4147" w:rsidRPr="00FA4147">
        <w:rPr>
          <w:rFonts w:ascii="Times New Roman" w:hAnsi="Times New Roman" w:cs="Times New Roman"/>
          <w:sz w:val="24"/>
          <w:szCs w:val="24"/>
        </w:rPr>
        <w:t xml:space="preserve">, 95% CI </w:t>
      </w:r>
      <w:r w:rsidR="00FA4147" w:rsidRPr="00FA4147">
        <w:rPr>
          <w:rFonts w:ascii="Times New Roman" w:hAnsi="Times New Roman" w:cs="Times New Roman"/>
          <w:sz w:val="24"/>
          <w:szCs w:val="24"/>
        </w:rPr>
        <w:lastRenderedPageBreak/>
        <w:t>[0.</w:t>
      </w:r>
      <w:r w:rsidR="000E5C70">
        <w:rPr>
          <w:rFonts w:ascii="Times New Roman" w:hAnsi="Times New Roman" w:cs="Times New Roman"/>
          <w:sz w:val="24"/>
          <w:szCs w:val="24"/>
        </w:rPr>
        <w:t>41</w:t>
      </w:r>
      <w:r w:rsidR="00FA4147" w:rsidRPr="00FA4147">
        <w:rPr>
          <w:rFonts w:ascii="Times New Roman" w:hAnsi="Times New Roman" w:cs="Times New Roman"/>
          <w:sz w:val="24"/>
          <w:szCs w:val="24"/>
        </w:rPr>
        <w:t>, 0.8</w:t>
      </w:r>
      <w:r w:rsidR="000E5C70">
        <w:rPr>
          <w:rFonts w:ascii="Times New Roman" w:hAnsi="Times New Roman" w:cs="Times New Roman"/>
          <w:sz w:val="24"/>
          <w:szCs w:val="24"/>
        </w:rPr>
        <w:t>1</w:t>
      </w:r>
      <w:r w:rsidR="00FA4147" w:rsidRPr="00FA4147">
        <w:rPr>
          <w:rFonts w:ascii="Times New Roman" w:hAnsi="Times New Roman" w:cs="Times New Roman"/>
          <w:sz w:val="24"/>
          <w:szCs w:val="24"/>
        </w:rPr>
        <w:t>], BF</w:t>
      </w:r>
      <w:r w:rsidR="00FA4147" w:rsidRPr="00FA4147">
        <w:rPr>
          <w:rFonts w:ascii="Times New Roman" w:hAnsi="Times New Roman" w:cs="Times New Roman"/>
          <w:sz w:val="24"/>
          <w:szCs w:val="24"/>
          <w:vertAlign w:val="subscript"/>
        </w:rPr>
        <w:t>10</w:t>
      </w:r>
      <w:r w:rsidR="00FA4147" w:rsidRPr="00FA4147">
        <w:rPr>
          <w:rFonts w:ascii="Times New Roman" w:hAnsi="Times New Roman" w:cs="Times New Roman"/>
          <w:sz w:val="24"/>
          <w:szCs w:val="24"/>
        </w:rPr>
        <w:t xml:space="preserve"> &gt; 10</w:t>
      </w:r>
      <w:r w:rsidR="00FA4147" w:rsidRPr="00FA4147">
        <w:rPr>
          <w:rFonts w:ascii="Times New Roman" w:hAnsi="Times New Roman" w:cs="Times New Roman"/>
          <w:sz w:val="24"/>
          <w:szCs w:val="24"/>
          <w:vertAlign w:val="superscript"/>
        </w:rPr>
        <w:t>4</w:t>
      </w:r>
      <w:r w:rsidR="00FA4147" w:rsidRPr="00FA4147">
        <w:rPr>
          <w:rFonts w:ascii="Times New Roman" w:hAnsi="Times New Roman" w:cs="Times New Roman"/>
          <w:sz w:val="24"/>
          <w:szCs w:val="24"/>
        </w:rPr>
        <w:t xml:space="preserve">). </w:t>
      </w:r>
      <w:r w:rsidR="001B05E6">
        <w:rPr>
          <w:rFonts w:ascii="Times New Roman" w:hAnsi="Times New Roman" w:cs="Times New Roman"/>
          <w:sz w:val="24"/>
          <w:szCs w:val="24"/>
        </w:rPr>
        <w:t xml:space="preserve">This was also true </w:t>
      </w:r>
      <w:r>
        <w:rPr>
          <w:rFonts w:ascii="Times New Roman" w:hAnsi="Times New Roman" w:cs="Times New Roman"/>
          <w:sz w:val="24"/>
          <w:szCs w:val="24"/>
        </w:rPr>
        <w:t xml:space="preserve">when </w:t>
      </w:r>
      <w:r w:rsidR="00201053">
        <w:rPr>
          <w:rFonts w:ascii="Times New Roman" w:hAnsi="Times New Roman" w:cs="Times New Roman"/>
          <w:sz w:val="24"/>
          <w:szCs w:val="24"/>
        </w:rPr>
        <w:t xml:space="preserve">sharing </w:t>
      </w:r>
      <w:r w:rsidR="001B05E6">
        <w:rPr>
          <w:rFonts w:ascii="Times New Roman" w:hAnsi="Times New Roman" w:cs="Times New Roman"/>
          <w:sz w:val="24"/>
          <w:szCs w:val="24"/>
        </w:rPr>
        <w:t xml:space="preserve">intentions </w:t>
      </w:r>
      <w:r>
        <w:rPr>
          <w:rFonts w:ascii="Times New Roman" w:hAnsi="Times New Roman" w:cs="Times New Roman"/>
          <w:sz w:val="24"/>
          <w:szCs w:val="24"/>
        </w:rPr>
        <w:t xml:space="preserve">were measured </w:t>
      </w:r>
      <w:r w:rsidR="001B05E6">
        <w:rPr>
          <w:rFonts w:ascii="Times New Roman" w:hAnsi="Times New Roman" w:cs="Times New Roman"/>
          <w:sz w:val="24"/>
          <w:szCs w:val="24"/>
        </w:rPr>
        <w:t>in Experiment 4</w:t>
      </w:r>
      <w:r w:rsidR="001B05E6" w:rsidRPr="001B05E6">
        <w:rPr>
          <w:rFonts w:ascii="Times New Roman" w:eastAsia="Calibri" w:hAnsi="Times New Roman" w:cs="Times New Roman"/>
          <w:sz w:val="24"/>
          <w:szCs w:val="24"/>
        </w:rPr>
        <w:t xml:space="preserve">, </w:t>
      </w:r>
      <w:r w:rsidR="001B05E6" w:rsidRPr="001B05E6">
        <w:rPr>
          <w:rFonts w:ascii="Times New Roman" w:eastAsia="Calibri" w:hAnsi="Times New Roman" w:cs="Times New Roman"/>
          <w:i/>
          <w:iCs/>
          <w:sz w:val="24"/>
          <w:szCs w:val="24"/>
        </w:rPr>
        <w:t>t</w:t>
      </w:r>
      <w:r w:rsidR="001B05E6" w:rsidRPr="001B05E6">
        <w:rPr>
          <w:rFonts w:ascii="Times New Roman" w:eastAsia="Calibri" w:hAnsi="Times New Roman" w:cs="Times New Roman"/>
          <w:sz w:val="24"/>
          <w:szCs w:val="24"/>
        </w:rPr>
        <w:t xml:space="preserve">(111) = 4.78, </w:t>
      </w:r>
      <w:r w:rsidR="001B05E6" w:rsidRPr="001B05E6">
        <w:rPr>
          <w:rFonts w:ascii="Times New Roman" w:eastAsia="Calibri" w:hAnsi="Times New Roman" w:cs="Times New Roman"/>
          <w:i/>
          <w:iCs/>
          <w:sz w:val="24"/>
          <w:szCs w:val="24"/>
        </w:rPr>
        <w:t>p</w:t>
      </w:r>
      <w:r w:rsidR="001B05E6" w:rsidRPr="001B05E6">
        <w:rPr>
          <w:rFonts w:ascii="Times New Roman" w:eastAsia="Calibri" w:hAnsi="Times New Roman" w:cs="Times New Roman"/>
          <w:sz w:val="24"/>
          <w:szCs w:val="24"/>
        </w:rPr>
        <w:t xml:space="preserve"> &lt; .0001, </w:t>
      </w:r>
      <w:r w:rsidR="001B05E6" w:rsidRPr="001B05E6">
        <w:rPr>
          <w:rFonts w:ascii="Times New Roman" w:eastAsia="Calibri" w:hAnsi="Times New Roman" w:cs="Times New Roman"/>
          <w:i/>
          <w:iCs/>
          <w:sz w:val="24"/>
          <w:szCs w:val="24"/>
        </w:rPr>
        <w:t>d</w:t>
      </w:r>
      <w:r w:rsidR="001B05E6" w:rsidRPr="001B05E6">
        <w:rPr>
          <w:rFonts w:ascii="Times New Roman" w:eastAsia="Calibri" w:hAnsi="Times New Roman" w:cs="Times New Roman"/>
          <w:sz w:val="24"/>
          <w:szCs w:val="24"/>
        </w:rPr>
        <w:t xml:space="preserve"> = 0.45, 95% CI [0.27, 0.64], BF</w:t>
      </w:r>
      <w:r w:rsidR="001B05E6" w:rsidRPr="001B05E6">
        <w:rPr>
          <w:rFonts w:ascii="Times New Roman" w:eastAsia="Calibri" w:hAnsi="Times New Roman" w:cs="Times New Roman"/>
          <w:sz w:val="24"/>
          <w:szCs w:val="24"/>
          <w:vertAlign w:val="subscript"/>
        </w:rPr>
        <w:t>10</w:t>
      </w:r>
      <w:r w:rsidR="001B05E6" w:rsidRPr="001B05E6">
        <w:rPr>
          <w:rFonts w:ascii="Times New Roman" w:eastAsia="Calibri" w:hAnsi="Times New Roman" w:cs="Times New Roman"/>
          <w:sz w:val="24"/>
          <w:szCs w:val="24"/>
        </w:rPr>
        <w:t xml:space="preserve"> &gt;</w:t>
      </w:r>
      <w:r w:rsidR="001B05E6">
        <w:rPr>
          <w:rFonts w:ascii="Times New Roman" w:eastAsia="Calibri" w:hAnsi="Times New Roman" w:cs="Times New Roman"/>
          <w:sz w:val="24"/>
          <w:szCs w:val="24"/>
        </w:rPr>
        <w:t xml:space="preserve"> </w:t>
      </w:r>
      <w:r w:rsidR="001B05E6" w:rsidRPr="00FA4147">
        <w:rPr>
          <w:rFonts w:ascii="Times New Roman" w:hAnsi="Times New Roman" w:cs="Times New Roman"/>
          <w:sz w:val="24"/>
          <w:szCs w:val="24"/>
        </w:rPr>
        <w:t>10</w:t>
      </w:r>
      <w:r w:rsidR="001B05E6" w:rsidRPr="00FA4147">
        <w:rPr>
          <w:rFonts w:ascii="Times New Roman" w:hAnsi="Times New Roman" w:cs="Times New Roman"/>
          <w:sz w:val="24"/>
          <w:szCs w:val="24"/>
          <w:vertAlign w:val="superscript"/>
        </w:rPr>
        <w:t>4</w:t>
      </w:r>
      <w:r w:rsidR="001B05E6">
        <w:rPr>
          <w:rFonts w:ascii="Times New Roman" w:hAnsi="Times New Roman" w:cs="Times New Roman"/>
          <w:sz w:val="24"/>
          <w:szCs w:val="24"/>
        </w:rPr>
        <w:t>.</w:t>
      </w:r>
    </w:p>
    <w:p w14:paraId="4C3600A1" w14:textId="673305F7" w:rsidR="00B53909" w:rsidRDefault="00B57955" w:rsidP="001B05E6">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Finally, Deepfakes led to </w:t>
      </w:r>
      <w:r w:rsidR="00857B7C" w:rsidRPr="006C0404">
        <w:rPr>
          <w:rFonts w:ascii="Times New Roman" w:hAnsi="Times New Roman" w:cs="Times New Roman"/>
          <w:sz w:val="24"/>
          <w:szCs w:val="24"/>
        </w:rPr>
        <w:t xml:space="preserve">self-reported attitudes of similar magnitude as authentic audio in Experiment </w:t>
      </w:r>
      <w:r w:rsidR="000E5C70">
        <w:rPr>
          <w:rFonts w:ascii="Times New Roman" w:hAnsi="Times New Roman" w:cs="Times New Roman"/>
          <w:sz w:val="24"/>
          <w:szCs w:val="24"/>
        </w:rPr>
        <w:t>3</w:t>
      </w:r>
      <w:r w:rsidR="00857B7C" w:rsidRPr="006C0404">
        <w:rPr>
          <w:rFonts w:ascii="Times New Roman" w:hAnsi="Times New Roman" w:cs="Times New Roman"/>
          <w:sz w:val="24"/>
          <w:szCs w:val="24"/>
        </w:rPr>
        <w:t xml:space="preserve">,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(335.41) = 1.09,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 .28,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0.12, 95% CI [-0.10; 0.33],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 0.21, and even larger attitudes than authentic audio in Experiment </w:t>
      </w:r>
      <w:r w:rsidR="000E5C70">
        <w:rPr>
          <w:rFonts w:ascii="Times New Roman" w:hAnsi="Times New Roman" w:cs="Times New Roman"/>
          <w:sz w:val="24"/>
          <w:szCs w:val="24"/>
        </w:rPr>
        <w:t>4</w:t>
      </w:r>
      <w:r w:rsidR="00857B7C" w:rsidRPr="006C0404">
        <w:rPr>
          <w:rFonts w:ascii="Times New Roman" w:hAnsi="Times New Roman" w:cs="Times New Roman"/>
          <w:sz w:val="24"/>
          <w:szCs w:val="24"/>
        </w:rPr>
        <w:t xml:space="preserve">,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(206.7) = 2.92,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 .004,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0.39, 95% CI [0.13; 0.67],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 7.95. </w:t>
      </w:r>
      <w:r w:rsidR="007F18A5">
        <w:rPr>
          <w:rFonts w:ascii="Times New Roman" w:hAnsi="Times New Roman" w:cs="Times New Roman"/>
          <w:sz w:val="24"/>
          <w:szCs w:val="24"/>
        </w:rPr>
        <w:t>There was no difference in the magnitude of i</w:t>
      </w:r>
      <w:r w:rsidR="00857B7C" w:rsidRPr="006C0404">
        <w:rPr>
          <w:rFonts w:ascii="Times New Roman" w:hAnsi="Times New Roman" w:cs="Times New Roman"/>
          <w:sz w:val="24"/>
          <w:szCs w:val="24"/>
        </w:rPr>
        <w:t xml:space="preserve">mplicit attitudes (Experiment </w:t>
      </w:r>
      <w:r w:rsidR="000E5C70">
        <w:rPr>
          <w:rFonts w:ascii="Times New Roman" w:hAnsi="Times New Roman" w:cs="Times New Roman"/>
          <w:sz w:val="24"/>
          <w:szCs w:val="24"/>
        </w:rPr>
        <w:t>3</w:t>
      </w:r>
      <w:r w:rsidR="00857B7C" w:rsidRPr="006C0404">
        <w:rPr>
          <w:rFonts w:ascii="Times New Roman" w:hAnsi="Times New Roman" w:cs="Times New Roman"/>
          <w:sz w:val="24"/>
          <w:szCs w:val="24"/>
        </w:rPr>
        <w:t xml:space="preserve">: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(337.26) = -0.37,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 .71,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-0.04, 95% CI [-0.25; 0.17],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 0.13; Experiment </w:t>
      </w:r>
      <w:r w:rsidR="000E5C70">
        <w:rPr>
          <w:rFonts w:ascii="Times New Roman" w:hAnsi="Times New Roman" w:cs="Times New Roman"/>
          <w:sz w:val="24"/>
          <w:szCs w:val="24"/>
        </w:rPr>
        <w:t>4</w:t>
      </w:r>
      <w:r w:rsidR="00857B7C" w:rsidRPr="006C0404">
        <w:rPr>
          <w:rFonts w:ascii="Times New Roman" w:hAnsi="Times New Roman" w:cs="Times New Roman"/>
          <w:sz w:val="24"/>
          <w:szCs w:val="24"/>
        </w:rPr>
        <w:t xml:space="preserve">: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(216) = -0.18,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 .85,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-0.03, 95% CI [-0.29; 0.24],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 0.15)</w:t>
      </w:r>
      <w:r w:rsidR="007F18A5">
        <w:rPr>
          <w:rFonts w:ascii="Times New Roman" w:hAnsi="Times New Roman" w:cs="Times New Roman"/>
          <w:sz w:val="24"/>
          <w:szCs w:val="24"/>
        </w:rPr>
        <w:t xml:space="preserve">, or </w:t>
      </w:r>
      <w:r w:rsidR="00201053">
        <w:rPr>
          <w:rFonts w:ascii="Times New Roman" w:hAnsi="Times New Roman" w:cs="Times New Roman"/>
          <w:sz w:val="24"/>
          <w:szCs w:val="24"/>
        </w:rPr>
        <w:t>sharing</w:t>
      </w:r>
      <w:r w:rsidR="007F18A5">
        <w:rPr>
          <w:rFonts w:ascii="Times New Roman" w:hAnsi="Times New Roman" w:cs="Times New Roman"/>
          <w:sz w:val="24"/>
          <w:szCs w:val="24"/>
        </w:rPr>
        <w:t xml:space="preserve"> intentions </w:t>
      </w:r>
      <w:r w:rsidR="00EC5AD0">
        <w:rPr>
          <w:rFonts w:ascii="Times New Roman" w:hAnsi="Times New Roman" w:cs="Times New Roman"/>
          <w:sz w:val="24"/>
          <w:szCs w:val="24"/>
        </w:rPr>
        <w:t xml:space="preserve">as a function of </w:t>
      </w:r>
      <w:r w:rsidR="00793C3D" w:rsidRPr="00793C3D">
        <w:rPr>
          <w:rFonts w:ascii="Times New Roman" w:hAnsi="Times New Roman" w:cs="Times New Roman"/>
          <w:i/>
          <w:iCs/>
          <w:sz w:val="24"/>
          <w:szCs w:val="24"/>
        </w:rPr>
        <w:t>Content</w:t>
      </w:r>
      <w:r w:rsidR="00EC5AD0">
        <w:rPr>
          <w:rFonts w:ascii="Times New Roman" w:hAnsi="Times New Roman" w:cs="Times New Roman"/>
          <w:sz w:val="24"/>
          <w:szCs w:val="24"/>
        </w:rPr>
        <w:t xml:space="preserve"> </w:t>
      </w:r>
      <w:r w:rsidR="00EC5AD0" w:rsidRPr="00EC5AD0">
        <w:rPr>
          <w:rFonts w:ascii="Times New Roman" w:hAnsi="Times New Roman" w:cs="Times New Roman"/>
          <w:i/>
          <w:iCs/>
          <w:sz w:val="24"/>
          <w:szCs w:val="24"/>
        </w:rPr>
        <w:t>Type</w:t>
      </w:r>
      <w:r w:rsidR="00EC5AD0">
        <w:rPr>
          <w:rFonts w:ascii="Times New Roman" w:hAnsi="Times New Roman" w:cs="Times New Roman"/>
          <w:sz w:val="24"/>
          <w:szCs w:val="24"/>
        </w:rPr>
        <w:t xml:space="preserve"> </w:t>
      </w:r>
      <w:r w:rsidR="007F18A5">
        <w:rPr>
          <w:rFonts w:ascii="Times New Roman" w:hAnsi="Times New Roman" w:cs="Times New Roman"/>
          <w:sz w:val="24"/>
          <w:szCs w:val="24"/>
        </w:rPr>
        <w:t>(</w:t>
      </w:r>
      <w:r w:rsidR="007F18A5" w:rsidRPr="006C0404">
        <w:rPr>
          <w:rFonts w:ascii="Times New Roman" w:hAnsi="Times New Roman" w:cs="Times New Roman"/>
          <w:sz w:val="24"/>
          <w:szCs w:val="24"/>
        </w:rPr>
        <w:t xml:space="preserve">Experiment </w:t>
      </w:r>
      <w:r w:rsidR="007F18A5">
        <w:rPr>
          <w:rFonts w:ascii="Times New Roman" w:hAnsi="Times New Roman" w:cs="Times New Roman"/>
          <w:sz w:val="24"/>
          <w:szCs w:val="24"/>
        </w:rPr>
        <w:t>4</w:t>
      </w:r>
      <w:r w:rsidR="007F18A5" w:rsidRPr="006C0404">
        <w:rPr>
          <w:rFonts w:ascii="Times New Roman" w:hAnsi="Times New Roman" w:cs="Times New Roman"/>
          <w:sz w:val="24"/>
          <w:szCs w:val="24"/>
        </w:rPr>
        <w:t xml:space="preserve">: </w:t>
      </w:r>
      <w:r w:rsidR="007F18A5" w:rsidRPr="006C0404">
        <w:rPr>
          <w:rFonts w:ascii="Times New Roman" w:hAnsi="Times New Roman" w:cs="Times New Roman"/>
          <w:i/>
          <w:sz w:val="24"/>
          <w:szCs w:val="24"/>
        </w:rPr>
        <w:t>t</w:t>
      </w:r>
      <w:r w:rsidR="007F18A5" w:rsidRPr="006C0404">
        <w:rPr>
          <w:rFonts w:ascii="Times New Roman" w:hAnsi="Times New Roman" w:cs="Times New Roman"/>
          <w:sz w:val="24"/>
          <w:szCs w:val="24"/>
        </w:rPr>
        <w:t>(</w:t>
      </w:r>
      <w:r w:rsidR="005466DE">
        <w:rPr>
          <w:rFonts w:ascii="Times New Roman" w:hAnsi="Times New Roman" w:cs="Times New Roman"/>
          <w:sz w:val="24"/>
          <w:szCs w:val="24"/>
        </w:rPr>
        <w:t>215.04</w:t>
      </w:r>
      <w:r w:rsidR="007F18A5" w:rsidRPr="006C0404">
        <w:rPr>
          <w:rFonts w:ascii="Times New Roman" w:hAnsi="Times New Roman" w:cs="Times New Roman"/>
          <w:sz w:val="24"/>
          <w:szCs w:val="24"/>
        </w:rPr>
        <w:t>) = 0.</w:t>
      </w:r>
      <w:r w:rsidR="005466DE">
        <w:rPr>
          <w:rFonts w:ascii="Times New Roman" w:hAnsi="Times New Roman" w:cs="Times New Roman"/>
          <w:sz w:val="24"/>
          <w:szCs w:val="24"/>
        </w:rPr>
        <w:t>75</w:t>
      </w:r>
      <w:r w:rsidR="007F18A5" w:rsidRPr="006C0404">
        <w:rPr>
          <w:rFonts w:ascii="Times New Roman" w:hAnsi="Times New Roman" w:cs="Times New Roman"/>
          <w:sz w:val="24"/>
          <w:szCs w:val="24"/>
        </w:rPr>
        <w:t xml:space="preserve">, </w:t>
      </w:r>
      <w:r w:rsidR="007F18A5" w:rsidRPr="006C0404">
        <w:rPr>
          <w:rFonts w:ascii="Times New Roman" w:hAnsi="Times New Roman" w:cs="Times New Roman"/>
          <w:i/>
          <w:sz w:val="24"/>
          <w:szCs w:val="24"/>
        </w:rPr>
        <w:t>p</w:t>
      </w:r>
      <w:r w:rsidR="007F18A5" w:rsidRPr="006C0404">
        <w:rPr>
          <w:rFonts w:ascii="Times New Roman" w:hAnsi="Times New Roman" w:cs="Times New Roman"/>
          <w:sz w:val="24"/>
          <w:szCs w:val="24"/>
        </w:rPr>
        <w:t xml:space="preserve"> = .</w:t>
      </w:r>
      <w:r w:rsidR="005466DE">
        <w:rPr>
          <w:rFonts w:ascii="Times New Roman" w:hAnsi="Times New Roman" w:cs="Times New Roman"/>
          <w:sz w:val="24"/>
          <w:szCs w:val="24"/>
        </w:rPr>
        <w:t>45</w:t>
      </w:r>
      <w:r w:rsidR="007F18A5" w:rsidRPr="006C0404">
        <w:rPr>
          <w:rFonts w:ascii="Times New Roman" w:hAnsi="Times New Roman" w:cs="Times New Roman"/>
          <w:sz w:val="24"/>
          <w:szCs w:val="24"/>
        </w:rPr>
        <w:t xml:space="preserve">, </w:t>
      </w:r>
      <w:r w:rsidR="007F18A5" w:rsidRPr="006C0404">
        <w:rPr>
          <w:rFonts w:ascii="Times New Roman" w:hAnsi="Times New Roman" w:cs="Times New Roman"/>
          <w:i/>
          <w:sz w:val="24"/>
          <w:szCs w:val="24"/>
        </w:rPr>
        <w:t>d</w:t>
      </w:r>
      <w:r w:rsidR="007F18A5" w:rsidRPr="006C0404">
        <w:rPr>
          <w:rFonts w:ascii="Times New Roman" w:hAnsi="Times New Roman" w:cs="Times New Roman"/>
          <w:sz w:val="24"/>
          <w:szCs w:val="24"/>
        </w:rPr>
        <w:t xml:space="preserve"> = 0.</w:t>
      </w:r>
      <w:r w:rsidR="005466DE">
        <w:rPr>
          <w:rFonts w:ascii="Times New Roman" w:hAnsi="Times New Roman" w:cs="Times New Roman"/>
          <w:sz w:val="24"/>
          <w:szCs w:val="24"/>
        </w:rPr>
        <w:t>10</w:t>
      </w:r>
      <w:r w:rsidR="007F18A5" w:rsidRPr="006C0404">
        <w:rPr>
          <w:rFonts w:ascii="Times New Roman" w:hAnsi="Times New Roman" w:cs="Times New Roman"/>
          <w:sz w:val="24"/>
          <w:szCs w:val="24"/>
        </w:rPr>
        <w:t>, 95% CI [-0.</w:t>
      </w:r>
      <w:r w:rsidR="005466DE">
        <w:rPr>
          <w:rFonts w:ascii="Times New Roman" w:hAnsi="Times New Roman" w:cs="Times New Roman"/>
          <w:sz w:val="24"/>
          <w:szCs w:val="24"/>
        </w:rPr>
        <w:t>16</w:t>
      </w:r>
      <w:r w:rsidR="007F18A5" w:rsidRPr="006C0404">
        <w:rPr>
          <w:rFonts w:ascii="Times New Roman" w:hAnsi="Times New Roman" w:cs="Times New Roman"/>
          <w:sz w:val="24"/>
          <w:szCs w:val="24"/>
        </w:rPr>
        <w:t>; 0.</w:t>
      </w:r>
      <w:r w:rsidR="005466DE">
        <w:rPr>
          <w:rFonts w:ascii="Times New Roman" w:hAnsi="Times New Roman" w:cs="Times New Roman"/>
          <w:sz w:val="24"/>
          <w:szCs w:val="24"/>
        </w:rPr>
        <w:t>37</w:t>
      </w:r>
      <w:r w:rsidR="007F18A5" w:rsidRPr="006C0404">
        <w:rPr>
          <w:rFonts w:ascii="Times New Roman" w:hAnsi="Times New Roman" w:cs="Times New Roman"/>
          <w:sz w:val="24"/>
          <w:szCs w:val="24"/>
        </w:rPr>
        <w:t>], BF</w:t>
      </w:r>
      <w:r w:rsidR="007F18A5" w:rsidRPr="006C0404">
        <w:rPr>
          <w:rFonts w:ascii="Times New Roman" w:hAnsi="Times New Roman" w:cs="Times New Roman"/>
          <w:sz w:val="24"/>
          <w:szCs w:val="24"/>
          <w:vertAlign w:val="subscript"/>
        </w:rPr>
        <w:t>10</w:t>
      </w:r>
      <w:r w:rsidR="007F18A5" w:rsidRPr="006C0404">
        <w:rPr>
          <w:rFonts w:ascii="Times New Roman" w:hAnsi="Times New Roman" w:cs="Times New Roman"/>
          <w:sz w:val="24"/>
          <w:szCs w:val="24"/>
        </w:rPr>
        <w:t xml:space="preserve"> = 0.1</w:t>
      </w:r>
      <w:r w:rsidR="005466DE">
        <w:rPr>
          <w:rFonts w:ascii="Times New Roman" w:hAnsi="Times New Roman" w:cs="Times New Roman"/>
          <w:sz w:val="24"/>
          <w:szCs w:val="24"/>
        </w:rPr>
        <w:t>9</w:t>
      </w:r>
      <w:r w:rsidR="007F18A5">
        <w:rPr>
          <w:rFonts w:ascii="Times New Roman" w:hAnsi="Times New Roman" w:cs="Times New Roman"/>
          <w:sz w:val="24"/>
          <w:szCs w:val="24"/>
        </w:rPr>
        <w:t>)</w:t>
      </w:r>
      <w:r w:rsidR="00857B7C" w:rsidRPr="006C0404">
        <w:rPr>
          <w:rFonts w:ascii="Times New Roman" w:hAnsi="Times New Roman" w:cs="Times New Roman"/>
          <w:sz w:val="24"/>
          <w:szCs w:val="24"/>
        </w:rPr>
        <w:t>.</w:t>
      </w:r>
      <w:r w:rsidR="000E5C70">
        <w:rPr>
          <w:rFonts w:ascii="Times New Roman" w:hAnsi="Times New Roman" w:cs="Times New Roman"/>
          <w:sz w:val="24"/>
          <w:szCs w:val="24"/>
        </w:rPr>
        <w:t xml:space="preserve"> </w:t>
      </w:r>
      <w:r w:rsidR="00AB7601">
        <w:rPr>
          <w:rStyle w:val="FootnoteReference"/>
          <w:rFonts w:ascii="Times New Roman" w:hAnsi="Times New Roman" w:cs="Times New Roman"/>
          <w:sz w:val="24"/>
          <w:szCs w:val="24"/>
        </w:rPr>
        <w:footnoteReference w:id="10"/>
      </w:r>
    </w:p>
    <w:p w14:paraId="28D95C63" w14:textId="5DAC6194" w:rsidR="00B53909" w:rsidRPr="00FF514D" w:rsidRDefault="00FF514D" w:rsidP="00B53909">
      <w:pPr>
        <w:spacing w:line="480" w:lineRule="auto"/>
        <w:ind w:firstLine="0"/>
        <w:rPr>
          <w:rFonts w:ascii="Times New Roman" w:hAnsi="Times New Roman" w:cs="Times New Roman"/>
          <w:b/>
          <w:bCs/>
          <w:i/>
          <w:iCs/>
          <w:sz w:val="24"/>
          <w:szCs w:val="24"/>
        </w:rPr>
      </w:pPr>
      <w:r w:rsidRPr="00FF514D">
        <w:rPr>
          <w:rFonts w:ascii="Times New Roman" w:hAnsi="Times New Roman" w:cs="Times New Roman"/>
          <w:b/>
          <w:bCs/>
          <w:i/>
          <w:iCs/>
          <w:sz w:val="24"/>
          <w:szCs w:val="24"/>
        </w:rPr>
        <w:t>Attitude</w:t>
      </w:r>
      <w:r w:rsidR="004B0FBB">
        <w:rPr>
          <w:rFonts w:ascii="Times New Roman" w:hAnsi="Times New Roman" w:cs="Times New Roman"/>
          <w:b/>
          <w:bCs/>
          <w:i/>
          <w:iCs/>
          <w:sz w:val="24"/>
          <w:szCs w:val="24"/>
        </w:rPr>
        <w:t>s</w:t>
      </w:r>
      <w:r w:rsidRPr="00FF514D">
        <w:rPr>
          <w:rFonts w:ascii="Times New Roman" w:hAnsi="Times New Roman" w:cs="Times New Roman"/>
          <w:b/>
          <w:bCs/>
          <w:i/>
          <w:iCs/>
          <w:sz w:val="24"/>
          <w:szCs w:val="24"/>
        </w:rPr>
        <w:t xml:space="preserve"> </w:t>
      </w:r>
      <w:r w:rsidR="004B0FBB">
        <w:rPr>
          <w:rFonts w:ascii="Times New Roman" w:hAnsi="Times New Roman" w:cs="Times New Roman"/>
          <w:b/>
          <w:bCs/>
          <w:i/>
          <w:iCs/>
          <w:sz w:val="24"/>
          <w:szCs w:val="24"/>
        </w:rPr>
        <w:t xml:space="preserve">Induced via </w:t>
      </w:r>
      <w:r w:rsidRPr="00FF514D">
        <w:rPr>
          <w:rFonts w:ascii="Times New Roman" w:hAnsi="Times New Roman" w:cs="Times New Roman"/>
          <w:b/>
          <w:bCs/>
          <w:i/>
          <w:iCs/>
          <w:sz w:val="24"/>
          <w:szCs w:val="24"/>
        </w:rPr>
        <w:t>Deepfaked Video</w:t>
      </w:r>
      <w:r w:rsidR="004B0FBB">
        <w:rPr>
          <w:rFonts w:ascii="Times New Roman" w:hAnsi="Times New Roman" w:cs="Times New Roman"/>
          <w:b/>
          <w:bCs/>
          <w:i/>
          <w:iCs/>
          <w:sz w:val="24"/>
          <w:szCs w:val="24"/>
        </w:rPr>
        <w:t>s</w:t>
      </w:r>
      <w:r w:rsidRPr="00FF514D">
        <w:rPr>
          <w:rFonts w:ascii="Times New Roman" w:hAnsi="Times New Roman" w:cs="Times New Roman"/>
          <w:b/>
          <w:bCs/>
          <w:i/>
          <w:iCs/>
          <w:sz w:val="24"/>
          <w:szCs w:val="24"/>
        </w:rPr>
        <w:t xml:space="preserve"> </w:t>
      </w:r>
      <w:r w:rsidR="004B0FBB">
        <w:rPr>
          <w:rFonts w:ascii="Times New Roman" w:hAnsi="Times New Roman" w:cs="Times New Roman"/>
          <w:b/>
          <w:bCs/>
          <w:i/>
          <w:iCs/>
          <w:sz w:val="24"/>
          <w:szCs w:val="24"/>
        </w:rPr>
        <w:t xml:space="preserve">Are Similar to Those Induced via Deepfaked </w:t>
      </w:r>
      <w:r w:rsidRPr="00FF514D">
        <w:rPr>
          <w:rFonts w:ascii="Times New Roman" w:hAnsi="Times New Roman" w:cs="Times New Roman"/>
          <w:b/>
          <w:bCs/>
          <w:i/>
          <w:iCs/>
          <w:sz w:val="24"/>
          <w:szCs w:val="24"/>
        </w:rPr>
        <w:t>Audio</w:t>
      </w:r>
    </w:p>
    <w:p w14:paraId="2734EF8B" w14:textId="5DE3857A" w:rsidR="004F5E9F" w:rsidRPr="006C0404" w:rsidRDefault="00FF514D" w:rsidP="00B53909">
      <w:pPr>
        <w:spacing w:line="480" w:lineRule="auto"/>
        <w:ind w:firstLine="0"/>
        <w:rPr>
          <w:rFonts w:ascii="Times New Roman" w:hAnsi="Times New Roman" w:cs="Times New Roman"/>
          <w:sz w:val="24"/>
          <w:szCs w:val="24"/>
        </w:rPr>
      </w:pPr>
      <w:r>
        <w:rPr>
          <w:rFonts w:ascii="Times New Roman" w:hAnsi="Times New Roman" w:cs="Times New Roman"/>
          <w:sz w:val="24"/>
          <w:szCs w:val="24"/>
        </w:rPr>
        <w:tab/>
      </w:r>
      <w:r w:rsidR="00595A5C">
        <w:rPr>
          <w:rFonts w:ascii="Times New Roman" w:hAnsi="Times New Roman" w:cs="Times New Roman"/>
          <w:sz w:val="24"/>
          <w:szCs w:val="24"/>
        </w:rPr>
        <w:t xml:space="preserve">We combined the data for participants exposed to Deepfakes in Experiments 1-2 (video) as well as those in Experiments 3-4 (audio). We then compared if the magnitude of attitude induction varied as a function of </w:t>
      </w:r>
      <w:r w:rsidR="00595A5C" w:rsidRPr="004B0FBB">
        <w:rPr>
          <w:rFonts w:ascii="Times New Roman" w:hAnsi="Times New Roman" w:cs="Times New Roman"/>
          <w:i/>
          <w:iCs/>
          <w:sz w:val="24"/>
          <w:szCs w:val="24"/>
        </w:rPr>
        <w:t>Media Type</w:t>
      </w:r>
      <w:r w:rsidR="00595A5C">
        <w:rPr>
          <w:rFonts w:ascii="Times New Roman" w:hAnsi="Times New Roman" w:cs="Times New Roman"/>
          <w:sz w:val="24"/>
          <w:szCs w:val="24"/>
        </w:rPr>
        <w:t xml:space="preserve"> (video vs. audio). Analyses revealed that Deepfake videos </w:t>
      </w:r>
      <w:r w:rsidR="004B0FBB">
        <w:rPr>
          <w:rFonts w:ascii="Times New Roman" w:hAnsi="Times New Roman" w:cs="Times New Roman"/>
          <w:sz w:val="24"/>
          <w:szCs w:val="24"/>
        </w:rPr>
        <w:t xml:space="preserve">led to </w:t>
      </w:r>
      <w:r w:rsidR="00595A5C">
        <w:rPr>
          <w:rFonts w:ascii="Times New Roman" w:hAnsi="Times New Roman" w:cs="Times New Roman"/>
          <w:sz w:val="24"/>
          <w:szCs w:val="24"/>
        </w:rPr>
        <w:t xml:space="preserve">similar changes in explicit, </w:t>
      </w:r>
      <w:r w:rsidR="003C1A57" w:rsidRPr="003C1A57">
        <w:rPr>
          <w:rFonts w:ascii="Times New Roman" w:hAnsi="Times New Roman" w:cs="Times New Roman"/>
          <w:i/>
          <w:iCs/>
          <w:sz w:val="24"/>
          <w:szCs w:val="24"/>
        </w:rPr>
        <w:t>t</w:t>
      </w:r>
      <w:r w:rsidR="003C1A57">
        <w:rPr>
          <w:rFonts w:ascii="Times New Roman" w:hAnsi="Times New Roman" w:cs="Times New Roman"/>
          <w:sz w:val="24"/>
          <w:szCs w:val="24"/>
        </w:rPr>
        <w:t>(560.16) = 1.93</w:t>
      </w:r>
      <w:r w:rsidR="00595A5C">
        <w:rPr>
          <w:rFonts w:ascii="Times New Roman" w:hAnsi="Times New Roman" w:cs="Times New Roman"/>
          <w:sz w:val="24"/>
          <w:szCs w:val="24"/>
        </w:rPr>
        <w:t>,</w:t>
      </w:r>
      <w:r w:rsidR="003C1A57">
        <w:rPr>
          <w:rFonts w:ascii="Times New Roman" w:hAnsi="Times New Roman" w:cs="Times New Roman"/>
          <w:sz w:val="24"/>
          <w:szCs w:val="24"/>
        </w:rPr>
        <w:t xml:space="preserve"> </w:t>
      </w:r>
      <w:r w:rsidR="003C1A57" w:rsidRPr="003C1A57">
        <w:rPr>
          <w:rFonts w:ascii="Times New Roman" w:hAnsi="Times New Roman" w:cs="Times New Roman"/>
          <w:i/>
          <w:iCs/>
          <w:sz w:val="24"/>
          <w:szCs w:val="24"/>
        </w:rPr>
        <w:t>p</w:t>
      </w:r>
      <w:r w:rsidR="003C1A57">
        <w:rPr>
          <w:rFonts w:ascii="Times New Roman" w:hAnsi="Times New Roman" w:cs="Times New Roman"/>
          <w:sz w:val="24"/>
          <w:szCs w:val="24"/>
        </w:rPr>
        <w:t xml:space="preserve"> = 0.</w:t>
      </w:r>
      <w:r w:rsidR="006703E3">
        <w:rPr>
          <w:rFonts w:ascii="Times New Roman" w:hAnsi="Times New Roman" w:cs="Times New Roman"/>
          <w:sz w:val="24"/>
          <w:szCs w:val="24"/>
        </w:rPr>
        <w:t>0</w:t>
      </w:r>
      <w:r w:rsidR="003C1A57">
        <w:rPr>
          <w:rFonts w:ascii="Times New Roman" w:hAnsi="Times New Roman" w:cs="Times New Roman"/>
          <w:sz w:val="24"/>
          <w:szCs w:val="24"/>
        </w:rPr>
        <w:t xml:space="preserve">5, </w:t>
      </w:r>
      <w:r w:rsidR="003C1A57" w:rsidRPr="003C1A57">
        <w:rPr>
          <w:rFonts w:ascii="Times New Roman" w:hAnsi="Times New Roman" w:cs="Times New Roman"/>
          <w:i/>
          <w:iCs/>
          <w:sz w:val="24"/>
          <w:szCs w:val="24"/>
        </w:rPr>
        <w:t>d</w:t>
      </w:r>
      <w:r w:rsidR="003C1A57">
        <w:rPr>
          <w:rFonts w:ascii="Times New Roman" w:hAnsi="Times New Roman" w:cs="Times New Roman"/>
          <w:sz w:val="24"/>
          <w:szCs w:val="24"/>
        </w:rPr>
        <w:t xml:space="preserve"> = 0.16, 95% CI[-0.003; 0.33], BF</w:t>
      </w:r>
      <w:r w:rsidR="003C1A57" w:rsidRPr="003C1A57">
        <w:rPr>
          <w:rFonts w:ascii="Times New Roman" w:hAnsi="Times New Roman" w:cs="Times New Roman"/>
          <w:sz w:val="24"/>
          <w:szCs w:val="24"/>
          <w:vertAlign w:val="subscript"/>
        </w:rPr>
        <w:t>10</w:t>
      </w:r>
      <w:r w:rsidR="00595A5C">
        <w:rPr>
          <w:rFonts w:ascii="Times New Roman" w:hAnsi="Times New Roman" w:cs="Times New Roman"/>
          <w:sz w:val="24"/>
          <w:szCs w:val="24"/>
        </w:rPr>
        <w:t xml:space="preserve"> </w:t>
      </w:r>
      <w:r w:rsidR="003C1A57">
        <w:rPr>
          <w:rFonts w:ascii="Times New Roman" w:hAnsi="Times New Roman" w:cs="Times New Roman"/>
          <w:sz w:val="24"/>
          <w:szCs w:val="24"/>
        </w:rPr>
        <w:t xml:space="preserve">= 0.57, </w:t>
      </w:r>
      <w:r w:rsidR="00595A5C">
        <w:rPr>
          <w:rFonts w:ascii="Times New Roman" w:hAnsi="Times New Roman" w:cs="Times New Roman"/>
          <w:sz w:val="24"/>
          <w:szCs w:val="24"/>
        </w:rPr>
        <w:t xml:space="preserve">and implicit attitudes, </w:t>
      </w:r>
      <w:r w:rsidR="003C1A57" w:rsidRPr="003C1A57">
        <w:rPr>
          <w:rFonts w:ascii="Times New Roman" w:hAnsi="Times New Roman" w:cs="Times New Roman"/>
          <w:i/>
          <w:iCs/>
          <w:sz w:val="24"/>
          <w:szCs w:val="24"/>
        </w:rPr>
        <w:t>t</w:t>
      </w:r>
      <w:r w:rsidR="003C1A57">
        <w:rPr>
          <w:rFonts w:ascii="Times New Roman" w:hAnsi="Times New Roman" w:cs="Times New Roman"/>
          <w:sz w:val="24"/>
          <w:szCs w:val="24"/>
        </w:rPr>
        <w:t xml:space="preserve">(568.11) = 0.22, </w:t>
      </w:r>
      <w:r w:rsidR="003C1A57" w:rsidRPr="003C1A57">
        <w:rPr>
          <w:rFonts w:ascii="Times New Roman" w:hAnsi="Times New Roman" w:cs="Times New Roman"/>
          <w:i/>
          <w:iCs/>
          <w:sz w:val="24"/>
          <w:szCs w:val="24"/>
        </w:rPr>
        <w:t>p</w:t>
      </w:r>
      <w:r w:rsidR="003C1A57">
        <w:rPr>
          <w:rFonts w:ascii="Times New Roman" w:hAnsi="Times New Roman" w:cs="Times New Roman"/>
          <w:sz w:val="24"/>
          <w:szCs w:val="24"/>
        </w:rPr>
        <w:t xml:space="preserve"> = 0.82, </w:t>
      </w:r>
      <w:r w:rsidR="003C1A57" w:rsidRPr="003C1A57">
        <w:rPr>
          <w:rFonts w:ascii="Times New Roman" w:hAnsi="Times New Roman" w:cs="Times New Roman"/>
          <w:i/>
          <w:iCs/>
          <w:sz w:val="24"/>
          <w:szCs w:val="24"/>
        </w:rPr>
        <w:t>d</w:t>
      </w:r>
      <w:r w:rsidR="003C1A57">
        <w:rPr>
          <w:rFonts w:ascii="Times New Roman" w:hAnsi="Times New Roman" w:cs="Times New Roman"/>
          <w:sz w:val="24"/>
          <w:szCs w:val="24"/>
        </w:rPr>
        <w:t xml:space="preserve"> = 0.19, 95% CI[-0.</w:t>
      </w:r>
      <w:r w:rsidR="00FB1727">
        <w:rPr>
          <w:rFonts w:ascii="Times New Roman" w:hAnsi="Times New Roman" w:cs="Times New Roman"/>
          <w:sz w:val="24"/>
          <w:szCs w:val="24"/>
        </w:rPr>
        <w:t>18</w:t>
      </w:r>
      <w:r w:rsidR="003C1A57">
        <w:rPr>
          <w:rFonts w:ascii="Times New Roman" w:hAnsi="Times New Roman" w:cs="Times New Roman"/>
          <w:sz w:val="24"/>
          <w:szCs w:val="24"/>
        </w:rPr>
        <w:t>; 0.</w:t>
      </w:r>
      <w:r w:rsidR="00FB1727">
        <w:rPr>
          <w:rFonts w:ascii="Times New Roman" w:hAnsi="Times New Roman" w:cs="Times New Roman"/>
          <w:sz w:val="24"/>
          <w:szCs w:val="24"/>
        </w:rPr>
        <w:t>15</w:t>
      </w:r>
      <w:r w:rsidR="003C1A57">
        <w:rPr>
          <w:rFonts w:ascii="Times New Roman" w:hAnsi="Times New Roman" w:cs="Times New Roman"/>
          <w:sz w:val="24"/>
          <w:szCs w:val="24"/>
        </w:rPr>
        <w:t>], BF</w:t>
      </w:r>
      <w:r w:rsidR="003C1A57" w:rsidRPr="003C1A57">
        <w:rPr>
          <w:rFonts w:ascii="Times New Roman" w:hAnsi="Times New Roman" w:cs="Times New Roman"/>
          <w:sz w:val="24"/>
          <w:szCs w:val="24"/>
          <w:vertAlign w:val="subscript"/>
        </w:rPr>
        <w:t>10</w:t>
      </w:r>
      <w:r w:rsidR="003C1A57">
        <w:rPr>
          <w:rFonts w:ascii="Times New Roman" w:hAnsi="Times New Roman" w:cs="Times New Roman"/>
          <w:sz w:val="24"/>
          <w:szCs w:val="24"/>
        </w:rPr>
        <w:t xml:space="preserve"> = 0.</w:t>
      </w:r>
      <w:r w:rsidR="00FB1727">
        <w:rPr>
          <w:rFonts w:ascii="Times New Roman" w:hAnsi="Times New Roman" w:cs="Times New Roman"/>
          <w:sz w:val="24"/>
          <w:szCs w:val="24"/>
        </w:rPr>
        <w:t>10</w:t>
      </w:r>
      <w:r w:rsidR="003C1A57">
        <w:rPr>
          <w:rFonts w:ascii="Times New Roman" w:hAnsi="Times New Roman" w:cs="Times New Roman"/>
          <w:sz w:val="24"/>
          <w:szCs w:val="24"/>
        </w:rPr>
        <w:t xml:space="preserve">, </w:t>
      </w:r>
      <w:r w:rsidR="00595A5C">
        <w:rPr>
          <w:rFonts w:ascii="Times New Roman" w:hAnsi="Times New Roman" w:cs="Times New Roman"/>
          <w:sz w:val="24"/>
          <w:szCs w:val="24"/>
        </w:rPr>
        <w:t xml:space="preserve">as Deepfaked audio. </w:t>
      </w:r>
    </w:p>
    <w:p w14:paraId="5D4A547A" w14:textId="4A508BD4" w:rsidR="006C0404" w:rsidRPr="00D3602A" w:rsidRDefault="001E6A6F" w:rsidP="009A628A">
      <w:pPr>
        <w:spacing w:line="480" w:lineRule="auto"/>
        <w:ind w:firstLine="0"/>
        <w:rPr>
          <w:rFonts w:ascii="Times New Roman" w:hAnsi="Times New Roman" w:cs="Times New Roman"/>
          <w:b/>
          <w:sz w:val="24"/>
          <w:szCs w:val="24"/>
        </w:rPr>
      </w:pPr>
      <w:r>
        <w:rPr>
          <w:rFonts w:ascii="Times New Roman" w:hAnsi="Times New Roman" w:cs="Times New Roman"/>
          <w:b/>
          <w:sz w:val="24"/>
          <w:szCs w:val="24"/>
        </w:rPr>
        <w:t xml:space="preserve">Interim </w:t>
      </w:r>
      <w:r w:rsidR="006C0404" w:rsidRPr="00D3602A">
        <w:rPr>
          <w:rFonts w:ascii="Times New Roman" w:hAnsi="Times New Roman" w:cs="Times New Roman"/>
          <w:b/>
          <w:sz w:val="24"/>
          <w:szCs w:val="24"/>
        </w:rPr>
        <w:t>Discussion</w:t>
      </w:r>
    </w:p>
    <w:p w14:paraId="14512EBD" w14:textId="52B0EB8C" w:rsidR="000E4EB1" w:rsidRDefault="000E4EB1" w:rsidP="006C0404">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The </w:t>
      </w:r>
      <w:r w:rsidR="00E62598">
        <w:rPr>
          <w:rFonts w:ascii="Times New Roman" w:hAnsi="Times New Roman" w:cs="Times New Roman"/>
          <w:sz w:val="24"/>
          <w:szCs w:val="24"/>
        </w:rPr>
        <w:t xml:space="preserve">findings </w:t>
      </w:r>
      <w:r>
        <w:rPr>
          <w:rFonts w:ascii="Times New Roman" w:hAnsi="Times New Roman" w:cs="Times New Roman"/>
          <w:sz w:val="24"/>
          <w:szCs w:val="24"/>
        </w:rPr>
        <w:t xml:space="preserve">from Experiments 1-4 revealed that </w:t>
      </w:r>
      <w:r w:rsidR="00E62598" w:rsidRPr="00833C18">
        <w:rPr>
          <w:rFonts w:ascii="Times New Roman" w:hAnsi="Times New Roman" w:cs="Times New Roman"/>
          <w:sz w:val="24"/>
          <w:szCs w:val="24"/>
        </w:rPr>
        <w:t xml:space="preserve">Deepfakes can quickly and powerfully impact viewers, equipping their creators with a means of controlling </w:t>
      </w:r>
      <w:r w:rsidR="00E62598">
        <w:rPr>
          <w:rFonts w:ascii="Times New Roman" w:hAnsi="Times New Roman" w:cs="Times New Roman"/>
          <w:sz w:val="24"/>
          <w:szCs w:val="24"/>
        </w:rPr>
        <w:t xml:space="preserve">how </w:t>
      </w:r>
      <w:r w:rsidR="00E62598" w:rsidRPr="00833C18">
        <w:rPr>
          <w:rFonts w:ascii="Times New Roman" w:hAnsi="Times New Roman" w:cs="Times New Roman"/>
          <w:sz w:val="24"/>
          <w:szCs w:val="24"/>
        </w:rPr>
        <w:t>others</w:t>
      </w:r>
      <w:r w:rsidR="00E62598">
        <w:rPr>
          <w:rFonts w:ascii="Times New Roman" w:hAnsi="Times New Roman" w:cs="Times New Roman"/>
          <w:sz w:val="24"/>
          <w:szCs w:val="24"/>
        </w:rPr>
        <w:t xml:space="preserve"> are perceived</w:t>
      </w:r>
      <w:r>
        <w:rPr>
          <w:rFonts w:ascii="Times New Roman" w:hAnsi="Times New Roman" w:cs="Times New Roman"/>
          <w:sz w:val="24"/>
          <w:szCs w:val="24"/>
        </w:rPr>
        <w:t xml:space="preserve"> </w:t>
      </w:r>
      <w:r>
        <w:rPr>
          <w:rFonts w:ascii="Times New Roman" w:hAnsi="Times New Roman" w:cs="Times New Roman"/>
          <w:sz w:val="24"/>
          <w:szCs w:val="24"/>
        </w:rPr>
        <w:lastRenderedPageBreak/>
        <w:t>at the implicit and explicit levels</w:t>
      </w:r>
      <w:r w:rsidR="00E62598" w:rsidRPr="00833C18">
        <w:rPr>
          <w:rFonts w:ascii="Times New Roman" w:hAnsi="Times New Roman" w:cs="Times New Roman"/>
          <w:sz w:val="24"/>
          <w:szCs w:val="24"/>
        </w:rPr>
        <w:t xml:space="preserve">. This is true </w:t>
      </w:r>
      <w:r w:rsidR="00CA1413">
        <w:rPr>
          <w:rFonts w:ascii="Times New Roman" w:hAnsi="Times New Roman" w:cs="Times New Roman"/>
          <w:sz w:val="24"/>
          <w:szCs w:val="24"/>
        </w:rPr>
        <w:t xml:space="preserve">despite their audio and visual artefacts, and for </w:t>
      </w:r>
      <w:r w:rsidR="00E62598" w:rsidRPr="00833C18">
        <w:rPr>
          <w:rFonts w:ascii="Times New Roman" w:hAnsi="Times New Roman" w:cs="Times New Roman"/>
          <w:sz w:val="24"/>
          <w:szCs w:val="24"/>
        </w:rPr>
        <w:t>different types of Deepfaked content (video and audio)</w:t>
      </w:r>
      <w:r>
        <w:rPr>
          <w:rFonts w:ascii="Times New Roman" w:hAnsi="Times New Roman" w:cs="Times New Roman"/>
          <w:sz w:val="24"/>
          <w:szCs w:val="24"/>
        </w:rPr>
        <w:t xml:space="preserve">, </w:t>
      </w:r>
      <w:r w:rsidR="00E62598" w:rsidRPr="00833C18">
        <w:rPr>
          <w:rFonts w:ascii="Times New Roman" w:hAnsi="Times New Roman" w:cs="Times New Roman"/>
          <w:sz w:val="24"/>
          <w:szCs w:val="24"/>
        </w:rPr>
        <w:t>different Deepfake creation methods (‘cut and paste’ vs. ‘fabricate from scratch’)</w:t>
      </w:r>
      <w:r>
        <w:rPr>
          <w:rFonts w:ascii="Times New Roman" w:hAnsi="Times New Roman" w:cs="Times New Roman"/>
          <w:sz w:val="24"/>
          <w:szCs w:val="24"/>
        </w:rPr>
        <w:t xml:space="preserve">, and different </w:t>
      </w:r>
      <w:r w:rsidR="0054729C">
        <w:rPr>
          <w:rFonts w:ascii="Times New Roman" w:hAnsi="Times New Roman" w:cs="Times New Roman"/>
          <w:sz w:val="24"/>
          <w:szCs w:val="24"/>
        </w:rPr>
        <w:t xml:space="preserve">psychological outcomes (explicit </w:t>
      </w:r>
      <w:r w:rsidR="00CA1413">
        <w:rPr>
          <w:rFonts w:ascii="Times New Roman" w:hAnsi="Times New Roman" w:cs="Times New Roman"/>
          <w:sz w:val="24"/>
          <w:szCs w:val="24"/>
        </w:rPr>
        <w:t xml:space="preserve">attitudes, </w:t>
      </w:r>
      <w:r w:rsidR="0054729C">
        <w:rPr>
          <w:rFonts w:ascii="Times New Roman" w:hAnsi="Times New Roman" w:cs="Times New Roman"/>
          <w:sz w:val="24"/>
          <w:szCs w:val="24"/>
        </w:rPr>
        <w:t>implicit attitudes</w:t>
      </w:r>
      <w:r w:rsidR="00CA1413">
        <w:rPr>
          <w:rFonts w:ascii="Times New Roman" w:hAnsi="Times New Roman" w:cs="Times New Roman"/>
          <w:sz w:val="24"/>
          <w:szCs w:val="24"/>
        </w:rPr>
        <w:t xml:space="preserve">, and </w:t>
      </w:r>
      <w:r w:rsidR="00201053">
        <w:rPr>
          <w:rFonts w:ascii="Times New Roman" w:hAnsi="Times New Roman" w:cs="Times New Roman"/>
          <w:sz w:val="24"/>
          <w:szCs w:val="24"/>
        </w:rPr>
        <w:t xml:space="preserve">sharing </w:t>
      </w:r>
      <w:r w:rsidR="0054729C">
        <w:rPr>
          <w:rFonts w:ascii="Times New Roman" w:hAnsi="Times New Roman" w:cs="Times New Roman"/>
          <w:sz w:val="24"/>
          <w:szCs w:val="24"/>
        </w:rPr>
        <w:t>intentions)</w:t>
      </w:r>
      <w:r w:rsidR="00E62598" w:rsidRPr="00833C18">
        <w:rPr>
          <w:rFonts w:ascii="Times New Roman" w:hAnsi="Times New Roman" w:cs="Times New Roman"/>
          <w:sz w:val="24"/>
          <w:szCs w:val="24"/>
        </w:rPr>
        <w:t xml:space="preserve">. </w:t>
      </w:r>
    </w:p>
    <w:p w14:paraId="2011DC74" w14:textId="15A65A5A" w:rsidR="001E6A6F" w:rsidRPr="001E6A6F" w:rsidRDefault="001E6A6F" w:rsidP="00741E1F">
      <w:pPr>
        <w:spacing w:line="480" w:lineRule="auto"/>
        <w:ind w:firstLine="0"/>
        <w:jc w:val="center"/>
        <w:rPr>
          <w:rFonts w:ascii="Times New Roman" w:hAnsi="Times New Roman" w:cs="Times New Roman"/>
          <w:b/>
          <w:bCs/>
          <w:sz w:val="24"/>
          <w:szCs w:val="24"/>
        </w:rPr>
      </w:pPr>
      <w:r w:rsidRPr="001E6A6F">
        <w:rPr>
          <w:rFonts w:ascii="Times New Roman" w:hAnsi="Times New Roman" w:cs="Times New Roman"/>
          <w:b/>
          <w:bCs/>
          <w:sz w:val="24"/>
          <w:szCs w:val="24"/>
        </w:rPr>
        <w:t>Experiment 5: Confirmat</w:t>
      </w:r>
      <w:r>
        <w:rPr>
          <w:rFonts w:ascii="Times New Roman" w:hAnsi="Times New Roman" w:cs="Times New Roman"/>
          <w:b/>
          <w:bCs/>
          <w:sz w:val="24"/>
          <w:szCs w:val="24"/>
        </w:rPr>
        <w:t>ory</w:t>
      </w:r>
      <w:r w:rsidRPr="001E6A6F">
        <w:rPr>
          <w:rFonts w:ascii="Times New Roman" w:hAnsi="Times New Roman" w:cs="Times New Roman"/>
          <w:b/>
          <w:bCs/>
          <w:sz w:val="24"/>
          <w:szCs w:val="24"/>
        </w:rPr>
        <w:t xml:space="preserve"> Study</w:t>
      </w:r>
    </w:p>
    <w:p w14:paraId="2477B640" w14:textId="77777777" w:rsidR="00DF5F9F" w:rsidRDefault="00472F83" w:rsidP="001871BE">
      <w:pPr>
        <w:spacing w:line="480" w:lineRule="auto"/>
        <w:ind w:firstLine="680"/>
        <w:rPr>
          <w:rFonts w:ascii="Times New Roman" w:hAnsi="Times New Roman" w:cs="Times New Roman"/>
          <w:sz w:val="24"/>
          <w:szCs w:val="24"/>
        </w:rPr>
      </w:pPr>
      <w:r>
        <w:rPr>
          <w:rFonts w:ascii="Times New Roman" w:eastAsia="Calibri" w:hAnsi="Times New Roman" w:cs="Times New Roman"/>
          <w:sz w:val="24"/>
          <w:szCs w:val="24"/>
        </w:rPr>
        <w:t xml:space="preserve">We carried out a </w:t>
      </w:r>
      <w:r w:rsidR="00072838" w:rsidRPr="00613A8D">
        <w:rPr>
          <w:rFonts w:ascii="Times New Roman" w:eastAsia="Calibri" w:hAnsi="Times New Roman" w:cs="Times New Roman"/>
          <w:sz w:val="24"/>
          <w:szCs w:val="24"/>
        </w:rPr>
        <w:t xml:space="preserve">high-powered, pre-registered, confirmation </w:t>
      </w:r>
      <w:r>
        <w:rPr>
          <w:rFonts w:ascii="Times New Roman" w:eastAsia="Calibri" w:hAnsi="Times New Roman" w:cs="Times New Roman"/>
          <w:sz w:val="24"/>
          <w:szCs w:val="24"/>
        </w:rPr>
        <w:t xml:space="preserve">study </w:t>
      </w:r>
      <w:r w:rsidR="00072838" w:rsidRPr="00613A8D">
        <w:rPr>
          <w:rFonts w:ascii="Times New Roman" w:eastAsia="Calibri" w:hAnsi="Times New Roman" w:cs="Times New Roman"/>
          <w:sz w:val="24"/>
          <w:szCs w:val="24"/>
        </w:rPr>
        <w:t xml:space="preserve">to provide an even stronger test of </w:t>
      </w:r>
      <w:r w:rsidR="008C2406">
        <w:rPr>
          <w:rFonts w:ascii="Times New Roman" w:eastAsia="Calibri" w:hAnsi="Times New Roman" w:cs="Times New Roman"/>
          <w:sz w:val="24"/>
          <w:szCs w:val="24"/>
        </w:rPr>
        <w:t xml:space="preserve">the </w:t>
      </w:r>
      <w:r>
        <w:rPr>
          <w:rFonts w:ascii="Times New Roman" w:eastAsia="Calibri" w:hAnsi="Times New Roman" w:cs="Times New Roman"/>
          <w:sz w:val="24"/>
          <w:szCs w:val="24"/>
        </w:rPr>
        <w:t xml:space="preserve">hypotheses </w:t>
      </w:r>
      <w:r w:rsidR="008C2406">
        <w:rPr>
          <w:rFonts w:ascii="Times New Roman" w:eastAsia="Calibri" w:hAnsi="Times New Roman" w:cs="Times New Roman"/>
          <w:sz w:val="24"/>
          <w:szCs w:val="24"/>
        </w:rPr>
        <w:t xml:space="preserve">from </w:t>
      </w:r>
      <w:r w:rsidR="00DA5B79">
        <w:rPr>
          <w:rFonts w:ascii="Times New Roman" w:eastAsia="Calibri" w:hAnsi="Times New Roman" w:cs="Times New Roman"/>
          <w:sz w:val="24"/>
          <w:szCs w:val="24"/>
        </w:rPr>
        <w:t xml:space="preserve">Experiments 1-4. Specifically, we set out to confirm </w:t>
      </w:r>
      <w:r w:rsidR="00744ED0">
        <w:rPr>
          <w:rFonts w:ascii="Times New Roman" w:eastAsia="Calibri" w:hAnsi="Times New Roman" w:cs="Times New Roman"/>
          <w:sz w:val="24"/>
          <w:szCs w:val="24"/>
        </w:rPr>
        <w:t xml:space="preserve">our two core hypotheses: that </w:t>
      </w:r>
      <w:r w:rsidR="00DA5B79">
        <w:rPr>
          <w:rFonts w:ascii="Times New Roman" w:eastAsia="Calibri" w:hAnsi="Times New Roman" w:cs="Times New Roman"/>
          <w:sz w:val="24"/>
          <w:szCs w:val="24"/>
        </w:rPr>
        <w:t xml:space="preserve">even imperfect Deepfakes can quickly and powerfully shift attitudes and intentions towards a target (H1) and that they are as effective in doing so as authentic content (H2). We </w:t>
      </w:r>
      <w:r>
        <w:rPr>
          <w:rFonts w:ascii="Times New Roman" w:eastAsia="Calibri" w:hAnsi="Times New Roman" w:cs="Times New Roman"/>
          <w:sz w:val="24"/>
          <w:szCs w:val="24"/>
        </w:rPr>
        <w:t xml:space="preserve">additionally </w:t>
      </w:r>
      <w:r w:rsidR="00DA5B79">
        <w:rPr>
          <w:rFonts w:ascii="Times New Roman" w:eastAsia="Calibri" w:hAnsi="Times New Roman" w:cs="Times New Roman"/>
          <w:sz w:val="24"/>
          <w:szCs w:val="24"/>
        </w:rPr>
        <w:t xml:space="preserve">had </w:t>
      </w:r>
      <w:r w:rsidR="00253D54">
        <w:rPr>
          <w:rFonts w:ascii="Times New Roman" w:hAnsi="Times New Roman" w:cs="Times New Roman"/>
          <w:sz w:val="24"/>
          <w:szCs w:val="24"/>
        </w:rPr>
        <w:t xml:space="preserve">several new hypotheses that </w:t>
      </w:r>
      <w:r w:rsidR="00744ED0">
        <w:rPr>
          <w:rFonts w:ascii="Times New Roman" w:hAnsi="Times New Roman" w:cs="Times New Roman"/>
          <w:sz w:val="24"/>
          <w:szCs w:val="24"/>
        </w:rPr>
        <w:t xml:space="preserve">were </w:t>
      </w:r>
      <w:r w:rsidR="00741E1F" w:rsidRPr="00833C18">
        <w:rPr>
          <w:rFonts w:ascii="Times New Roman" w:hAnsi="Times New Roman" w:cs="Times New Roman"/>
          <w:sz w:val="24"/>
          <w:szCs w:val="24"/>
        </w:rPr>
        <w:t xml:space="preserve">either induced from, or refined based on, our </w:t>
      </w:r>
      <w:r w:rsidR="00317185">
        <w:rPr>
          <w:rFonts w:ascii="Times New Roman" w:hAnsi="Times New Roman" w:cs="Times New Roman"/>
          <w:sz w:val="24"/>
          <w:szCs w:val="24"/>
        </w:rPr>
        <w:t xml:space="preserve">exploratory </w:t>
      </w:r>
      <w:r w:rsidR="008C2406">
        <w:rPr>
          <w:rFonts w:ascii="Times New Roman" w:hAnsi="Times New Roman" w:cs="Times New Roman"/>
          <w:sz w:val="24"/>
          <w:szCs w:val="24"/>
        </w:rPr>
        <w:t xml:space="preserve">studies </w:t>
      </w:r>
      <w:r w:rsidR="00741E1F" w:rsidRPr="00833C18">
        <w:rPr>
          <w:rFonts w:ascii="Times New Roman" w:hAnsi="Times New Roman" w:cs="Times New Roman"/>
          <w:sz w:val="24"/>
          <w:szCs w:val="24"/>
        </w:rPr>
        <w:t xml:space="preserve">and </w:t>
      </w:r>
      <w:r w:rsidR="00744ED0">
        <w:rPr>
          <w:rFonts w:ascii="Times New Roman" w:hAnsi="Times New Roman" w:cs="Times New Roman"/>
          <w:sz w:val="24"/>
          <w:szCs w:val="24"/>
        </w:rPr>
        <w:t xml:space="preserve">which </w:t>
      </w:r>
      <w:r w:rsidR="00DA5B79">
        <w:rPr>
          <w:rFonts w:ascii="Times New Roman" w:hAnsi="Times New Roman" w:cs="Times New Roman"/>
          <w:sz w:val="24"/>
          <w:szCs w:val="24"/>
        </w:rPr>
        <w:t>required testing</w:t>
      </w:r>
      <w:r w:rsidR="00741E1F" w:rsidRPr="00833C18">
        <w:rPr>
          <w:rFonts w:ascii="Times New Roman" w:hAnsi="Times New Roman" w:cs="Times New Roman"/>
          <w:sz w:val="24"/>
          <w:szCs w:val="24"/>
        </w:rPr>
        <w:t xml:space="preserve">. </w:t>
      </w:r>
    </w:p>
    <w:p w14:paraId="718A753C" w14:textId="1564DEA9" w:rsidR="008B0907" w:rsidRDefault="00472F83" w:rsidP="001871BE">
      <w:pPr>
        <w:spacing w:line="480" w:lineRule="auto"/>
        <w:ind w:firstLine="680"/>
        <w:rPr>
          <w:rFonts w:ascii="Times New Roman" w:eastAsia="Times New Roman" w:hAnsi="Times New Roman" w:cs="Times New Roman"/>
          <w:sz w:val="24"/>
          <w:szCs w:val="24"/>
        </w:rPr>
      </w:pPr>
      <w:r>
        <w:rPr>
          <w:rFonts w:ascii="Times New Roman" w:hAnsi="Times New Roman" w:cs="Times New Roman"/>
          <w:sz w:val="24"/>
          <w:szCs w:val="24"/>
        </w:rPr>
        <w:t>For instance, w</w:t>
      </w:r>
      <w:r w:rsidR="00DA5B79">
        <w:rPr>
          <w:rFonts w:ascii="Times New Roman" w:hAnsi="Times New Roman" w:cs="Times New Roman"/>
          <w:sz w:val="24"/>
          <w:szCs w:val="24"/>
        </w:rPr>
        <w:t xml:space="preserve">e wanted to know if people can </w:t>
      </w:r>
      <w:r w:rsidR="00DA5B79" w:rsidRPr="00613A8D">
        <w:rPr>
          <w:rFonts w:ascii="Times New Roman" w:eastAsia="Calibri" w:hAnsi="Times New Roman" w:cs="Times New Roman"/>
          <w:sz w:val="24"/>
          <w:szCs w:val="24"/>
        </w:rPr>
        <w:t xml:space="preserve">detect </w:t>
      </w:r>
      <w:r>
        <w:rPr>
          <w:rFonts w:ascii="Times New Roman" w:eastAsia="Calibri" w:hAnsi="Times New Roman" w:cs="Times New Roman"/>
          <w:sz w:val="24"/>
          <w:szCs w:val="24"/>
        </w:rPr>
        <w:t xml:space="preserve">when </w:t>
      </w:r>
      <w:r w:rsidR="00DA5B79" w:rsidRPr="00613A8D">
        <w:rPr>
          <w:rFonts w:ascii="Times New Roman" w:eastAsia="Calibri" w:hAnsi="Times New Roman" w:cs="Times New Roman"/>
          <w:sz w:val="24"/>
          <w:szCs w:val="24"/>
        </w:rPr>
        <w:t xml:space="preserve">they </w:t>
      </w:r>
      <w:r>
        <w:rPr>
          <w:rFonts w:ascii="Times New Roman" w:eastAsia="Calibri" w:hAnsi="Times New Roman" w:cs="Times New Roman"/>
          <w:sz w:val="24"/>
          <w:szCs w:val="24"/>
        </w:rPr>
        <w:t xml:space="preserve">have been </w:t>
      </w:r>
      <w:r w:rsidR="00DA5B79" w:rsidRPr="00613A8D">
        <w:rPr>
          <w:rFonts w:ascii="Times New Roman" w:eastAsia="Calibri" w:hAnsi="Times New Roman" w:cs="Times New Roman"/>
          <w:sz w:val="24"/>
          <w:szCs w:val="24"/>
        </w:rPr>
        <w:t>exposed to Deepfake</w:t>
      </w:r>
      <w:r w:rsidR="00DA5B79">
        <w:rPr>
          <w:rFonts w:ascii="Times New Roman" w:eastAsia="Calibri" w:hAnsi="Times New Roman" w:cs="Times New Roman"/>
          <w:sz w:val="24"/>
          <w:szCs w:val="24"/>
        </w:rPr>
        <w:t>d</w:t>
      </w:r>
      <w:r w:rsidR="00DA5B79" w:rsidRPr="00613A8D">
        <w:rPr>
          <w:rFonts w:ascii="Times New Roman" w:eastAsia="Calibri" w:hAnsi="Times New Roman" w:cs="Times New Roman"/>
          <w:sz w:val="24"/>
          <w:szCs w:val="24"/>
        </w:rPr>
        <w:t xml:space="preserve"> </w:t>
      </w:r>
      <w:r w:rsidR="00DA5B79">
        <w:rPr>
          <w:rFonts w:ascii="Times New Roman" w:eastAsia="Calibri" w:hAnsi="Times New Roman" w:cs="Times New Roman"/>
          <w:sz w:val="24"/>
          <w:szCs w:val="24"/>
        </w:rPr>
        <w:t xml:space="preserve">content </w:t>
      </w:r>
      <w:r w:rsidR="00DA5B79" w:rsidRPr="00613A8D">
        <w:rPr>
          <w:rFonts w:ascii="Times New Roman" w:eastAsia="Calibri" w:hAnsi="Times New Roman" w:cs="Times New Roman"/>
          <w:sz w:val="24"/>
          <w:szCs w:val="24"/>
        </w:rPr>
        <w:t>(H3)</w:t>
      </w:r>
      <w:r w:rsidR="00DA5B79">
        <w:rPr>
          <w:rFonts w:ascii="Times New Roman" w:eastAsia="Calibri" w:hAnsi="Times New Roman" w:cs="Times New Roman"/>
          <w:sz w:val="24"/>
          <w:szCs w:val="24"/>
        </w:rPr>
        <w:t>.</w:t>
      </w:r>
      <w:r w:rsidR="00DA5B79" w:rsidRPr="00613A8D">
        <w:rPr>
          <w:rFonts w:ascii="Times New Roman" w:eastAsia="Calibri" w:hAnsi="Times New Roman" w:cs="Times New Roman"/>
          <w:sz w:val="24"/>
          <w:szCs w:val="24"/>
        </w:rPr>
        <w:t xml:space="preserve"> </w:t>
      </w:r>
      <w:r w:rsidR="00DA5B79">
        <w:rPr>
          <w:rFonts w:ascii="Times New Roman" w:eastAsia="Calibri" w:hAnsi="Times New Roman" w:cs="Times New Roman"/>
          <w:sz w:val="24"/>
          <w:szCs w:val="24"/>
        </w:rPr>
        <w:t xml:space="preserve">If they were </w:t>
      </w:r>
      <w:r w:rsidR="00DA5B79" w:rsidRPr="00613A8D">
        <w:rPr>
          <w:rFonts w:ascii="Times New Roman" w:eastAsia="Calibri" w:hAnsi="Times New Roman" w:cs="Times New Roman"/>
          <w:sz w:val="24"/>
          <w:szCs w:val="24"/>
        </w:rPr>
        <w:t xml:space="preserve">aware of the concept of Deepfaking prior to the study, and </w:t>
      </w:r>
      <w:r w:rsidR="00DA5B79">
        <w:rPr>
          <w:rFonts w:ascii="Times New Roman" w:eastAsia="Calibri" w:hAnsi="Times New Roman" w:cs="Times New Roman"/>
          <w:sz w:val="24"/>
          <w:szCs w:val="24"/>
        </w:rPr>
        <w:t xml:space="preserve">if </w:t>
      </w:r>
      <w:r w:rsidR="00DA5B79" w:rsidRPr="00613A8D">
        <w:rPr>
          <w:rFonts w:ascii="Times New Roman" w:eastAsia="Calibri" w:hAnsi="Times New Roman" w:cs="Times New Roman"/>
          <w:sz w:val="24"/>
          <w:szCs w:val="24"/>
        </w:rPr>
        <w:t>this awareness increase</w:t>
      </w:r>
      <w:r w:rsidR="00DA5B79">
        <w:rPr>
          <w:rFonts w:ascii="Times New Roman" w:eastAsia="Calibri" w:hAnsi="Times New Roman" w:cs="Times New Roman"/>
          <w:sz w:val="24"/>
          <w:szCs w:val="24"/>
        </w:rPr>
        <w:t>d</w:t>
      </w:r>
      <w:r w:rsidR="00DA5B79" w:rsidRPr="00613A8D">
        <w:rPr>
          <w:rFonts w:ascii="Times New Roman" w:eastAsia="Calibri" w:hAnsi="Times New Roman" w:cs="Times New Roman"/>
          <w:sz w:val="24"/>
          <w:szCs w:val="24"/>
        </w:rPr>
        <w:t xml:space="preserve"> their chances of detecting a Deepfake when it is present (H4)</w:t>
      </w:r>
      <w:r w:rsidR="00DA5B79">
        <w:rPr>
          <w:rFonts w:ascii="Times New Roman" w:eastAsia="Calibri" w:hAnsi="Times New Roman" w:cs="Times New Roman"/>
          <w:sz w:val="24"/>
          <w:szCs w:val="24"/>
        </w:rPr>
        <w:t>.</w:t>
      </w:r>
      <w:r w:rsidR="00DA5B79" w:rsidRPr="00613A8D">
        <w:rPr>
          <w:rFonts w:ascii="Times New Roman" w:eastAsia="Calibri" w:hAnsi="Times New Roman" w:cs="Times New Roman"/>
          <w:sz w:val="24"/>
          <w:szCs w:val="24"/>
        </w:rPr>
        <w:t xml:space="preserve"> </w:t>
      </w:r>
      <w:r w:rsidR="00DA5B79">
        <w:rPr>
          <w:rFonts w:ascii="Times New Roman" w:eastAsia="Calibri" w:hAnsi="Times New Roman" w:cs="Times New Roman"/>
          <w:sz w:val="24"/>
          <w:szCs w:val="24"/>
        </w:rPr>
        <w:t xml:space="preserve">Similarly, we were curious if prior </w:t>
      </w:r>
      <w:r w:rsidR="00DA5B79" w:rsidRPr="00613A8D">
        <w:rPr>
          <w:rFonts w:ascii="Times New Roman" w:eastAsia="Calibri" w:hAnsi="Times New Roman" w:cs="Times New Roman"/>
          <w:sz w:val="24"/>
          <w:szCs w:val="24"/>
        </w:rPr>
        <w:t xml:space="preserve">awareness of Deepfaking (H5) or correctly detecting its presence (H6) </w:t>
      </w:r>
      <w:r w:rsidR="000B00CC">
        <w:rPr>
          <w:rFonts w:ascii="Times New Roman" w:eastAsia="Calibri" w:hAnsi="Times New Roman" w:cs="Times New Roman"/>
          <w:sz w:val="24"/>
          <w:szCs w:val="24"/>
        </w:rPr>
        <w:t>would help ‘</w:t>
      </w:r>
      <w:r w:rsidR="00DA5B79" w:rsidRPr="00613A8D">
        <w:rPr>
          <w:rFonts w:ascii="Times New Roman" w:eastAsia="Calibri" w:hAnsi="Times New Roman" w:cs="Times New Roman"/>
          <w:sz w:val="24"/>
          <w:szCs w:val="24"/>
        </w:rPr>
        <w:t>immunize</w:t>
      </w:r>
      <w:r w:rsidR="000B00CC">
        <w:rPr>
          <w:rFonts w:ascii="Times New Roman" w:eastAsia="Calibri" w:hAnsi="Times New Roman" w:cs="Times New Roman"/>
          <w:sz w:val="24"/>
          <w:szCs w:val="24"/>
        </w:rPr>
        <w:t>’</w:t>
      </w:r>
      <w:r w:rsidR="00DA5B79" w:rsidRPr="00613A8D">
        <w:rPr>
          <w:rFonts w:ascii="Times New Roman" w:eastAsia="Calibri" w:hAnsi="Times New Roman" w:cs="Times New Roman"/>
          <w:sz w:val="24"/>
          <w:szCs w:val="24"/>
        </w:rPr>
        <w:t xml:space="preserve"> people from its influence, and </w:t>
      </w:r>
      <w:r w:rsidR="000B00CC">
        <w:rPr>
          <w:rFonts w:ascii="Times New Roman" w:eastAsia="Calibri" w:hAnsi="Times New Roman" w:cs="Times New Roman"/>
          <w:sz w:val="24"/>
          <w:szCs w:val="24"/>
        </w:rPr>
        <w:t xml:space="preserve">if </w:t>
      </w:r>
      <w:r w:rsidR="00DA5B79" w:rsidRPr="00613A8D">
        <w:rPr>
          <w:rFonts w:ascii="Times New Roman" w:eastAsia="Calibri" w:hAnsi="Times New Roman" w:cs="Times New Roman"/>
          <w:sz w:val="24"/>
          <w:szCs w:val="24"/>
        </w:rPr>
        <w:t xml:space="preserve">those who </w:t>
      </w:r>
      <w:r w:rsidR="000B00CC">
        <w:rPr>
          <w:rFonts w:ascii="Times New Roman" w:eastAsia="Calibri" w:hAnsi="Times New Roman" w:cs="Times New Roman"/>
          <w:sz w:val="24"/>
          <w:szCs w:val="24"/>
        </w:rPr>
        <w:t xml:space="preserve">were </w:t>
      </w:r>
      <w:r w:rsidR="00DA5B79" w:rsidRPr="00613A8D">
        <w:rPr>
          <w:rFonts w:ascii="Times New Roman" w:eastAsia="Calibri" w:hAnsi="Times New Roman" w:cs="Times New Roman"/>
          <w:sz w:val="24"/>
          <w:szCs w:val="24"/>
        </w:rPr>
        <w:t xml:space="preserve">both aware </w:t>
      </w:r>
      <w:r w:rsidR="00DA5B79" w:rsidRPr="00613A8D">
        <w:rPr>
          <w:rFonts w:ascii="Times New Roman" w:eastAsia="Calibri" w:hAnsi="Times New Roman" w:cs="Times New Roman"/>
          <w:i/>
          <w:iCs/>
          <w:sz w:val="24"/>
          <w:szCs w:val="24"/>
        </w:rPr>
        <w:t>and</w:t>
      </w:r>
      <w:r w:rsidR="00DA5B79" w:rsidRPr="00613A8D">
        <w:rPr>
          <w:rFonts w:ascii="Times New Roman" w:eastAsia="Calibri" w:hAnsi="Times New Roman" w:cs="Times New Roman"/>
          <w:sz w:val="24"/>
          <w:szCs w:val="24"/>
        </w:rPr>
        <w:t xml:space="preserve"> who </w:t>
      </w:r>
      <w:r w:rsidR="000B00CC">
        <w:rPr>
          <w:rFonts w:ascii="Times New Roman" w:eastAsia="Calibri" w:hAnsi="Times New Roman" w:cs="Times New Roman"/>
          <w:sz w:val="24"/>
          <w:szCs w:val="24"/>
        </w:rPr>
        <w:t xml:space="preserve">reported </w:t>
      </w:r>
      <w:r w:rsidR="00DA5B79" w:rsidRPr="00613A8D">
        <w:rPr>
          <w:rFonts w:ascii="Times New Roman" w:eastAsia="Calibri" w:hAnsi="Times New Roman" w:cs="Times New Roman"/>
          <w:sz w:val="24"/>
          <w:szCs w:val="24"/>
        </w:rPr>
        <w:t>detect</w:t>
      </w:r>
      <w:r w:rsidR="000B00CC">
        <w:rPr>
          <w:rFonts w:ascii="Times New Roman" w:eastAsia="Calibri" w:hAnsi="Times New Roman" w:cs="Times New Roman"/>
          <w:sz w:val="24"/>
          <w:szCs w:val="24"/>
        </w:rPr>
        <w:t>ing</w:t>
      </w:r>
      <w:r w:rsidR="00DA5B79" w:rsidRPr="00613A8D">
        <w:rPr>
          <w:rFonts w:ascii="Times New Roman" w:eastAsia="Calibri" w:hAnsi="Times New Roman" w:cs="Times New Roman"/>
          <w:sz w:val="24"/>
          <w:szCs w:val="24"/>
        </w:rPr>
        <w:t xml:space="preserve"> </w:t>
      </w:r>
      <w:r w:rsidR="000B00CC">
        <w:rPr>
          <w:rFonts w:ascii="Times New Roman" w:eastAsia="Calibri" w:hAnsi="Times New Roman" w:cs="Times New Roman"/>
          <w:sz w:val="24"/>
          <w:szCs w:val="24"/>
        </w:rPr>
        <w:t xml:space="preserve">the </w:t>
      </w:r>
      <w:r w:rsidR="00DA5B79" w:rsidRPr="00613A8D">
        <w:rPr>
          <w:rFonts w:ascii="Times New Roman" w:eastAsia="Calibri" w:hAnsi="Times New Roman" w:cs="Times New Roman"/>
          <w:sz w:val="24"/>
          <w:szCs w:val="24"/>
        </w:rPr>
        <w:t xml:space="preserve">Deepfake </w:t>
      </w:r>
      <w:r w:rsidR="000B00CC">
        <w:rPr>
          <w:rFonts w:ascii="Times New Roman" w:eastAsia="Calibri" w:hAnsi="Times New Roman" w:cs="Times New Roman"/>
          <w:sz w:val="24"/>
          <w:szCs w:val="24"/>
        </w:rPr>
        <w:t xml:space="preserve">were </w:t>
      </w:r>
      <w:r w:rsidR="00DA5B79" w:rsidRPr="00613A8D">
        <w:rPr>
          <w:rFonts w:ascii="Times New Roman" w:eastAsia="Calibri" w:hAnsi="Times New Roman" w:cs="Times New Roman"/>
          <w:sz w:val="24"/>
          <w:szCs w:val="24"/>
        </w:rPr>
        <w:t>better immunized than those who are not (H7)</w:t>
      </w:r>
      <w:r w:rsidR="000B00CC">
        <w:rPr>
          <w:rFonts w:ascii="Times New Roman" w:eastAsia="Calibri" w:hAnsi="Times New Roman" w:cs="Times New Roman"/>
          <w:sz w:val="24"/>
          <w:szCs w:val="24"/>
        </w:rPr>
        <w:t>.</w:t>
      </w:r>
      <w:r w:rsidR="001871BE">
        <w:rPr>
          <w:rFonts w:ascii="Times New Roman" w:eastAsia="Calibri" w:hAnsi="Times New Roman" w:cs="Times New Roman"/>
          <w:sz w:val="24"/>
          <w:szCs w:val="24"/>
        </w:rPr>
        <w:t xml:space="preserve"> </w:t>
      </w:r>
      <w:r w:rsidR="001871BE">
        <w:rPr>
          <w:rFonts w:ascii="Times New Roman" w:hAnsi="Times New Roman" w:cs="Times New Roman"/>
          <w:sz w:val="24"/>
          <w:szCs w:val="24"/>
        </w:rPr>
        <w:t xml:space="preserve">To answer these </w:t>
      </w:r>
      <w:r w:rsidR="008C2406">
        <w:rPr>
          <w:rFonts w:ascii="Times New Roman" w:hAnsi="Times New Roman" w:cs="Times New Roman"/>
          <w:sz w:val="24"/>
          <w:szCs w:val="24"/>
        </w:rPr>
        <w:t xml:space="preserve">new </w:t>
      </w:r>
      <w:r w:rsidR="001871BE">
        <w:rPr>
          <w:rFonts w:ascii="Times New Roman" w:hAnsi="Times New Roman" w:cs="Times New Roman"/>
          <w:sz w:val="24"/>
          <w:szCs w:val="24"/>
        </w:rPr>
        <w:t xml:space="preserve">questions we </w:t>
      </w:r>
      <w:r w:rsidR="00253D54">
        <w:rPr>
          <w:rFonts w:ascii="Times New Roman" w:hAnsi="Times New Roman" w:cs="Times New Roman"/>
          <w:sz w:val="24"/>
          <w:szCs w:val="24"/>
        </w:rPr>
        <w:t>replicate</w:t>
      </w:r>
      <w:r>
        <w:rPr>
          <w:rFonts w:ascii="Times New Roman" w:hAnsi="Times New Roman" w:cs="Times New Roman"/>
          <w:sz w:val="24"/>
          <w:szCs w:val="24"/>
        </w:rPr>
        <w:t>d</w:t>
      </w:r>
      <w:r w:rsidR="00253D54">
        <w:rPr>
          <w:rFonts w:ascii="Times New Roman" w:hAnsi="Times New Roman" w:cs="Times New Roman"/>
          <w:sz w:val="24"/>
          <w:szCs w:val="24"/>
        </w:rPr>
        <w:t xml:space="preserve"> </w:t>
      </w:r>
      <w:r w:rsidR="00B40745">
        <w:rPr>
          <w:rFonts w:ascii="Times New Roman" w:hAnsi="Times New Roman" w:cs="Times New Roman"/>
          <w:sz w:val="24"/>
          <w:szCs w:val="24"/>
        </w:rPr>
        <w:t xml:space="preserve">Experiment 2 (Deepfaked videos) </w:t>
      </w:r>
      <w:r w:rsidR="001871BE">
        <w:rPr>
          <w:rFonts w:ascii="Times New Roman" w:hAnsi="Times New Roman" w:cs="Times New Roman"/>
          <w:sz w:val="24"/>
          <w:szCs w:val="24"/>
        </w:rPr>
        <w:t xml:space="preserve">while </w:t>
      </w:r>
      <w:r w:rsidR="00B40745">
        <w:rPr>
          <w:rFonts w:ascii="Times New Roman" w:hAnsi="Times New Roman" w:cs="Times New Roman"/>
          <w:sz w:val="24"/>
          <w:szCs w:val="24"/>
        </w:rPr>
        <w:t>ma</w:t>
      </w:r>
      <w:r w:rsidR="001871BE">
        <w:rPr>
          <w:rFonts w:ascii="Times New Roman" w:hAnsi="Times New Roman" w:cs="Times New Roman"/>
          <w:sz w:val="24"/>
          <w:szCs w:val="24"/>
        </w:rPr>
        <w:t>king</w:t>
      </w:r>
      <w:r w:rsidR="00B40745">
        <w:rPr>
          <w:rFonts w:ascii="Times New Roman" w:hAnsi="Times New Roman" w:cs="Times New Roman"/>
          <w:sz w:val="24"/>
          <w:szCs w:val="24"/>
        </w:rPr>
        <w:t xml:space="preserve"> i</w:t>
      </w:r>
      <w:r w:rsidR="00741E1F" w:rsidRPr="00833C18">
        <w:rPr>
          <w:rFonts w:ascii="Times New Roman" w:hAnsi="Times New Roman" w:cs="Times New Roman"/>
          <w:sz w:val="24"/>
          <w:szCs w:val="24"/>
        </w:rPr>
        <w:t xml:space="preserve">mprovements to the design, preregistration specificity, and analytic strategy (e.g., </w:t>
      </w:r>
      <w:r w:rsidR="00741E1F">
        <w:rPr>
          <w:rFonts w:ascii="Times New Roman" w:hAnsi="Times New Roman" w:cs="Times New Roman"/>
          <w:sz w:val="24"/>
          <w:szCs w:val="24"/>
        </w:rPr>
        <w:t>we swapped</w:t>
      </w:r>
      <w:r w:rsidR="00741E1F" w:rsidRPr="00833C18">
        <w:rPr>
          <w:rFonts w:ascii="Times New Roman" w:hAnsi="Times New Roman" w:cs="Times New Roman"/>
          <w:sz w:val="24"/>
          <w:szCs w:val="24"/>
        </w:rPr>
        <w:t xml:space="preserve"> to a Bayesian framework to produce more intuitive effect sizes and tests of non-inferiority). </w:t>
      </w:r>
      <w:r>
        <w:rPr>
          <w:rFonts w:ascii="Times New Roman" w:hAnsi="Times New Roman" w:cs="Times New Roman"/>
          <w:sz w:val="24"/>
          <w:szCs w:val="24"/>
        </w:rPr>
        <w:t xml:space="preserve">Experiment 5 </w:t>
      </w:r>
      <w:r>
        <w:rPr>
          <w:rFonts w:ascii="Times New Roman" w:eastAsia="Times New Roman" w:hAnsi="Times New Roman" w:cs="Times New Roman"/>
          <w:sz w:val="24"/>
          <w:szCs w:val="24"/>
        </w:rPr>
        <w:t xml:space="preserve">therefore set out to confirm </w:t>
      </w:r>
      <w:r w:rsidR="008B0907">
        <w:rPr>
          <w:rFonts w:ascii="Times New Roman" w:eastAsia="Times New Roman" w:hAnsi="Times New Roman" w:cs="Times New Roman"/>
          <w:sz w:val="24"/>
          <w:szCs w:val="24"/>
        </w:rPr>
        <w:t xml:space="preserve">that </w:t>
      </w:r>
      <w:r w:rsidR="008B0907" w:rsidRPr="00613A8D">
        <w:rPr>
          <w:rFonts w:ascii="Times New Roman" w:eastAsia="Times New Roman" w:hAnsi="Times New Roman" w:cs="Times New Roman"/>
          <w:sz w:val="24"/>
          <w:szCs w:val="24"/>
        </w:rPr>
        <w:t>Deepfakes can be used to manipulate (implicit) attitudes and intentions</w:t>
      </w:r>
      <w:r w:rsidR="008B0907">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to explore if people </w:t>
      </w:r>
      <w:r w:rsidR="008B0907" w:rsidRPr="00613A8D">
        <w:rPr>
          <w:rFonts w:ascii="Times New Roman" w:eastAsia="Times New Roman" w:hAnsi="Times New Roman" w:cs="Times New Roman"/>
          <w:sz w:val="24"/>
          <w:szCs w:val="24"/>
        </w:rPr>
        <w:t xml:space="preserve">are aware of this new technology, </w:t>
      </w:r>
      <w:r>
        <w:rPr>
          <w:rFonts w:ascii="Times New Roman" w:eastAsia="Times New Roman" w:hAnsi="Times New Roman" w:cs="Times New Roman"/>
          <w:sz w:val="24"/>
          <w:szCs w:val="24"/>
        </w:rPr>
        <w:t xml:space="preserve">can </w:t>
      </w:r>
      <w:r w:rsidR="008B0907" w:rsidRPr="00613A8D">
        <w:rPr>
          <w:rFonts w:ascii="Times New Roman" w:eastAsia="Times New Roman" w:hAnsi="Times New Roman" w:cs="Times New Roman"/>
          <w:sz w:val="24"/>
          <w:szCs w:val="24"/>
        </w:rPr>
        <w:t xml:space="preserve">detect when they are being exposed to it, and </w:t>
      </w:r>
      <w:r w:rsidR="008B0907">
        <w:rPr>
          <w:rFonts w:ascii="Times New Roman" w:eastAsia="Times New Roman" w:hAnsi="Times New Roman" w:cs="Times New Roman"/>
          <w:sz w:val="24"/>
          <w:szCs w:val="24"/>
        </w:rPr>
        <w:t xml:space="preserve">if </w:t>
      </w:r>
      <w:r w:rsidR="008B0907" w:rsidRPr="00613A8D">
        <w:rPr>
          <w:rFonts w:ascii="Times New Roman" w:eastAsia="Times New Roman" w:hAnsi="Times New Roman" w:cs="Times New Roman"/>
          <w:sz w:val="24"/>
          <w:szCs w:val="24"/>
        </w:rPr>
        <w:t xml:space="preserve">awareness </w:t>
      </w:r>
      <w:r w:rsidR="008B0907">
        <w:rPr>
          <w:rFonts w:ascii="Times New Roman" w:eastAsia="Times New Roman" w:hAnsi="Times New Roman" w:cs="Times New Roman"/>
          <w:sz w:val="24"/>
          <w:szCs w:val="24"/>
        </w:rPr>
        <w:t xml:space="preserve">and/or </w:t>
      </w:r>
      <w:r w:rsidR="008B0907" w:rsidRPr="00613A8D">
        <w:rPr>
          <w:rFonts w:ascii="Times New Roman" w:eastAsia="Times New Roman" w:hAnsi="Times New Roman" w:cs="Times New Roman"/>
          <w:sz w:val="24"/>
          <w:szCs w:val="24"/>
        </w:rPr>
        <w:t xml:space="preserve">detection </w:t>
      </w:r>
      <w:r w:rsidR="008B0907">
        <w:rPr>
          <w:rFonts w:ascii="Times New Roman" w:eastAsia="Times New Roman" w:hAnsi="Times New Roman" w:cs="Times New Roman"/>
          <w:sz w:val="24"/>
          <w:szCs w:val="24"/>
        </w:rPr>
        <w:t xml:space="preserve">helps </w:t>
      </w:r>
      <w:r w:rsidR="008B0907" w:rsidRPr="00613A8D">
        <w:rPr>
          <w:rFonts w:ascii="Times New Roman" w:eastAsia="Times New Roman" w:hAnsi="Times New Roman" w:cs="Times New Roman"/>
          <w:sz w:val="24"/>
          <w:szCs w:val="24"/>
        </w:rPr>
        <w:t>protect them from its influence.</w:t>
      </w:r>
    </w:p>
    <w:p w14:paraId="59BEB449" w14:textId="77777777" w:rsidR="00B12329" w:rsidRPr="001871BE" w:rsidRDefault="00B12329" w:rsidP="001871BE">
      <w:pPr>
        <w:spacing w:line="480" w:lineRule="auto"/>
        <w:ind w:firstLine="680"/>
        <w:rPr>
          <w:rFonts w:ascii="Times New Roman" w:eastAsia="Calibri" w:hAnsi="Times New Roman" w:cs="Times New Roman"/>
          <w:sz w:val="24"/>
          <w:szCs w:val="24"/>
        </w:rPr>
      </w:pPr>
    </w:p>
    <w:p w14:paraId="449F3BCC" w14:textId="77777777" w:rsidR="00A04BAC" w:rsidRPr="00613A8D" w:rsidRDefault="00A04BAC" w:rsidP="00A04BAC">
      <w:pPr>
        <w:spacing w:line="480" w:lineRule="auto"/>
        <w:ind w:firstLine="0"/>
        <w:jc w:val="center"/>
        <w:outlineLvl w:val="1"/>
        <w:rPr>
          <w:rFonts w:ascii="Times New Roman" w:eastAsia="Calibri" w:hAnsi="Times New Roman" w:cs="Times New Roman"/>
          <w:b/>
          <w:color w:val="000000"/>
          <w:sz w:val="24"/>
          <w:szCs w:val="20"/>
        </w:rPr>
      </w:pPr>
      <w:r w:rsidRPr="00613A8D">
        <w:rPr>
          <w:rFonts w:ascii="Times New Roman" w:eastAsia="Calibri" w:hAnsi="Times New Roman" w:cs="Times New Roman"/>
          <w:b/>
          <w:color w:val="000000"/>
          <w:sz w:val="24"/>
          <w:szCs w:val="20"/>
        </w:rPr>
        <w:lastRenderedPageBreak/>
        <w:t>Method</w:t>
      </w:r>
    </w:p>
    <w:p w14:paraId="2BC5DDCC" w14:textId="0F7E7B71" w:rsidR="00A04BAC" w:rsidRPr="00A04BAC" w:rsidRDefault="00A04BAC" w:rsidP="00A04BAC">
      <w:pPr>
        <w:spacing w:line="480" w:lineRule="auto"/>
        <w:ind w:firstLine="0"/>
        <w:rPr>
          <w:rFonts w:ascii="Times New Roman" w:eastAsia="Calibri" w:hAnsi="Times New Roman" w:cs="Times New Roman"/>
          <w:b/>
          <w:bCs/>
          <w:sz w:val="24"/>
          <w:szCs w:val="24"/>
        </w:rPr>
      </w:pPr>
      <w:r w:rsidRPr="00A04BAC">
        <w:rPr>
          <w:rFonts w:ascii="Times New Roman" w:eastAsia="Calibri" w:hAnsi="Times New Roman" w:cs="Times New Roman"/>
          <w:b/>
          <w:bCs/>
          <w:sz w:val="24"/>
          <w:szCs w:val="24"/>
        </w:rPr>
        <w:t>Sample Size Selection</w:t>
      </w:r>
    </w:p>
    <w:p w14:paraId="60DAA908" w14:textId="7E4FFFC3" w:rsidR="00A04BAC" w:rsidRPr="00613A8D" w:rsidRDefault="00A04BAC" w:rsidP="00A04BAC">
      <w:pPr>
        <w:spacing w:line="480" w:lineRule="auto"/>
        <w:ind w:firstLine="708"/>
        <w:rPr>
          <w:rFonts w:ascii="Times New Roman" w:eastAsia="Calibri" w:hAnsi="Times New Roman" w:cs="Times New Roman"/>
          <w:bCs/>
          <w:sz w:val="24"/>
          <w:szCs w:val="24"/>
        </w:rPr>
      </w:pPr>
      <w:r w:rsidRPr="00613A8D">
        <w:rPr>
          <w:rFonts w:ascii="Times New Roman" w:eastAsia="Calibri" w:hAnsi="Times New Roman" w:cs="Times New Roman"/>
          <w:bCs/>
          <w:sz w:val="24"/>
          <w:szCs w:val="24"/>
        </w:rPr>
        <w:t xml:space="preserve">Sample size was determined via Bayesian power analysis which was itself determined using a simulation study. The simulation involved the following steps. Bayesian linear models were first fitted to the data from </w:t>
      </w:r>
      <w:r w:rsidR="00B41682">
        <w:rPr>
          <w:rFonts w:ascii="Times New Roman" w:eastAsia="Calibri" w:hAnsi="Times New Roman" w:cs="Times New Roman"/>
          <w:bCs/>
          <w:sz w:val="24"/>
          <w:szCs w:val="24"/>
        </w:rPr>
        <w:t>our exploratory studies</w:t>
      </w:r>
      <w:r w:rsidRPr="00613A8D">
        <w:rPr>
          <w:rFonts w:ascii="Times New Roman" w:eastAsia="Calibri" w:hAnsi="Times New Roman" w:cs="Times New Roman"/>
          <w:bCs/>
          <w:sz w:val="24"/>
          <w:szCs w:val="24"/>
        </w:rPr>
        <w:t xml:space="preserve"> to provide point estimates of the parameters used in these hypothesis tests. These parameters were then used to simulate data that met the same ‘true’ parameters. The models were then refit to the simulated data, and hypothesis tests were applied. 1000 iterations of this “simulate-data-fit model-test hypotheses” process were then performed. The proportion of simulations which detected the known ‘true’ effects (i.e., statistical power) was then summarized. The number of participants simulated was varied between simulation runs until a sample size was obtained that provided at least 80% power for all hypotheses. This sample size was then adjusted to take the data exclusion r</w:t>
      </w:r>
      <w:r>
        <w:rPr>
          <w:rFonts w:ascii="Times New Roman" w:eastAsia="Calibri" w:hAnsi="Times New Roman" w:cs="Times New Roman"/>
          <w:bCs/>
          <w:sz w:val="24"/>
          <w:szCs w:val="24"/>
        </w:rPr>
        <w:t xml:space="preserve">ates observed in </w:t>
      </w:r>
      <w:r w:rsidR="00B41682">
        <w:rPr>
          <w:rFonts w:ascii="Times New Roman" w:eastAsia="Calibri" w:hAnsi="Times New Roman" w:cs="Times New Roman"/>
          <w:bCs/>
          <w:sz w:val="24"/>
          <w:szCs w:val="24"/>
        </w:rPr>
        <w:t xml:space="preserve">our exploratory studies </w:t>
      </w:r>
      <w:r w:rsidRPr="00613A8D">
        <w:rPr>
          <w:rFonts w:ascii="Times New Roman" w:eastAsia="Calibri" w:hAnsi="Times New Roman" w:cs="Times New Roman"/>
          <w:bCs/>
          <w:sz w:val="24"/>
          <w:szCs w:val="24"/>
        </w:rPr>
        <w:t xml:space="preserve">into account. Results indicated that 600 participants would be required after exclusions. </w:t>
      </w:r>
    </w:p>
    <w:p w14:paraId="3F939483" w14:textId="77777777" w:rsidR="00A04BAC" w:rsidRPr="00FD4747" w:rsidRDefault="00A04BAC" w:rsidP="00FD4747">
      <w:pPr>
        <w:spacing w:line="480" w:lineRule="auto"/>
        <w:ind w:firstLine="0"/>
        <w:rPr>
          <w:rFonts w:ascii="Times New Roman" w:eastAsia="Calibri" w:hAnsi="Times New Roman" w:cs="Times New Roman"/>
          <w:b/>
          <w:bCs/>
          <w:sz w:val="24"/>
          <w:szCs w:val="24"/>
        </w:rPr>
      </w:pPr>
      <w:r w:rsidRPr="00FD4747">
        <w:rPr>
          <w:rFonts w:ascii="Times New Roman" w:eastAsia="Calibri" w:hAnsi="Times New Roman" w:cs="Times New Roman"/>
          <w:b/>
          <w:bCs/>
          <w:sz w:val="24"/>
          <w:szCs w:val="24"/>
        </w:rPr>
        <w:t>Participants and Design</w:t>
      </w:r>
    </w:p>
    <w:p w14:paraId="1BB5420E" w14:textId="77777777" w:rsidR="00A04BAC" w:rsidRPr="00613A8D" w:rsidRDefault="00A04BAC" w:rsidP="00A04BAC">
      <w:pPr>
        <w:spacing w:line="480" w:lineRule="auto"/>
        <w:ind w:firstLine="708"/>
        <w:rPr>
          <w:rFonts w:ascii="Times New Roman" w:eastAsia="Calibri" w:hAnsi="Times New Roman" w:cs="Times New Roman"/>
          <w:bCs/>
          <w:sz w:val="24"/>
          <w:szCs w:val="24"/>
        </w:rPr>
      </w:pPr>
      <w:r w:rsidRPr="00613A8D">
        <w:rPr>
          <w:rFonts w:ascii="Times New Roman" w:eastAsia="Calibri" w:hAnsi="Times New Roman" w:cs="Times New Roman"/>
          <w:bCs/>
          <w:sz w:val="24"/>
          <w:szCs w:val="24"/>
        </w:rPr>
        <w:t xml:space="preserve">770 participants </w:t>
      </w:r>
      <w:r w:rsidRPr="00613A8D">
        <w:rPr>
          <w:rFonts w:ascii="Times New Roman" w:eastAsia="Calibri" w:hAnsi="Times New Roman" w:cs="Times New Roman"/>
          <w:sz w:val="24"/>
          <w:szCs w:val="24"/>
        </w:rPr>
        <w:t xml:space="preserve">completed the study on Prolific </w:t>
      </w:r>
      <w:r w:rsidRPr="00613A8D">
        <w:rPr>
          <w:rFonts w:ascii="Times New Roman" w:eastAsia="Calibri" w:hAnsi="Times New Roman" w:cs="Times New Roman"/>
          <w:color w:val="000000"/>
          <w:sz w:val="24"/>
          <w:szCs w:val="24"/>
        </w:rPr>
        <w:t>in exchange for a monetary reward</w:t>
      </w:r>
      <w:r w:rsidRPr="00613A8D">
        <w:rPr>
          <w:rFonts w:ascii="Times New Roman" w:eastAsia="Calibri" w:hAnsi="Times New Roman" w:cs="Times New Roman"/>
          <w:bCs/>
          <w:sz w:val="24"/>
          <w:szCs w:val="24"/>
        </w:rPr>
        <w:t xml:space="preserve">. Data processing was run on this sample to determine if the following criteria were met: at least 600 participants remaining after exclusions (for H1 and H2), at least 166 participants who were shown a Deepfake and reported prior awareness of Deepfaking (for H5), at least 103 participants who were shown a Deepfake and correctly detected it as a Deepfake (for H6), and at least 46 participants who were shown a Deepfake, reported prior awareness of Deepfaking, and correctly detected it as a Deepfake (for H7). These sample size requirements were derived from the power analysis via simulation study to provide power &gt; .80 for each hypothesis. </w:t>
      </w:r>
    </w:p>
    <w:p w14:paraId="48B74F69" w14:textId="4FF01F3D" w:rsidR="001E6A6F" w:rsidRDefault="00A04BAC" w:rsidP="0029336C">
      <w:pPr>
        <w:spacing w:line="480" w:lineRule="auto"/>
        <w:ind w:firstLine="708"/>
        <w:rPr>
          <w:rFonts w:ascii="Times New Roman" w:hAnsi="Times New Roman" w:cs="Times New Roman"/>
          <w:sz w:val="24"/>
          <w:szCs w:val="24"/>
        </w:rPr>
      </w:pPr>
      <w:r w:rsidRPr="00613A8D">
        <w:rPr>
          <w:rFonts w:ascii="Times New Roman" w:eastAsia="Calibri" w:hAnsi="Times New Roman" w:cs="Times New Roman"/>
          <w:bCs/>
          <w:sz w:val="24"/>
          <w:szCs w:val="24"/>
        </w:rPr>
        <w:t xml:space="preserve">The final (post-exclusion) sample consisted of </w:t>
      </w:r>
      <w:r w:rsidRPr="00613A8D">
        <w:rPr>
          <w:rFonts w:ascii="Times New Roman" w:eastAsia="Calibri" w:hAnsi="Times New Roman" w:cs="Times New Roman"/>
          <w:sz w:val="24"/>
          <w:szCs w:val="24"/>
        </w:rPr>
        <w:t xml:space="preserve">635 participants (387 female, </w:t>
      </w:r>
      <w:r w:rsidRPr="00613A8D">
        <w:rPr>
          <w:rFonts w:ascii="Times New Roman" w:eastAsia="Calibri" w:hAnsi="Times New Roman" w:cs="Times New Roman"/>
          <w:i/>
          <w:sz w:val="24"/>
          <w:szCs w:val="24"/>
        </w:rPr>
        <w:t>M</w:t>
      </w:r>
      <w:r w:rsidRPr="00613A8D">
        <w:rPr>
          <w:rFonts w:ascii="Times New Roman" w:eastAsia="Calibri" w:hAnsi="Times New Roman" w:cs="Times New Roman"/>
          <w:i/>
          <w:sz w:val="20"/>
          <w:szCs w:val="24"/>
        </w:rPr>
        <w:t xml:space="preserve">age </w:t>
      </w:r>
      <w:r w:rsidRPr="00613A8D">
        <w:rPr>
          <w:rFonts w:ascii="Times New Roman" w:eastAsia="Calibri" w:hAnsi="Times New Roman" w:cs="Times New Roman"/>
          <w:sz w:val="24"/>
          <w:szCs w:val="24"/>
        </w:rPr>
        <w:t xml:space="preserve">= 35.7, </w:t>
      </w:r>
      <w:r w:rsidRPr="00613A8D">
        <w:rPr>
          <w:rFonts w:ascii="Times New Roman" w:eastAsia="Calibri" w:hAnsi="Times New Roman" w:cs="Times New Roman"/>
          <w:i/>
          <w:sz w:val="24"/>
          <w:szCs w:val="24"/>
        </w:rPr>
        <w:t xml:space="preserve">SD </w:t>
      </w:r>
      <w:r w:rsidRPr="00613A8D">
        <w:rPr>
          <w:rFonts w:ascii="Times New Roman" w:eastAsia="Calibri" w:hAnsi="Times New Roman" w:cs="Times New Roman"/>
          <w:sz w:val="24"/>
          <w:szCs w:val="24"/>
        </w:rPr>
        <w:t>= 13)</w:t>
      </w:r>
      <w:r w:rsidRPr="00613A8D">
        <w:rPr>
          <w:rFonts w:ascii="Times New Roman" w:eastAsia="Calibri" w:hAnsi="Times New Roman" w:cs="Times New Roman"/>
          <w:color w:val="000000"/>
          <w:sz w:val="24"/>
          <w:szCs w:val="24"/>
        </w:rPr>
        <w:t>.</w:t>
      </w:r>
      <w:r w:rsidRPr="00613A8D">
        <w:rPr>
          <w:rFonts w:ascii="Times New Roman" w:eastAsia="Calibri" w:hAnsi="Times New Roman" w:cs="Times New Roman"/>
          <w:bCs/>
          <w:sz w:val="24"/>
          <w:szCs w:val="24"/>
        </w:rPr>
        <w:t xml:space="preserve"> </w:t>
      </w:r>
      <w:r w:rsidR="00AC138C">
        <w:rPr>
          <w:rFonts w:ascii="Times New Roman" w:eastAsia="Calibri" w:hAnsi="Times New Roman" w:cs="Times New Roman"/>
          <w:bCs/>
          <w:sz w:val="24"/>
          <w:szCs w:val="24"/>
        </w:rPr>
        <w:t xml:space="preserve">Informational </w:t>
      </w:r>
      <w:r w:rsidR="00AC138C" w:rsidRPr="00AC138C">
        <w:rPr>
          <w:rFonts w:ascii="Times New Roman" w:eastAsia="Calibri" w:hAnsi="Times New Roman" w:cs="Times New Roman"/>
          <w:bCs/>
          <w:i/>
          <w:iCs/>
          <w:sz w:val="24"/>
          <w:szCs w:val="24"/>
        </w:rPr>
        <w:t>Content</w:t>
      </w:r>
      <w:r w:rsidR="00AC138C">
        <w:rPr>
          <w:rFonts w:ascii="Times New Roman" w:eastAsia="Calibri" w:hAnsi="Times New Roman" w:cs="Times New Roman"/>
          <w:bCs/>
          <w:sz w:val="24"/>
          <w:szCs w:val="24"/>
        </w:rPr>
        <w:t xml:space="preserve"> </w:t>
      </w:r>
      <w:r w:rsidRPr="00613A8D">
        <w:rPr>
          <w:rFonts w:ascii="Times New Roman" w:eastAsia="Calibri" w:hAnsi="Times New Roman" w:cs="Times New Roman"/>
          <w:bCs/>
          <w:sz w:val="24"/>
          <w:szCs w:val="24"/>
        </w:rPr>
        <w:t xml:space="preserve">(positive vs. negative) and </w:t>
      </w:r>
      <w:r w:rsidR="00EE27EA" w:rsidRPr="00EE27EA">
        <w:rPr>
          <w:rFonts w:ascii="Times New Roman" w:eastAsia="Calibri" w:hAnsi="Times New Roman" w:cs="Times New Roman"/>
          <w:bCs/>
          <w:i/>
          <w:iCs/>
          <w:sz w:val="24"/>
          <w:szCs w:val="24"/>
        </w:rPr>
        <w:t>Content</w:t>
      </w:r>
      <w:r w:rsidRPr="00613A8D">
        <w:rPr>
          <w:rFonts w:ascii="Times New Roman" w:eastAsia="Calibri" w:hAnsi="Times New Roman" w:cs="Times New Roman"/>
          <w:bCs/>
          <w:sz w:val="24"/>
          <w:szCs w:val="24"/>
        </w:rPr>
        <w:t xml:space="preserve"> </w:t>
      </w:r>
      <w:r w:rsidRPr="00AC138C">
        <w:rPr>
          <w:rFonts w:ascii="Times New Roman" w:eastAsia="Calibri" w:hAnsi="Times New Roman" w:cs="Times New Roman"/>
          <w:bCs/>
          <w:i/>
          <w:iCs/>
          <w:sz w:val="24"/>
          <w:szCs w:val="24"/>
        </w:rPr>
        <w:t>Type</w:t>
      </w:r>
      <w:r w:rsidRPr="00613A8D">
        <w:rPr>
          <w:rFonts w:ascii="Times New Roman" w:eastAsia="Calibri" w:hAnsi="Times New Roman" w:cs="Times New Roman"/>
          <w:bCs/>
          <w:sz w:val="24"/>
          <w:szCs w:val="24"/>
        </w:rPr>
        <w:t xml:space="preserve"> (</w:t>
      </w:r>
      <w:r w:rsidR="00AC138C">
        <w:rPr>
          <w:rFonts w:ascii="Times New Roman" w:eastAsia="Calibri" w:hAnsi="Times New Roman" w:cs="Times New Roman"/>
          <w:bCs/>
          <w:sz w:val="24"/>
          <w:szCs w:val="24"/>
        </w:rPr>
        <w:t xml:space="preserve">authentic </w:t>
      </w:r>
      <w:r w:rsidRPr="00613A8D">
        <w:rPr>
          <w:rFonts w:ascii="Times New Roman" w:eastAsia="Calibri" w:hAnsi="Times New Roman" w:cs="Times New Roman"/>
          <w:bCs/>
          <w:sz w:val="24"/>
          <w:szCs w:val="24"/>
        </w:rPr>
        <w:t xml:space="preserve">vs. </w:t>
      </w:r>
      <w:r w:rsidR="00AC138C">
        <w:rPr>
          <w:rFonts w:ascii="Times New Roman" w:eastAsia="Calibri" w:hAnsi="Times New Roman" w:cs="Times New Roman"/>
          <w:bCs/>
          <w:sz w:val="24"/>
          <w:szCs w:val="24"/>
        </w:rPr>
        <w:lastRenderedPageBreak/>
        <w:t>Deepfake</w:t>
      </w:r>
      <w:r w:rsidRPr="00613A8D">
        <w:rPr>
          <w:rFonts w:ascii="Times New Roman" w:eastAsia="Calibri" w:hAnsi="Times New Roman" w:cs="Times New Roman"/>
          <w:bCs/>
          <w:sz w:val="24"/>
          <w:szCs w:val="24"/>
        </w:rPr>
        <w:t xml:space="preserve">) were counterbalanced between participants, and were used as Independent Variables in the analyses. Evaluative task order </w:t>
      </w:r>
      <w:r w:rsidR="007C4C1D">
        <w:rPr>
          <w:rFonts w:ascii="Times New Roman" w:eastAsia="Calibri" w:hAnsi="Times New Roman" w:cs="Times New Roman"/>
          <w:bCs/>
          <w:sz w:val="24"/>
          <w:szCs w:val="24"/>
        </w:rPr>
        <w:t xml:space="preserve">(ratings vs. </w:t>
      </w:r>
      <w:proofErr w:type="spellStart"/>
      <w:r w:rsidR="007C4C1D">
        <w:rPr>
          <w:rFonts w:ascii="Times New Roman" w:eastAsia="Calibri" w:hAnsi="Times New Roman" w:cs="Times New Roman"/>
          <w:bCs/>
          <w:sz w:val="24"/>
          <w:szCs w:val="24"/>
        </w:rPr>
        <w:t>pIAT</w:t>
      </w:r>
      <w:proofErr w:type="spellEnd"/>
      <w:r w:rsidR="007C4C1D">
        <w:rPr>
          <w:rFonts w:ascii="Times New Roman" w:eastAsia="Calibri" w:hAnsi="Times New Roman" w:cs="Times New Roman"/>
          <w:bCs/>
          <w:sz w:val="24"/>
          <w:szCs w:val="24"/>
        </w:rPr>
        <w:t xml:space="preserve"> first) </w:t>
      </w:r>
      <w:r w:rsidRPr="00613A8D">
        <w:rPr>
          <w:rFonts w:ascii="Times New Roman" w:eastAsia="Calibri" w:hAnsi="Times New Roman" w:cs="Times New Roman"/>
          <w:bCs/>
          <w:sz w:val="24"/>
          <w:szCs w:val="24"/>
        </w:rPr>
        <w:t>was also counterbalanced but not modelled in analyses.</w:t>
      </w:r>
    </w:p>
    <w:p w14:paraId="22C869DC" w14:textId="77777777" w:rsidR="00FD4747" w:rsidRPr="00FD4747" w:rsidRDefault="00FD4747" w:rsidP="00FD4747">
      <w:pPr>
        <w:spacing w:line="480" w:lineRule="auto"/>
        <w:ind w:firstLine="0"/>
        <w:rPr>
          <w:rFonts w:ascii="Times New Roman" w:eastAsia="Calibri" w:hAnsi="Times New Roman" w:cs="Times New Roman"/>
          <w:b/>
          <w:sz w:val="24"/>
          <w:szCs w:val="24"/>
        </w:rPr>
      </w:pPr>
      <w:r w:rsidRPr="00FD4747">
        <w:rPr>
          <w:rFonts w:ascii="Times New Roman" w:eastAsia="Calibri" w:hAnsi="Times New Roman" w:cs="Times New Roman"/>
          <w:b/>
          <w:sz w:val="24"/>
          <w:szCs w:val="24"/>
        </w:rPr>
        <w:t>Stimuli</w:t>
      </w:r>
    </w:p>
    <w:p w14:paraId="7D91DFFB" w14:textId="43BB7776"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A similar set of stim</w:t>
      </w:r>
      <w:r>
        <w:rPr>
          <w:rFonts w:ascii="Times New Roman" w:eastAsia="Calibri" w:hAnsi="Times New Roman" w:cs="Times New Roman"/>
          <w:sz w:val="24"/>
          <w:szCs w:val="24"/>
        </w:rPr>
        <w:t>uli were used as in Experiment 2</w:t>
      </w:r>
      <w:r w:rsidRPr="00613A8D">
        <w:rPr>
          <w:rFonts w:ascii="Times New Roman" w:eastAsia="Calibri" w:hAnsi="Times New Roman" w:cs="Times New Roman"/>
          <w:sz w:val="24"/>
          <w:szCs w:val="24"/>
        </w:rPr>
        <w:t>.</w:t>
      </w:r>
    </w:p>
    <w:p w14:paraId="604A8FD3" w14:textId="09E2BC84" w:rsidR="00FD4747" w:rsidRPr="00613A8D" w:rsidRDefault="00FD4747" w:rsidP="00FD4747">
      <w:pPr>
        <w:keepNext/>
        <w:keepLines/>
        <w:spacing w:before="40" w:line="480" w:lineRule="auto"/>
        <w:ind w:firstLine="0"/>
        <w:jc w:val="center"/>
        <w:outlineLvl w:val="1"/>
        <w:rPr>
          <w:rFonts w:ascii="Times New Roman" w:eastAsia="Cambria" w:hAnsi="Times New Roman" w:cs="Times New Roman"/>
          <w:b/>
          <w:bCs/>
          <w:sz w:val="24"/>
          <w:szCs w:val="24"/>
        </w:rPr>
      </w:pPr>
      <w:r w:rsidRPr="00613A8D">
        <w:rPr>
          <w:rFonts w:ascii="Times New Roman" w:eastAsia="Cambria" w:hAnsi="Times New Roman" w:cs="Times New Roman"/>
          <w:b/>
          <w:bCs/>
          <w:sz w:val="24"/>
          <w:szCs w:val="24"/>
        </w:rPr>
        <w:t>Procedure</w:t>
      </w:r>
    </w:p>
    <w:p w14:paraId="277C845F" w14:textId="68E943E8"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Participants completed the tasks in the stated order unless it was previously noted that a given phase was counterbalanced.</w:t>
      </w:r>
    </w:p>
    <w:p w14:paraId="6EEEE782" w14:textId="77777777" w:rsidR="00FD4747" w:rsidRPr="009B2BB1" w:rsidRDefault="00FD4747" w:rsidP="009B2BB1">
      <w:pPr>
        <w:spacing w:line="480" w:lineRule="auto"/>
        <w:ind w:firstLine="0"/>
        <w:rPr>
          <w:rFonts w:ascii="Times New Roman" w:eastAsia="Calibri" w:hAnsi="Times New Roman" w:cs="Times New Roman"/>
          <w:sz w:val="24"/>
          <w:szCs w:val="24"/>
        </w:rPr>
      </w:pPr>
      <w:r w:rsidRPr="009B2BB1">
        <w:rPr>
          <w:rFonts w:ascii="Times New Roman" w:eastAsia="Calibri" w:hAnsi="Times New Roman" w:cs="Times New Roman"/>
          <w:b/>
          <w:bCs/>
          <w:sz w:val="24"/>
          <w:szCs w:val="24"/>
        </w:rPr>
        <w:t>Demographics</w:t>
      </w:r>
    </w:p>
    <w:p w14:paraId="5E344C81" w14:textId="77777777"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Participants indicated their age and gender (man, woman, non-binary, prefer not to disclose, prefer to self-describe). </w:t>
      </w:r>
    </w:p>
    <w:p w14:paraId="1767C875" w14:textId="3F624E20" w:rsidR="00FD4747" w:rsidRPr="009B2BB1" w:rsidRDefault="00FD4747" w:rsidP="009B2BB1">
      <w:pPr>
        <w:spacing w:line="480" w:lineRule="auto"/>
        <w:ind w:firstLine="0"/>
        <w:rPr>
          <w:rFonts w:ascii="Times New Roman" w:eastAsia="Calibri" w:hAnsi="Times New Roman" w:cs="Times New Roman"/>
          <w:sz w:val="24"/>
          <w:szCs w:val="24"/>
        </w:rPr>
      </w:pPr>
      <w:r w:rsidRPr="009B2BB1">
        <w:rPr>
          <w:rFonts w:ascii="Times New Roman" w:eastAsia="Calibri" w:hAnsi="Times New Roman" w:cs="Times New Roman"/>
          <w:b/>
          <w:bCs/>
          <w:sz w:val="24"/>
          <w:szCs w:val="24"/>
        </w:rPr>
        <w:t>Acquisition Phase</w:t>
      </w:r>
    </w:p>
    <w:p w14:paraId="0381F0F2" w14:textId="63E85E4A"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Participants watched th</w:t>
      </w:r>
      <w:r>
        <w:rPr>
          <w:rFonts w:ascii="Times New Roman" w:eastAsia="Calibri" w:hAnsi="Times New Roman" w:cs="Times New Roman"/>
          <w:sz w:val="24"/>
          <w:szCs w:val="24"/>
        </w:rPr>
        <w:t xml:space="preserve">e same </w:t>
      </w:r>
      <w:r w:rsidR="00437B2D">
        <w:rPr>
          <w:rFonts w:ascii="Times New Roman" w:eastAsia="Calibri" w:hAnsi="Times New Roman" w:cs="Times New Roman"/>
          <w:sz w:val="24"/>
          <w:szCs w:val="24"/>
        </w:rPr>
        <w:t xml:space="preserve">authentic or Deepfaked </w:t>
      </w:r>
      <w:r>
        <w:rPr>
          <w:rFonts w:ascii="Times New Roman" w:eastAsia="Calibri" w:hAnsi="Times New Roman" w:cs="Times New Roman"/>
          <w:sz w:val="24"/>
          <w:szCs w:val="24"/>
        </w:rPr>
        <w:t xml:space="preserve">videos as in Experiment </w:t>
      </w:r>
      <w:r w:rsidR="009B2BB1">
        <w:rPr>
          <w:rFonts w:ascii="Times New Roman" w:eastAsia="Calibri" w:hAnsi="Times New Roman" w:cs="Times New Roman"/>
          <w:sz w:val="24"/>
          <w:szCs w:val="24"/>
        </w:rPr>
        <w:t>2</w:t>
      </w:r>
      <w:r w:rsidRPr="00613A8D">
        <w:rPr>
          <w:rFonts w:ascii="Times New Roman" w:eastAsia="Calibri" w:hAnsi="Times New Roman" w:cs="Times New Roman"/>
          <w:sz w:val="24"/>
          <w:szCs w:val="24"/>
        </w:rPr>
        <w:t>.</w:t>
      </w:r>
    </w:p>
    <w:p w14:paraId="2B052F7C" w14:textId="19604F2E" w:rsidR="00FD4747" w:rsidRPr="009B2BB1" w:rsidRDefault="00FD4747" w:rsidP="009B2BB1">
      <w:pPr>
        <w:spacing w:line="480" w:lineRule="auto"/>
        <w:ind w:firstLine="0"/>
        <w:rPr>
          <w:rFonts w:ascii="Times New Roman" w:eastAsia="Calibri" w:hAnsi="Times New Roman" w:cs="Times New Roman"/>
          <w:sz w:val="24"/>
          <w:szCs w:val="24"/>
        </w:rPr>
      </w:pPr>
      <w:r w:rsidRPr="009B2BB1">
        <w:rPr>
          <w:rFonts w:ascii="Times New Roman" w:eastAsia="Calibri" w:hAnsi="Times New Roman" w:cs="Times New Roman"/>
          <w:b/>
          <w:bCs/>
          <w:sz w:val="24"/>
          <w:szCs w:val="24"/>
        </w:rPr>
        <w:t>Personalized IAT</w:t>
      </w:r>
    </w:p>
    <w:p w14:paraId="00FB6B09" w14:textId="77777777"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8"/>
        </w:rPr>
        <w:t xml:space="preserve">A similar </w:t>
      </w:r>
      <w:proofErr w:type="spellStart"/>
      <w:r w:rsidRPr="00613A8D">
        <w:rPr>
          <w:rFonts w:ascii="Times New Roman" w:eastAsia="Calibri" w:hAnsi="Times New Roman" w:cs="Times New Roman"/>
          <w:sz w:val="24"/>
          <w:szCs w:val="28"/>
        </w:rPr>
        <w:t>pIAT</w:t>
      </w:r>
      <w:proofErr w:type="spellEnd"/>
      <w:r w:rsidRPr="00613A8D">
        <w:rPr>
          <w:rFonts w:ascii="Times New Roman" w:eastAsia="Calibri" w:hAnsi="Times New Roman" w:cs="Times New Roman"/>
          <w:sz w:val="24"/>
          <w:szCs w:val="28"/>
        </w:rPr>
        <w:t xml:space="preserve"> was used as before </w:t>
      </w:r>
      <w:r w:rsidRPr="00613A8D">
        <w:rPr>
          <w:rFonts w:ascii="Times New Roman" w:eastAsia="Calibri" w:hAnsi="Times New Roman" w:cs="Times New Roman"/>
          <w:sz w:val="24"/>
          <w:szCs w:val="24"/>
        </w:rPr>
        <w:t xml:space="preserve">with one exception: </w:t>
      </w:r>
      <w:proofErr w:type="spellStart"/>
      <w:r w:rsidRPr="00613A8D">
        <w:rPr>
          <w:rFonts w:ascii="Times New Roman" w:eastAsia="Calibri" w:hAnsi="Times New Roman" w:cs="Times New Roman"/>
          <w:sz w:val="24"/>
          <w:szCs w:val="24"/>
        </w:rPr>
        <w:t>pIAT</w:t>
      </w:r>
      <w:proofErr w:type="spellEnd"/>
      <w:r w:rsidRPr="00613A8D">
        <w:rPr>
          <w:rFonts w:ascii="Times New Roman" w:eastAsia="Calibri" w:hAnsi="Times New Roman" w:cs="Times New Roman"/>
          <w:sz w:val="24"/>
          <w:szCs w:val="24"/>
        </w:rPr>
        <w:t xml:space="preserve"> trials were increased from 16 to 20 in the practice blocks and 32 to 40 in the test blocks.</w:t>
      </w:r>
    </w:p>
    <w:p w14:paraId="4845FA95" w14:textId="54036778" w:rsidR="00FD4747" w:rsidRPr="004D3DBD" w:rsidRDefault="00FD4747" w:rsidP="004D3DBD">
      <w:pPr>
        <w:spacing w:line="480" w:lineRule="auto"/>
        <w:ind w:firstLine="0"/>
        <w:rPr>
          <w:rFonts w:ascii="Times New Roman" w:eastAsia="Calibri" w:hAnsi="Times New Roman" w:cs="Times New Roman"/>
          <w:b/>
          <w:bCs/>
          <w:sz w:val="24"/>
          <w:szCs w:val="24"/>
        </w:rPr>
      </w:pPr>
      <w:r w:rsidRPr="004D3DBD">
        <w:rPr>
          <w:rFonts w:ascii="Times New Roman" w:eastAsia="Calibri" w:hAnsi="Times New Roman" w:cs="Times New Roman"/>
          <w:b/>
          <w:bCs/>
          <w:sz w:val="24"/>
          <w:szCs w:val="24"/>
        </w:rPr>
        <w:t>Self-Reported Ratings and Intentions</w:t>
      </w:r>
    </w:p>
    <w:p w14:paraId="3FAAF674" w14:textId="3DECB71A"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A similar set of rating and intention questions were used as in previous studies.</w:t>
      </w:r>
      <w:r w:rsidR="007C4C1D">
        <w:rPr>
          <w:rFonts w:ascii="Times New Roman" w:eastAsia="Calibri" w:hAnsi="Times New Roman" w:cs="Times New Roman"/>
          <w:sz w:val="24"/>
          <w:szCs w:val="24"/>
        </w:rPr>
        <w:t xml:space="preserve"> Intention ratings now ranged from -3 (</w:t>
      </w:r>
      <w:r w:rsidR="007C4C1D" w:rsidRPr="007C4C1D">
        <w:rPr>
          <w:rFonts w:ascii="Times New Roman" w:eastAsia="Calibri" w:hAnsi="Times New Roman" w:cs="Times New Roman"/>
          <w:i/>
          <w:iCs/>
          <w:sz w:val="24"/>
          <w:szCs w:val="24"/>
        </w:rPr>
        <w:t>Strongly Disagree</w:t>
      </w:r>
      <w:r w:rsidR="007C4C1D">
        <w:rPr>
          <w:rFonts w:ascii="Times New Roman" w:eastAsia="Calibri" w:hAnsi="Times New Roman" w:cs="Times New Roman"/>
          <w:sz w:val="24"/>
          <w:szCs w:val="24"/>
        </w:rPr>
        <w:t>) to +3 (</w:t>
      </w:r>
      <w:r w:rsidR="007C4C1D" w:rsidRPr="007C4C1D">
        <w:rPr>
          <w:rFonts w:ascii="Times New Roman" w:eastAsia="Calibri" w:hAnsi="Times New Roman" w:cs="Times New Roman"/>
          <w:i/>
          <w:iCs/>
          <w:sz w:val="24"/>
          <w:szCs w:val="24"/>
        </w:rPr>
        <w:t>Strongly Agree</w:t>
      </w:r>
      <w:r w:rsidR="007C4C1D">
        <w:rPr>
          <w:rFonts w:ascii="Times New Roman" w:eastAsia="Calibri" w:hAnsi="Times New Roman" w:cs="Times New Roman"/>
          <w:sz w:val="24"/>
          <w:szCs w:val="24"/>
        </w:rPr>
        <w:t>).</w:t>
      </w:r>
    </w:p>
    <w:p w14:paraId="1CBD9AA8" w14:textId="7B294EE5" w:rsidR="00FD4747" w:rsidRPr="004D3DBD" w:rsidRDefault="00FD4747" w:rsidP="004D3DBD">
      <w:pPr>
        <w:spacing w:line="480" w:lineRule="auto"/>
        <w:ind w:firstLine="0"/>
        <w:rPr>
          <w:rFonts w:ascii="Times New Roman" w:eastAsia="Calibri" w:hAnsi="Times New Roman" w:cs="Times New Roman"/>
          <w:b/>
          <w:bCs/>
          <w:sz w:val="24"/>
          <w:szCs w:val="24"/>
        </w:rPr>
      </w:pPr>
      <w:r w:rsidRPr="004D3DBD">
        <w:rPr>
          <w:rFonts w:ascii="Times New Roman" w:eastAsia="Calibri" w:hAnsi="Times New Roman" w:cs="Times New Roman"/>
          <w:b/>
          <w:bCs/>
          <w:sz w:val="24"/>
          <w:szCs w:val="24"/>
        </w:rPr>
        <w:t xml:space="preserve">Deepfake Detection </w:t>
      </w:r>
    </w:p>
    <w:p w14:paraId="30E2E2B1" w14:textId="1777D3D9" w:rsidR="00FD4747" w:rsidRPr="00613A8D" w:rsidRDefault="00437B2D" w:rsidP="00FD4747">
      <w:pPr>
        <w:spacing w:line="480" w:lineRule="auto"/>
        <w:ind w:firstLine="708"/>
        <w:rPr>
          <w:rFonts w:ascii="Times New Roman" w:eastAsia="Calibri" w:hAnsi="Times New Roman" w:cs="Times New Roman"/>
          <w:sz w:val="24"/>
          <w:szCs w:val="24"/>
        </w:rPr>
      </w:pPr>
      <w:r>
        <w:rPr>
          <w:rFonts w:ascii="Times New Roman" w:eastAsia="Calibri" w:hAnsi="Times New Roman" w:cs="Times New Roman"/>
          <w:sz w:val="24"/>
          <w:szCs w:val="24"/>
        </w:rPr>
        <w:t>At the end of the study p</w:t>
      </w:r>
      <w:r w:rsidR="00FD4747" w:rsidRPr="00613A8D">
        <w:rPr>
          <w:rFonts w:ascii="Times New Roman" w:eastAsia="Calibri" w:hAnsi="Times New Roman" w:cs="Times New Roman"/>
          <w:sz w:val="24"/>
          <w:szCs w:val="24"/>
        </w:rPr>
        <w:t xml:space="preserve">articipants were told the following: “Artificial Intelligence algorithms are now so advanced that they can fabricate audio and video content that appears real but was never said by a real person. This type of content is known as a ‘Deepfake’, and can be very convincing or difficult to tell from real content. A key goal of this study is to examine whether people can tell the difference between genuine video content (footage of a </w:t>
      </w:r>
      <w:r w:rsidR="00FD4747" w:rsidRPr="00613A8D">
        <w:rPr>
          <w:rFonts w:ascii="Times New Roman" w:eastAsia="Calibri" w:hAnsi="Times New Roman" w:cs="Times New Roman"/>
          <w:sz w:val="24"/>
          <w:szCs w:val="24"/>
        </w:rPr>
        <w:lastRenderedPageBreak/>
        <w:t>real person) versus Deepfakes (videos created by computer algorithms that portray things that a person never said). Some participants in this study were shown a genuine video of Chris. Other participants were shown a video of Chris where some sentences were Deepfaked (i.e., Chris never really said those things). It’s very important that you answer the following question honestly: Do you think that the video of Chris you watched earlier in this study was genuine or Deepfaked?”</w:t>
      </w:r>
    </w:p>
    <w:p w14:paraId="0B1F7AF8" w14:textId="49295A98" w:rsidR="00FD4747" w:rsidRPr="00613A8D" w:rsidRDefault="00FD4747" w:rsidP="00FD4747">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Participants were given two closed-ended response options: “The video I watched was Deepfaked: a computer algorithm was used to create footage of Chris saying things he never really said” or “The video I watched was genuine: it only contained authentic video of an actual living person”. They were also asked to “Please give a reason for your answer in the text box below”, and provided with a means to indicate their open-ended response. This open-ended question was included for exploratory purposes and not used in </w:t>
      </w:r>
      <w:r w:rsidR="00EE27EA">
        <w:rPr>
          <w:rFonts w:ascii="Times New Roman" w:eastAsia="Calibri" w:hAnsi="Times New Roman" w:cs="Times New Roman"/>
          <w:sz w:val="24"/>
          <w:szCs w:val="24"/>
        </w:rPr>
        <w:t xml:space="preserve">our </w:t>
      </w:r>
      <w:r w:rsidRPr="00613A8D">
        <w:rPr>
          <w:rFonts w:ascii="Times New Roman" w:eastAsia="Calibri" w:hAnsi="Times New Roman" w:cs="Times New Roman"/>
          <w:sz w:val="24"/>
          <w:szCs w:val="24"/>
        </w:rPr>
        <w:t>preregistered analyses.</w:t>
      </w:r>
    </w:p>
    <w:p w14:paraId="51BD2754" w14:textId="5929B460" w:rsidR="00FD4747" w:rsidRPr="00CF6F9A" w:rsidRDefault="00FD4747" w:rsidP="00CF6F9A">
      <w:pPr>
        <w:spacing w:line="480" w:lineRule="auto"/>
        <w:ind w:firstLine="0"/>
        <w:rPr>
          <w:rFonts w:ascii="Times New Roman" w:eastAsia="Calibri" w:hAnsi="Times New Roman" w:cs="Times New Roman"/>
          <w:b/>
          <w:bCs/>
          <w:sz w:val="24"/>
          <w:szCs w:val="24"/>
        </w:rPr>
      </w:pPr>
      <w:r w:rsidRPr="00CF6F9A">
        <w:rPr>
          <w:rFonts w:ascii="Times New Roman" w:eastAsia="Calibri" w:hAnsi="Times New Roman" w:cs="Times New Roman"/>
          <w:b/>
          <w:bCs/>
          <w:sz w:val="24"/>
          <w:szCs w:val="24"/>
        </w:rPr>
        <w:t>Deepfake Awareness</w:t>
      </w:r>
    </w:p>
    <w:p w14:paraId="680634E2" w14:textId="74D698EE" w:rsidR="00741E1F" w:rsidRPr="00F4122A" w:rsidRDefault="00FD4747" w:rsidP="00F4122A">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Prior awareness of Deepfaking as a concept was assessed using the following question: “Prior to this study did you know that videos could be ‘Deepfaked’? Two closed-ended response options were provided (Yes - I was aware of the concept of Deepfakes / No - I wasn’t aware of the concept of Deepfakes). Participants were asked to “Please elaborate on your answer using the text box below” and provided with an open-ended response option. This open-ended question was included for exploratory purposes and not used in preregi</w:t>
      </w:r>
      <w:r>
        <w:rPr>
          <w:rFonts w:ascii="Times New Roman" w:eastAsia="Calibri" w:hAnsi="Times New Roman" w:cs="Times New Roman"/>
          <w:sz w:val="24"/>
          <w:szCs w:val="24"/>
        </w:rPr>
        <w:t>stered analyses</w:t>
      </w:r>
      <w:r w:rsidRPr="00613A8D">
        <w:rPr>
          <w:rFonts w:ascii="Times New Roman" w:eastAsia="Calibri" w:hAnsi="Times New Roman" w:cs="Times New Roman"/>
          <w:sz w:val="24"/>
          <w:szCs w:val="24"/>
        </w:rPr>
        <w:t>.</w:t>
      </w:r>
    </w:p>
    <w:p w14:paraId="5261EA56" w14:textId="77777777" w:rsidR="00F4122A" w:rsidRPr="00613A8D" w:rsidRDefault="00F4122A" w:rsidP="0029336C">
      <w:pPr>
        <w:keepNext/>
        <w:keepLines/>
        <w:spacing w:before="40" w:line="480" w:lineRule="auto"/>
        <w:jc w:val="center"/>
        <w:outlineLvl w:val="1"/>
        <w:rPr>
          <w:rFonts w:ascii="Times New Roman" w:eastAsia="Cambria" w:hAnsi="Times New Roman" w:cs="Times New Roman"/>
          <w:b/>
          <w:bCs/>
          <w:sz w:val="24"/>
          <w:szCs w:val="24"/>
        </w:rPr>
      </w:pPr>
      <w:r w:rsidRPr="00613A8D">
        <w:rPr>
          <w:rFonts w:ascii="Times New Roman" w:eastAsia="Cambria" w:hAnsi="Times New Roman" w:cs="Times New Roman"/>
          <w:b/>
          <w:bCs/>
          <w:sz w:val="24"/>
          <w:szCs w:val="24"/>
        </w:rPr>
        <w:t>Results</w:t>
      </w:r>
    </w:p>
    <w:p w14:paraId="4B0F180E" w14:textId="509B6F0F" w:rsidR="0029336C" w:rsidRPr="00613A8D" w:rsidRDefault="00AA79AB" w:rsidP="00AA79AB">
      <w:pPr>
        <w:spacing w:line="480" w:lineRule="auto"/>
        <w:ind w:firstLine="0"/>
        <w:outlineLvl w:val="1"/>
        <w:rPr>
          <w:rFonts w:ascii="Times New Roman" w:eastAsia="Calibri" w:hAnsi="Times New Roman" w:cs="Times New Roman"/>
          <w:b/>
          <w:color w:val="000000"/>
          <w:sz w:val="24"/>
          <w:szCs w:val="24"/>
        </w:rPr>
      </w:pPr>
      <w:r>
        <w:rPr>
          <w:rFonts w:ascii="Times New Roman" w:eastAsia="Calibri" w:hAnsi="Times New Roman" w:cs="Times New Roman"/>
          <w:b/>
          <w:color w:val="000000"/>
          <w:sz w:val="24"/>
          <w:szCs w:val="24"/>
          <w:lang w:eastAsia="it-IT"/>
        </w:rPr>
        <w:t xml:space="preserve">Data </w:t>
      </w:r>
      <w:r w:rsidR="0029336C" w:rsidRPr="00613A8D">
        <w:rPr>
          <w:rFonts w:ascii="Times New Roman" w:eastAsia="Calibri" w:hAnsi="Times New Roman" w:cs="Times New Roman"/>
          <w:b/>
          <w:color w:val="000000"/>
          <w:sz w:val="24"/>
          <w:szCs w:val="24"/>
          <w:lang w:eastAsia="it-IT"/>
        </w:rPr>
        <w:t>Exclusions</w:t>
      </w:r>
    </w:p>
    <w:p w14:paraId="1D1ABEB5" w14:textId="67A8092C" w:rsidR="0029336C" w:rsidRDefault="00AA79AB" w:rsidP="0029336C">
      <w:pPr>
        <w:spacing w:line="480" w:lineRule="auto"/>
        <w:ind w:firstLine="706"/>
        <w:rPr>
          <w:rFonts w:ascii="Times New Roman" w:eastAsia="Calibri" w:hAnsi="Times New Roman" w:cs="Times New Roman"/>
          <w:sz w:val="24"/>
          <w:szCs w:val="24"/>
          <w:lang w:eastAsia="it-IT"/>
        </w:rPr>
      </w:pPr>
      <w:r w:rsidRPr="00613A8D">
        <w:rPr>
          <w:rFonts w:ascii="Times New Roman" w:eastAsia="Calibri" w:hAnsi="Times New Roman" w:cs="Times New Roman"/>
          <w:sz w:val="24"/>
          <w:szCs w:val="20"/>
        </w:rPr>
        <w:t>Data wer</w:t>
      </w:r>
      <w:r>
        <w:rPr>
          <w:rFonts w:ascii="Times New Roman" w:eastAsia="Calibri" w:hAnsi="Times New Roman" w:cs="Times New Roman"/>
          <w:sz w:val="24"/>
          <w:szCs w:val="20"/>
        </w:rPr>
        <w:t>e excluded as in Experiments 1-4</w:t>
      </w:r>
      <w:r w:rsidRPr="00613A8D">
        <w:rPr>
          <w:rFonts w:ascii="Times New Roman" w:eastAsia="Calibri" w:hAnsi="Times New Roman" w:cs="Times New Roman"/>
          <w:sz w:val="24"/>
          <w:szCs w:val="20"/>
        </w:rPr>
        <w:t xml:space="preserve"> with one </w:t>
      </w:r>
      <w:r w:rsidR="00AD5C5A">
        <w:rPr>
          <w:rFonts w:ascii="Times New Roman" w:eastAsia="Calibri" w:hAnsi="Times New Roman" w:cs="Times New Roman"/>
          <w:sz w:val="24"/>
          <w:szCs w:val="20"/>
        </w:rPr>
        <w:t>addition</w:t>
      </w:r>
      <w:r w:rsidRPr="00613A8D">
        <w:rPr>
          <w:rFonts w:ascii="Times New Roman" w:eastAsia="Calibri" w:hAnsi="Times New Roman" w:cs="Times New Roman"/>
          <w:sz w:val="24"/>
          <w:szCs w:val="20"/>
        </w:rPr>
        <w:t xml:space="preserve">: </w:t>
      </w:r>
      <w:r w:rsidRPr="00613A8D">
        <w:rPr>
          <w:rFonts w:ascii="Times New Roman" w:eastAsia="Calibri" w:hAnsi="Times New Roman" w:cs="Times New Roman"/>
          <w:sz w:val="24"/>
          <w:szCs w:val="24"/>
        </w:rPr>
        <w:t xml:space="preserve">we </w:t>
      </w:r>
      <w:r>
        <w:rPr>
          <w:rFonts w:ascii="Times New Roman" w:eastAsia="Calibri" w:hAnsi="Times New Roman" w:cs="Times New Roman"/>
          <w:sz w:val="24"/>
          <w:szCs w:val="24"/>
        </w:rPr>
        <w:t xml:space="preserve">now </w:t>
      </w:r>
      <w:r w:rsidRPr="00613A8D">
        <w:rPr>
          <w:rFonts w:ascii="Times New Roman" w:eastAsia="Calibri" w:hAnsi="Times New Roman" w:cs="Times New Roman"/>
          <w:sz w:val="24"/>
          <w:szCs w:val="24"/>
        </w:rPr>
        <w:t xml:space="preserve">excluded participants </w:t>
      </w:r>
      <w:r w:rsidR="0029336C" w:rsidRPr="00613A8D">
        <w:rPr>
          <w:rFonts w:ascii="Times New Roman" w:eastAsia="Calibri" w:hAnsi="Times New Roman" w:cs="Times New Roman"/>
          <w:sz w:val="24"/>
          <w:szCs w:val="24"/>
          <w:lang w:eastAsia="it-IT"/>
        </w:rPr>
        <w:t xml:space="preserve">if they spent too little </w:t>
      </w:r>
      <w:r w:rsidR="00AD5C5A">
        <w:rPr>
          <w:rFonts w:ascii="Times New Roman" w:eastAsia="Calibri" w:hAnsi="Times New Roman" w:cs="Times New Roman"/>
          <w:sz w:val="24"/>
          <w:szCs w:val="24"/>
          <w:lang w:eastAsia="it-IT"/>
        </w:rPr>
        <w:t xml:space="preserve">(&lt; </w:t>
      </w:r>
      <w:r w:rsidR="00AD5C5A" w:rsidRPr="00613A8D">
        <w:rPr>
          <w:rFonts w:ascii="Times New Roman" w:eastAsia="Calibri" w:hAnsi="Times New Roman" w:cs="Times New Roman"/>
          <w:sz w:val="24"/>
          <w:szCs w:val="24"/>
        </w:rPr>
        <w:t>2.25 minutes</w:t>
      </w:r>
      <w:r w:rsidR="00AD5C5A">
        <w:rPr>
          <w:rFonts w:ascii="Times New Roman" w:eastAsia="Calibri" w:hAnsi="Times New Roman" w:cs="Times New Roman"/>
          <w:sz w:val="24"/>
          <w:szCs w:val="24"/>
          <w:lang w:eastAsia="it-IT"/>
        </w:rPr>
        <w:t xml:space="preserve">) </w:t>
      </w:r>
      <w:r w:rsidR="0029336C" w:rsidRPr="00613A8D">
        <w:rPr>
          <w:rFonts w:ascii="Times New Roman" w:eastAsia="Calibri" w:hAnsi="Times New Roman" w:cs="Times New Roman"/>
          <w:sz w:val="24"/>
          <w:szCs w:val="24"/>
          <w:lang w:eastAsia="it-IT"/>
        </w:rPr>
        <w:t xml:space="preserve">or too much time </w:t>
      </w:r>
      <w:r w:rsidR="00AD5C5A">
        <w:rPr>
          <w:rFonts w:ascii="Times New Roman" w:eastAsia="Calibri" w:hAnsi="Times New Roman" w:cs="Times New Roman"/>
          <w:sz w:val="24"/>
          <w:szCs w:val="24"/>
          <w:lang w:eastAsia="it-IT"/>
        </w:rPr>
        <w:t xml:space="preserve">(&gt; </w:t>
      </w:r>
      <w:r w:rsidR="00AD5C5A" w:rsidRPr="00613A8D">
        <w:rPr>
          <w:rFonts w:ascii="Times New Roman" w:eastAsia="Calibri" w:hAnsi="Times New Roman" w:cs="Times New Roman"/>
          <w:sz w:val="24"/>
          <w:szCs w:val="24"/>
        </w:rPr>
        <w:t>4.5 minutes</w:t>
      </w:r>
      <w:r w:rsidR="00AD5C5A">
        <w:rPr>
          <w:rFonts w:ascii="Times New Roman" w:eastAsia="Calibri" w:hAnsi="Times New Roman" w:cs="Times New Roman"/>
          <w:sz w:val="24"/>
          <w:szCs w:val="24"/>
          <w:lang w:eastAsia="it-IT"/>
        </w:rPr>
        <w:t>) on YouTube. These</w:t>
      </w:r>
      <w:r w:rsidR="0029336C" w:rsidRPr="00613A8D">
        <w:rPr>
          <w:rFonts w:ascii="Times New Roman" w:eastAsia="Calibri" w:hAnsi="Times New Roman" w:cs="Times New Roman"/>
          <w:sz w:val="24"/>
          <w:szCs w:val="24"/>
          <w:lang w:eastAsia="it-IT"/>
        </w:rPr>
        <w:t xml:space="preserve"> </w:t>
      </w:r>
      <w:r w:rsidR="00AD5C5A">
        <w:rPr>
          <w:rFonts w:ascii="Times New Roman" w:eastAsia="Calibri" w:hAnsi="Times New Roman" w:cs="Times New Roman"/>
          <w:sz w:val="24"/>
          <w:szCs w:val="24"/>
          <w:lang w:eastAsia="it-IT"/>
        </w:rPr>
        <w:t xml:space="preserve">exclusion </w:t>
      </w:r>
      <w:r w:rsidR="0029336C" w:rsidRPr="00613A8D">
        <w:rPr>
          <w:rFonts w:ascii="Times New Roman" w:eastAsia="Calibri" w:hAnsi="Times New Roman" w:cs="Times New Roman"/>
          <w:sz w:val="24"/>
          <w:szCs w:val="24"/>
          <w:lang w:eastAsia="it-IT"/>
        </w:rPr>
        <w:t xml:space="preserve">lengths </w:t>
      </w:r>
      <w:r w:rsidR="00AD5C5A">
        <w:rPr>
          <w:rFonts w:ascii="Times New Roman" w:eastAsia="Calibri" w:hAnsi="Times New Roman" w:cs="Times New Roman"/>
          <w:sz w:val="24"/>
          <w:szCs w:val="24"/>
          <w:lang w:eastAsia="it-IT"/>
        </w:rPr>
        <w:t xml:space="preserve">were selected on an analysis of </w:t>
      </w:r>
      <w:r w:rsidR="005A3CF3">
        <w:rPr>
          <w:rFonts w:ascii="Times New Roman" w:eastAsia="Calibri" w:hAnsi="Times New Roman" w:cs="Times New Roman"/>
          <w:sz w:val="24"/>
          <w:szCs w:val="24"/>
          <w:lang w:eastAsia="it-IT"/>
        </w:rPr>
        <w:t xml:space="preserve">video </w:t>
      </w:r>
      <w:r w:rsidR="00AD5C5A">
        <w:rPr>
          <w:rFonts w:ascii="Times New Roman" w:eastAsia="Calibri" w:hAnsi="Times New Roman" w:cs="Times New Roman"/>
          <w:sz w:val="24"/>
          <w:szCs w:val="24"/>
          <w:lang w:eastAsia="it-IT"/>
        </w:rPr>
        <w:t xml:space="preserve">linger times from our </w:t>
      </w:r>
      <w:r w:rsidR="00AD5C5A">
        <w:rPr>
          <w:rFonts w:ascii="Times New Roman" w:eastAsia="Calibri" w:hAnsi="Times New Roman" w:cs="Times New Roman"/>
          <w:sz w:val="24"/>
          <w:szCs w:val="24"/>
          <w:lang w:eastAsia="it-IT"/>
        </w:rPr>
        <w:lastRenderedPageBreak/>
        <w:t xml:space="preserve">exploratory studies </w:t>
      </w:r>
      <w:r w:rsidR="0029336C" w:rsidRPr="00613A8D">
        <w:rPr>
          <w:rFonts w:ascii="Times New Roman" w:eastAsia="Calibri" w:hAnsi="Times New Roman" w:cs="Times New Roman"/>
          <w:sz w:val="24"/>
          <w:szCs w:val="24"/>
          <w:lang w:eastAsia="it-IT"/>
        </w:rPr>
        <w:t xml:space="preserve">and </w:t>
      </w:r>
      <w:r w:rsidR="00AD5C5A">
        <w:rPr>
          <w:rFonts w:ascii="Times New Roman" w:eastAsia="Calibri" w:hAnsi="Times New Roman" w:cs="Times New Roman"/>
          <w:sz w:val="24"/>
          <w:szCs w:val="24"/>
          <w:lang w:eastAsia="it-IT"/>
        </w:rPr>
        <w:t xml:space="preserve">selected to </w:t>
      </w:r>
      <w:r w:rsidR="0029336C" w:rsidRPr="00613A8D">
        <w:rPr>
          <w:rFonts w:ascii="Times New Roman" w:eastAsia="Calibri" w:hAnsi="Times New Roman" w:cs="Times New Roman"/>
          <w:sz w:val="24"/>
          <w:szCs w:val="24"/>
          <w:lang w:eastAsia="it-IT"/>
        </w:rPr>
        <w:t>exclude</w:t>
      </w:r>
      <w:r w:rsidR="000D3F5B">
        <w:rPr>
          <w:rFonts w:ascii="Times New Roman" w:eastAsia="Calibri" w:hAnsi="Times New Roman" w:cs="Times New Roman"/>
          <w:sz w:val="24"/>
          <w:szCs w:val="24"/>
          <w:lang w:eastAsia="it-IT"/>
        </w:rPr>
        <w:t xml:space="preserve"> individuals who failed to spend sufficient (or who spent excessive) time on the video (</w:t>
      </w:r>
      <w:r w:rsidR="00BF1F0C" w:rsidRPr="00BF1F0C">
        <w:rPr>
          <w:rFonts w:ascii="Times New Roman" w:eastAsia="Calibri" w:hAnsi="Times New Roman" w:cs="Times New Roman"/>
          <w:i/>
          <w:iCs/>
          <w:sz w:val="24"/>
          <w:szCs w:val="24"/>
          <w:lang w:eastAsia="it-IT"/>
        </w:rPr>
        <w:t>n</w:t>
      </w:r>
      <w:r w:rsidR="00BF1F0C">
        <w:rPr>
          <w:rFonts w:ascii="Times New Roman" w:eastAsia="Calibri" w:hAnsi="Times New Roman" w:cs="Times New Roman"/>
          <w:sz w:val="24"/>
          <w:szCs w:val="24"/>
          <w:lang w:eastAsia="it-IT"/>
        </w:rPr>
        <w:t xml:space="preserve"> = 68</w:t>
      </w:r>
      <w:r w:rsidR="000D3F5B">
        <w:rPr>
          <w:rFonts w:ascii="Times New Roman" w:eastAsia="Calibri" w:hAnsi="Times New Roman" w:cs="Times New Roman"/>
          <w:sz w:val="24"/>
          <w:szCs w:val="24"/>
          <w:lang w:eastAsia="it-IT"/>
        </w:rPr>
        <w:t>)</w:t>
      </w:r>
      <w:r w:rsidR="0029336C" w:rsidRPr="00613A8D">
        <w:rPr>
          <w:rFonts w:ascii="Times New Roman" w:eastAsia="Calibri" w:hAnsi="Times New Roman" w:cs="Times New Roman"/>
          <w:sz w:val="24"/>
          <w:szCs w:val="24"/>
          <w:lang w:eastAsia="it-IT"/>
        </w:rPr>
        <w:t xml:space="preserve">. </w:t>
      </w:r>
    </w:p>
    <w:p w14:paraId="769E2D7F" w14:textId="77777777" w:rsidR="00F72323" w:rsidRDefault="00F72323" w:rsidP="00F72323">
      <w:pPr>
        <w:spacing w:line="480" w:lineRule="auto"/>
        <w:ind w:firstLine="0"/>
        <w:rPr>
          <w:rFonts w:ascii="Times New Roman" w:eastAsia="Calibri" w:hAnsi="Times New Roman" w:cs="Times New Roman"/>
          <w:sz w:val="24"/>
          <w:szCs w:val="24"/>
        </w:rPr>
      </w:pPr>
      <w:r w:rsidRPr="00613A8D">
        <w:rPr>
          <w:rFonts w:ascii="Times New Roman" w:eastAsia="Calibri" w:hAnsi="Times New Roman" w:cs="Times New Roman"/>
          <w:b/>
          <w:bCs/>
          <w:sz w:val="24"/>
          <w:szCs w:val="24"/>
        </w:rPr>
        <w:t xml:space="preserve">Data Preparation </w:t>
      </w:r>
    </w:p>
    <w:p w14:paraId="2D44665C" w14:textId="500B3ABF" w:rsidR="00F72323" w:rsidRPr="00613A8D" w:rsidRDefault="00F72323" w:rsidP="00F72323">
      <w:pPr>
        <w:spacing w:line="480" w:lineRule="auto"/>
        <w:ind w:firstLine="720"/>
        <w:rPr>
          <w:rFonts w:ascii="Times New Roman" w:eastAsia="Calibri" w:hAnsi="Times New Roman" w:cs="Times New Roman"/>
          <w:sz w:val="24"/>
          <w:szCs w:val="24"/>
        </w:rPr>
      </w:pPr>
      <w:r w:rsidRPr="00613A8D">
        <w:rPr>
          <w:rFonts w:ascii="Times New Roman" w:eastAsia="Calibri" w:hAnsi="Times New Roman" w:cs="Times New Roman"/>
          <w:sz w:val="24"/>
          <w:szCs w:val="20"/>
        </w:rPr>
        <w:t xml:space="preserve">Data </w:t>
      </w:r>
      <w:r>
        <w:rPr>
          <w:rFonts w:ascii="Times New Roman" w:eastAsia="Calibri" w:hAnsi="Times New Roman" w:cs="Times New Roman"/>
          <w:sz w:val="24"/>
          <w:szCs w:val="20"/>
        </w:rPr>
        <w:t>were prepared as before</w:t>
      </w:r>
      <w:r w:rsidRPr="00613A8D">
        <w:rPr>
          <w:rFonts w:ascii="Times New Roman" w:eastAsia="Calibri" w:hAnsi="Times New Roman" w:cs="Times New Roman"/>
          <w:sz w:val="24"/>
          <w:szCs w:val="20"/>
        </w:rPr>
        <w:t xml:space="preserve">. </w:t>
      </w:r>
      <w:r>
        <w:rPr>
          <w:rFonts w:ascii="Times New Roman" w:eastAsia="Calibri" w:hAnsi="Times New Roman" w:cs="Times New Roman"/>
          <w:sz w:val="24"/>
          <w:szCs w:val="20"/>
        </w:rPr>
        <w:t xml:space="preserve">This time we also standardized </w:t>
      </w:r>
      <w:r>
        <w:rPr>
          <w:rFonts w:ascii="Times New Roman" w:eastAsia="Calibri" w:hAnsi="Times New Roman" w:cs="Times New Roman"/>
          <w:sz w:val="24"/>
          <w:szCs w:val="24"/>
        </w:rPr>
        <w:t>s</w:t>
      </w:r>
      <w:r w:rsidRPr="00613A8D">
        <w:rPr>
          <w:rFonts w:ascii="Times New Roman" w:eastAsia="Calibri" w:hAnsi="Times New Roman" w:cs="Times New Roman"/>
          <w:sz w:val="24"/>
          <w:szCs w:val="24"/>
        </w:rPr>
        <w:t xml:space="preserve">elf-reported ratings, </w:t>
      </w:r>
      <w:proofErr w:type="spellStart"/>
      <w:r w:rsidRPr="00613A8D">
        <w:rPr>
          <w:rFonts w:ascii="Times New Roman" w:eastAsia="Calibri" w:hAnsi="Times New Roman" w:cs="Times New Roman"/>
          <w:sz w:val="24"/>
          <w:szCs w:val="24"/>
        </w:rPr>
        <w:t>pIAT</w:t>
      </w:r>
      <w:proofErr w:type="spellEnd"/>
      <w:r w:rsidRPr="00613A8D">
        <w:rPr>
          <w:rFonts w:ascii="Times New Roman" w:eastAsia="Calibri" w:hAnsi="Times New Roman" w:cs="Times New Roman"/>
          <w:sz w:val="24"/>
          <w:szCs w:val="24"/>
        </w:rPr>
        <w:t xml:space="preserve"> scores, and </w:t>
      </w:r>
      <w:r w:rsidR="00201053">
        <w:rPr>
          <w:rFonts w:ascii="Times New Roman" w:eastAsia="Calibri" w:hAnsi="Times New Roman" w:cs="Times New Roman"/>
          <w:sz w:val="24"/>
          <w:szCs w:val="24"/>
        </w:rPr>
        <w:t xml:space="preserve">sharing </w:t>
      </w:r>
      <w:r w:rsidRPr="00613A8D">
        <w:rPr>
          <w:rFonts w:ascii="Times New Roman" w:eastAsia="Calibri" w:hAnsi="Times New Roman" w:cs="Times New Roman"/>
          <w:sz w:val="24"/>
          <w:szCs w:val="24"/>
        </w:rPr>
        <w:t xml:space="preserve">intentions by 1 SD after exclusions and prior to analyses. This was done within each level of both IVs (i.e., </w:t>
      </w:r>
      <w:r>
        <w:rPr>
          <w:rFonts w:ascii="Times New Roman" w:eastAsia="Calibri" w:hAnsi="Times New Roman" w:cs="Times New Roman"/>
          <w:sz w:val="24"/>
          <w:szCs w:val="24"/>
        </w:rPr>
        <w:t xml:space="preserve">as a function of informational </w:t>
      </w:r>
      <w:r w:rsidRPr="00F4122A">
        <w:rPr>
          <w:rFonts w:ascii="Times New Roman" w:eastAsia="Calibri" w:hAnsi="Times New Roman" w:cs="Times New Roman"/>
          <w:i/>
          <w:iCs/>
          <w:sz w:val="24"/>
          <w:szCs w:val="24"/>
        </w:rPr>
        <w:t>Content</w:t>
      </w:r>
      <w:r>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[positive vs. negative], </w:t>
      </w:r>
      <w:r>
        <w:rPr>
          <w:rFonts w:ascii="Times New Roman" w:eastAsia="Calibri" w:hAnsi="Times New Roman" w:cs="Times New Roman"/>
          <w:sz w:val="24"/>
          <w:szCs w:val="24"/>
        </w:rPr>
        <w:t xml:space="preserve">or </w:t>
      </w:r>
      <w:r w:rsidR="00477D22" w:rsidRPr="00477D22">
        <w:rPr>
          <w:rFonts w:ascii="Times New Roman" w:eastAsia="Calibri" w:hAnsi="Times New Roman" w:cs="Times New Roman"/>
          <w:i/>
          <w:iCs/>
          <w:sz w:val="24"/>
          <w:szCs w:val="24"/>
        </w:rPr>
        <w:t>Content</w:t>
      </w:r>
      <w:r w:rsidRPr="00613A8D">
        <w:rPr>
          <w:rFonts w:ascii="Times New Roman" w:eastAsia="Calibri" w:hAnsi="Times New Roman" w:cs="Times New Roman"/>
          <w:sz w:val="24"/>
          <w:szCs w:val="24"/>
        </w:rPr>
        <w:t xml:space="preserve"> </w:t>
      </w:r>
      <w:r w:rsidRPr="00F4122A">
        <w:rPr>
          <w:rFonts w:ascii="Times New Roman" w:eastAsia="Calibri" w:hAnsi="Times New Roman" w:cs="Times New Roman"/>
          <w:i/>
          <w:iCs/>
          <w:sz w:val="24"/>
          <w:szCs w:val="24"/>
        </w:rPr>
        <w:t>Type</w:t>
      </w:r>
      <w:r>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w:t>
      </w:r>
      <w:r>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vs. Deepfaked]). </w:t>
      </w:r>
    </w:p>
    <w:p w14:paraId="21456FC3" w14:textId="76006B89" w:rsidR="0029336C" w:rsidRDefault="0029336C" w:rsidP="005A3CF3">
      <w:pPr>
        <w:spacing w:line="480" w:lineRule="auto"/>
        <w:ind w:firstLine="0"/>
        <w:outlineLvl w:val="1"/>
        <w:rPr>
          <w:rFonts w:ascii="Times New Roman" w:eastAsia="Calibri" w:hAnsi="Times New Roman" w:cs="Times New Roman"/>
          <w:b/>
          <w:color w:val="000000"/>
          <w:sz w:val="24"/>
          <w:szCs w:val="24"/>
        </w:rPr>
      </w:pPr>
      <w:r w:rsidRPr="00613A8D">
        <w:rPr>
          <w:rFonts w:ascii="Times New Roman" w:eastAsia="Calibri" w:hAnsi="Times New Roman" w:cs="Times New Roman"/>
          <w:b/>
          <w:color w:val="000000"/>
          <w:sz w:val="24"/>
          <w:szCs w:val="24"/>
        </w:rPr>
        <w:t>Analytic Strategy</w:t>
      </w:r>
    </w:p>
    <w:p w14:paraId="7B93F072" w14:textId="3474D3D2" w:rsidR="00AA79AB" w:rsidRPr="00613A8D" w:rsidRDefault="00AA79AB" w:rsidP="00C04D23">
      <w:pPr>
        <w:spacing w:line="480" w:lineRule="auto"/>
        <w:ind w:firstLine="708"/>
        <w:rPr>
          <w:rFonts w:ascii="Times New Roman" w:eastAsia="Calibri" w:hAnsi="Times New Roman" w:cs="Times New Roman"/>
          <w:sz w:val="24"/>
          <w:szCs w:val="24"/>
        </w:rPr>
      </w:pPr>
      <w:r>
        <w:rPr>
          <w:rFonts w:ascii="Times New Roman" w:eastAsia="Calibri" w:hAnsi="Times New Roman" w:cs="Times New Roman"/>
          <w:sz w:val="24"/>
          <w:szCs w:val="24"/>
        </w:rPr>
        <w:t xml:space="preserve">As we noted above, we swapped from a frequentist to </w:t>
      </w:r>
      <w:r w:rsidRPr="00833C18">
        <w:rPr>
          <w:rFonts w:ascii="Times New Roman" w:hAnsi="Times New Roman" w:cs="Times New Roman"/>
          <w:sz w:val="24"/>
          <w:szCs w:val="24"/>
        </w:rPr>
        <w:t xml:space="preserve">a Bayesian framework </w:t>
      </w:r>
      <w:r>
        <w:rPr>
          <w:rFonts w:ascii="Times New Roman" w:eastAsia="Calibri" w:hAnsi="Times New Roman" w:cs="Times New Roman"/>
          <w:sz w:val="24"/>
          <w:szCs w:val="24"/>
          <w:lang w:val="en-GB"/>
        </w:rPr>
        <w:t xml:space="preserve">to better </w:t>
      </w:r>
      <w:r w:rsidRPr="00613A8D">
        <w:rPr>
          <w:rFonts w:ascii="Times New Roman" w:eastAsia="Calibri" w:hAnsi="Times New Roman" w:cs="Times New Roman"/>
          <w:sz w:val="24"/>
          <w:szCs w:val="24"/>
        </w:rPr>
        <w:t>formalize our core research questions, hypotheses, analytic models, inference rules, and other researcher degrees of freedom. This analytic strategy (and code to implement it) is described below</w:t>
      </w:r>
      <w:r>
        <w:rPr>
          <w:rFonts w:ascii="Times New Roman" w:eastAsia="Calibri" w:hAnsi="Times New Roman" w:cs="Times New Roman"/>
          <w:sz w:val="24"/>
          <w:szCs w:val="24"/>
        </w:rPr>
        <w:t xml:space="preserve"> and </w:t>
      </w:r>
      <w:r w:rsidRPr="00613A8D">
        <w:rPr>
          <w:rFonts w:ascii="Times New Roman" w:eastAsia="Calibri" w:hAnsi="Times New Roman" w:cs="Times New Roman"/>
          <w:sz w:val="24"/>
          <w:szCs w:val="24"/>
        </w:rPr>
        <w:t xml:space="preserve">was designed to provide strong tests of </w:t>
      </w:r>
      <w:r>
        <w:rPr>
          <w:rFonts w:ascii="Times New Roman" w:eastAsia="Calibri" w:hAnsi="Times New Roman" w:cs="Times New Roman"/>
          <w:sz w:val="24"/>
          <w:szCs w:val="24"/>
        </w:rPr>
        <w:t xml:space="preserve">our various </w:t>
      </w:r>
      <w:r w:rsidRPr="00613A8D">
        <w:rPr>
          <w:rFonts w:ascii="Times New Roman" w:eastAsia="Calibri" w:hAnsi="Times New Roman" w:cs="Times New Roman"/>
          <w:sz w:val="24"/>
          <w:szCs w:val="24"/>
        </w:rPr>
        <w:t>hypotheses.</w:t>
      </w:r>
      <w:r w:rsidR="00C04D23">
        <w:rPr>
          <w:rFonts w:ascii="Times New Roman" w:eastAsia="Calibri" w:hAnsi="Times New Roman" w:cs="Times New Roman"/>
          <w:sz w:val="24"/>
          <w:szCs w:val="24"/>
        </w:rPr>
        <w:t xml:space="preserve"> W</w:t>
      </w:r>
      <w:r w:rsidRPr="00613A8D">
        <w:rPr>
          <w:rFonts w:ascii="Times New Roman" w:eastAsia="Calibri" w:hAnsi="Times New Roman" w:cs="Times New Roman"/>
          <w:sz w:val="24"/>
          <w:szCs w:val="24"/>
        </w:rPr>
        <w:t>e specif</w:t>
      </w:r>
      <w:r w:rsidR="005A3CF3">
        <w:rPr>
          <w:rFonts w:ascii="Times New Roman" w:eastAsia="Calibri" w:hAnsi="Times New Roman" w:cs="Times New Roman"/>
          <w:sz w:val="24"/>
          <w:szCs w:val="24"/>
        </w:rPr>
        <w:t>y</w:t>
      </w:r>
      <w:r w:rsidRPr="00613A8D">
        <w:rPr>
          <w:rFonts w:ascii="Times New Roman" w:eastAsia="Calibri" w:hAnsi="Times New Roman" w:cs="Times New Roman"/>
          <w:sz w:val="24"/>
          <w:szCs w:val="24"/>
        </w:rPr>
        <w:t xml:space="preserve"> how each </w:t>
      </w:r>
      <w:r w:rsidR="005A3CF3">
        <w:rPr>
          <w:rFonts w:ascii="Times New Roman" w:eastAsia="Calibri" w:hAnsi="Times New Roman" w:cs="Times New Roman"/>
          <w:sz w:val="24"/>
          <w:szCs w:val="24"/>
        </w:rPr>
        <w:t xml:space="preserve">of our </w:t>
      </w:r>
      <w:r w:rsidRPr="00613A8D">
        <w:rPr>
          <w:rFonts w:ascii="Times New Roman" w:eastAsia="Calibri" w:hAnsi="Times New Roman" w:cs="Times New Roman"/>
          <w:sz w:val="24"/>
          <w:szCs w:val="24"/>
        </w:rPr>
        <w:t>verbal hypothes</w:t>
      </w:r>
      <w:r w:rsidR="005A3CF3">
        <w:rPr>
          <w:rFonts w:ascii="Times New Roman" w:eastAsia="Calibri" w:hAnsi="Times New Roman" w:cs="Times New Roman"/>
          <w:sz w:val="24"/>
          <w:szCs w:val="24"/>
        </w:rPr>
        <w:t>es</w:t>
      </w:r>
      <w:r w:rsidRPr="00613A8D">
        <w:rPr>
          <w:rFonts w:ascii="Times New Roman" w:eastAsia="Calibri" w:hAnsi="Times New Roman" w:cs="Times New Roman"/>
          <w:sz w:val="24"/>
          <w:szCs w:val="24"/>
        </w:rPr>
        <w:t xml:space="preserve"> correspond to a statistical inference rule that would be used to conclude support for that hypothesis. </w:t>
      </w:r>
    </w:p>
    <w:p w14:paraId="757C39ED" w14:textId="6828EF22" w:rsidR="00AA79AB" w:rsidRPr="00613A8D" w:rsidRDefault="00AA79AB" w:rsidP="00AA79AB">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All evaluative dependent variables (self-reported </w:t>
      </w:r>
      <w:r w:rsidR="0099017C">
        <w:rPr>
          <w:rFonts w:ascii="Times New Roman" w:eastAsia="Calibri" w:hAnsi="Times New Roman" w:cs="Times New Roman"/>
          <w:sz w:val="24"/>
          <w:szCs w:val="24"/>
        </w:rPr>
        <w:t>ratings</w:t>
      </w:r>
      <w:r w:rsidRPr="00613A8D">
        <w:rPr>
          <w:rFonts w:ascii="Times New Roman" w:eastAsia="Calibri" w:hAnsi="Times New Roman" w:cs="Times New Roman"/>
          <w:sz w:val="24"/>
          <w:szCs w:val="24"/>
        </w:rPr>
        <w:t>,</w:t>
      </w:r>
      <w:r w:rsidR="00BF1F0C">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IAT D2 scores, and </w:t>
      </w:r>
      <w:r w:rsidR="00201053">
        <w:rPr>
          <w:rFonts w:ascii="Times New Roman" w:eastAsia="Calibri" w:hAnsi="Times New Roman" w:cs="Times New Roman"/>
          <w:sz w:val="24"/>
          <w:szCs w:val="24"/>
        </w:rPr>
        <w:t xml:space="preserve">sharing </w:t>
      </w:r>
      <w:r w:rsidRPr="00613A8D">
        <w:rPr>
          <w:rFonts w:ascii="Times New Roman" w:eastAsia="Calibri" w:hAnsi="Times New Roman" w:cs="Times New Roman"/>
          <w:sz w:val="24"/>
          <w:szCs w:val="24"/>
        </w:rPr>
        <w:t xml:space="preserve">intentions) were standardized (by 1 SD) after exclusions and prior to analysis condition (see </w:t>
      </w:r>
      <w:proofErr w:type="spellStart"/>
      <w:r w:rsidRPr="00613A8D">
        <w:rPr>
          <w:rFonts w:ascii="Times New Roman" w:eastAsia="Calibri" w:hAnsi="Times New Roman" w:cs="Times New Roman"/>
          <w:sz w:val="24"/>
          <w:szCs w:val="24"/>
        </w:rPr>
        <w:t>Lorah</w:t>
      </w:r>
      <w:proofErr w:type="spellEnd"/>
      <w:r w:rsidRPr="00613A8D">
        <w:rPr>
          <w:rFonts w:ascii="Times New Roman" w:eastAsia="Calibri" w:hAnsi="Times New Roman" w:cs="Times New Roman"/>
          <w:sz w:val="24"/>
          <w:szCs w:val="24"/>
        </w:rPr>
        <w:t xml:space="preserve">, 2018). This was done within each level of both IV (i.e., by </w:t>
      </w:r>
      <w:r w:rsidR="007858AA">
        <w:rPr>
          <w:rFonts w:ascii="Times New Roman" w:eastAsia="Calibri" w:hAnsi="Times New Roman" w:cs="Times New Roman"/>
          <w:sz w:val="24"/>
          <w:szCs w:val="24"/>
        </w:rPr>
        <w:t xml:space="preserve">information </w:t>
      </w:r>
      <w:r w:rsidR="007858AA" w:rsidRPr="007858AA">
        <w:rPr>
          <w:rFonts w:ascii="Times New Roman" w:eastAsia="Calibri" w:hAnsi="Times New Roman" w:cs="Times New Roman"/>
          <w:i/>
          <w:iCs/>
          <w:sz w:val="24"/>
          <w:szCs w:val="24"/>
        </w:rPr>
        <w:t>Content</w:t>
      </w:r>
      <w:r w:rsidR="007858AA">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[positive vs. negative], and </w:t>
      </w:r>
      <w:r w:rsidR="0099017C" w:rsidRPr="0099017C">
        <w:rPr>
          <w:rFonts w:ascii="Times New Roman" w:eastAsia="Calibri" w:hAnsi="Times New Roman" w:cs="Times New Roman"/>
          <w:i/>
          <w:iCs/>
          <w:sz w:val="24"/>
          <w:szCs w:val="24"/>
        </w:rPr>
        <w:t>Content</w:t>
      </w:r>
      <w:r w:rsidR="0099017C">
        <w:rPr>
          <w:rFonts w:ascii="Times New Roman" w:eastAsia="Calibri" w:hAnsi="Times New Roman" w:cs="Times New Roman"/>
          <w:sz w:val="24"/>
          <w:szCs w:val="24"/>
        </w:rPr>
        <w:t xml:space="preserve"> </w:t>
      </w:r>
      <w:r w:rsidR="007858AA" w:rsidRPr="007858AA">
        <w:rPr>
          <w:rFonts w:ascii="Times New Roman" w:eastAsia="Calibri" w:hAnsi="Times New Roman" w:cs="Times New Roman"/>
          <w:i/>
          <w:iCs/>
          <w:sz w:val="24"/>
          <w:szCs w:val="24"/>
        </w:rPr>
        <w:t>Type</w:t>
      </w:r>
      <w:r w:rsidR="007858AA">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w:t>
      </w:r>
      <w:r w:rsidR="007858AA">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vs. Deepfaked]). As such, the beta estimates obtained from the Bayesian linear models represent standardized beta values. </w:t>
      </w:r>
      <w:r w:rsidR="0099017C">
        <w:rPr>
          <w:rFonts w:ascii="Times New Roman" w:eastAsia="Calibri" w:hAnsi="Times New Roman" w:cs="Times New Roman"/>
          <w:sz w:val="24"/>
          <w:szCs w:val="24"/>
        </w:rPr>
        <w:t>T</w:t>
      </w:r>
      <w:r w:rsidRPr="00613A8D">
        <w:rPr>
          <w:rFonts w:ascii="Times New Roman" w:eastAsia="Calibri" w:hAnsi="Times New Roman" w:cs="Times New Roman"/>
          <w:sz w:val="24"/>
          <w:szCs w:val="24"/>
        </w:rPr>
        <w:t xml:space="preserve">he nature of this standardization makes these estimates somewhat comparable to the frequentist standardized effect size metric Cohen’s </w:t>
      </w:r>
      <w:r w:rsidRPr="00613A8D">
        <w:rPr>
          <w:rFonts w:ascii="Times New Roman" w:eastAsia="Calibri" w:hAnsi="Times New Roman" w:cs="Times New Roman"/>
          <w:i/>
          <w:iCs/>
          <w:sz w:val="24"/>
          <w:szCs w:val="24"/>
        </w:rPr>
        <w:t>d</w:t>
      </w:r>
      <w:r w:rsidRPr="00613A8D">
        <w:rPr>
          <w:rFonts w:ascii="Times New Roman" w:eastAsia="Calibri" w:hAnsi="Times New Roman" w:cs="Times New Roman"/>
          <w:sz w:val="24"/>
          <w:szCs w:val="24"/>
        </w:rPr>
        <w:t xml:space="preserve">, as both are a difference in (estimated) means as a proportion of SD - although they should not be treated as equivalent. Effect size magnitude here can be thought of as using comparable scales as Cohen’s </w:t>
      </w:r>
      <w:r w:rsidRPr="00613A8D">
        <w:rPr>
          <w:rFonts w:ascii="Times New Roman" w:eastAsia="Calibri" w:hAnsi="Times New Roman" w:cs="Times New Roman"/>
          <w:i/>
          <w:iCs/>
          <w:sz w:val="24"/>
          <w:szCs w:val="24"/>
        </w:rPr>
        <w:t>d</w:t>
      </w:r>
      <w:r w:rsidRPr="00613A8D">
        <w:rPr>
          <w:rFonts w:ascii="Times New Roman" w:eastAsia="Calibri" w:hAnsi="Times New Roman" w:cs="Times New Roman"/>
          <w:sz w:val="24"/>
          <w:szCs w:val="24"/>
        </w:rPr>
        <w:t>. As such, to aid interpretability, the point estimates of these beta estimates are reported as δ (delta) rather than β.</w:t>
      </w:r>
    </w:p>
    <w:p w14:paraId="7FDD4E99" w14:textId="76B2DA33" w:rsidR="0029336C" w:rsidRPr="00613A8D" w:rsidRDefault="0029336C" w:rsidP="007858AA">
      <w:pPr>
        <w:spacing w:line="480" w:lineRule="auto"/>
        <w:ind w:firstLine="0"/>
        <w:outlineLvl w:val="2"/>
        <w:rPr>
          <w:rFonts w:ascii="Times New Roman" w:eastAsia="Calibri" w:hAnsi="Times New Roman" w:cs="Times New Roman"/>
          <w:b/>
          <w:i/>
          <w:sz w:val="24"/>
          <w:szCs w:val="24"/>
        </w:rPr>
      </w:pPr>
      <w:r w:rsidRPr="00613A8D">
        <w:rPr>
          <w:rFonts w:ascii="Times New Roman" w:eastAsia="Calibri" w:hAnsi="Times New Roman" w:cs="Times New Roman"/>
          <w:b/>
          <w:i/>
          <w:sz w:val="24"/>
          <w:szCs w:val="24"/>
        </w:rPr>
        <w:t>Models</w:t>
      </w:r>
    </w:p>
    <w:p w14:paraId="681D3DB7" w14:textId="47D7B805" w:rsidR="0029336C" w:rsidRPr="00613A8D" w:rsidRDefault="00DF5F9F" w:rsidP="0029336C">
      <w:pPr>
        <w:spacing w:line="480" w:lineRule="auto"/>
        <w:ind w:firstLine="706"/>
        <w:rPr>
          <w:rFonts w:ascii="Times New Roman" w:eastAsia="Calibri" w:hAnsi="Times New Roman" w:cs="Times New Roman"/>
          <w:sz w:val="24"/>
          <w:szCs w:val="24"/>
        </w:rPr>
      </w:pPr>
      <w:r w:rsidRPr="00DF5F9F">
        <w:rPr>
          <w:rFonts w:ascii="Times New Roman" w:eastAsia="Calibri" w:hAnsi="Times New Roman" w:cs="Times New Roman"/>
          <w:b/>
          <w:iCs/>
          <w:sz w:val="24"/>
          <w:szCs w:val="24"/>
        </w:rPr>
        <w:lastRenderedPageBreak/>
        <w:t>Bayesian</w:t>
      </w:r>
      <w:r w:rsidRPr="00613A8D">
        <w:rPr>
          <w:rFonts w:ascii="Times New Roman" w:eastAsia="Calibri" w:hAnsi="Times New Roman" w:cs="Times New Roman"/>
          <w:b/>
          <w:i/>
          <w:sz w:val="24"/>
          <w:szCs w:val="24"/>
        </w:rPr>
        <w:t xml:space="preserve"> </w:t>
      </w:r>
      <w:r w:rsidR="0029336C" w:rsidRPr="00613A8D">
        <w:rPr>
          <w:rFonts w:ascii="Times New Roman" w:eastAsia="Calibri" w:hAnsi="Times New Roman" w:cs="Times New Roman"/>
          <w:b/>
          <w:bCs/>
          <w:sz w:val="24"/>
          <w:szCs w:val="24"/>
        </w:rPr>
        <w:t>Model</w:t>
      </w:r>
      <w:r>
        <w:rPr>
          <w:rFonts w:ascii="Times New Roman" w:eastAsia="Calibri" w:hAnsi="Times New Roman" w:cs="Times New Roman"/>
          <w:b/>
          <w:bCs/>
          <w:sz w:val="24"/>
          <w:szCs w:val="24"/>
        </w:rPr>
        <w:t>s</w:t>
      </w:r>
      <w:r w:rsidR="0029336C" w:rsidRPr="00613A8D">
        <w:rPr>
          <w:rFonts w:ascii="Times New Roman" w:eastAsia="Calibri" w:hAnsi="Times New Roman" w:cs="Times New Roman"/>
          <w:b/>
          <w:bCs/>
          <w:i/>
          <w:sz w:val="24"/>
          <w:szCs w:val="24"/>
        </w:rPr>
        <w:t>.</w:t>
      </w:r>
      <w:r w:rsidR="0029336C" w:rsidRPr="00613A8D">
        <w:rPr>
          <w:rFonts w:ascii="Times New Roman" w:eastAsia="Calibri" w:hAnsi="Times New Roman" w:cs="Times New Roman"/>
          <w:sz w:val="24"/>
          <w:szCs w:val="24"/>
        </w:rPr>
        <w:t xml:space="preserve"> Bayesian models were implemented using the R package brms (</w:t>
      </w:r>
      <w:proofErr w:type="spellStart"/>
      <w:r w:rsidR="0029336C" w:rsidRPr="00613A8D">
        <w:rPr>
          <w:rFonts w:ascii="Times New Roman" w:eastAsia="Calibri" w:hAnsi="Times New Roman" w:cs="Times New Roman"/>
          <w:sz w:val="24"/>
          <w:szCs w:val="24"/>
        </w:rPr>
        <w:t>Buerkner</w:t>
      </w:r>
      <w:proofErr w:type="spellEnd"/>
      <w:r w:rsidR="0029336C" w:rsidRPr="00613A8D">
        <w:rPr>
          <w:rFonts w:ascii="Times New Roman" w:eastAsia="Calibri" w:hAnsi="Times New Roman" w:cs="Times New Roman"/>
          <w:sz w:val="24"/>
          <w:szCs w:val="24"/>
        </w:rPr>
        <w:t xml:space="preserve">, 2017), which leverages the STAN language to allow for Bayesian inference via MCMC sampling. </w:t>
      </w:r>
    </w:p>
    <w:p w14:paraId="57C709E2" w14:textId="54CC6E2B" w:rsidR="0029336C" w:rsidRPr="007858AA" w:rsidRDefault="0029336C" w:rsidP="007858AA">
      <w:pPr>
        <w:spacing w:line="480" w:lineRule="auto"/>
        <w:ind w:firstLine="706"/>
        <w:rPr>
          <w:rFonts w:ascii="Times New Roman" w:eastAsia="Calibri" w:hAnsi="Times New Roman" w:cs="Times New Roman"/>
          <w:sz w:val="24"/>
          <w:szCs w:val="24"/>
          <w:lang w:val="fr-BE"/>
        </w:rPr>
      </w:pPr>
      <w:r w:rsidRPr="00613A8D">
        <w:rPr>
          <w:rFonts w:ascii="Times New Roman" w:eastAsia="Calibri" w:hAnsi="Times New Roman" w:cs="Times New Roman"/>
          <w:b/>
          <w:iCs/>
          <w:sz w:val="24"/>
          <w:szCs w:val="24"/>
        </w:rPr>
        <w:t>Linear Models</w:t>
      </w:r>
      <w:r w:rsidRPr="00613A8D">
        <w:rPr>
          <w:rFonts w:ascii="Times New Roman" w:eastAsia="Calibri" w:hAnsi="Times New Roman" w:cs="Times New Roman"/>
          <w:i/>
          <w:iCs/>
          <w:sz w:val="24"/>
          <w:szCs w:val="24"/>
        </w:rPr>
        <w:t xml:space="preserve">. </w:t>
      </w:r>
      <w:r w:rsidRPr="00613A8D">
        <w:rPr>
          <w:rFonts w:ascii="Times New Roman" w:eastAsia="Calibri" w:hAnsi="Times New Roman" w:cs="Times New Roman"/>
          <w:sz w:val="24"/>
          <w:szCs w:val="24"/>
        </w:rPr>
        <w:t xml:space="preserve">The linear models (hypotheses 1, 2, 5, 6, 7) took the following generic format: a dependent variable (IAT score, ratings, or </w:t>
      </w:r>
      <w:r w:rsidR="00201053">
        <w:rPr>
          <w:rFonts w:ascii="Times New Roman" w:eastAsia="Calibri" w:hAnsi="Times New Roman" w:cs="Times New Roman"/>
          <w:sz w:val="24"/>
          <w:szCs w:val="24"/>
        </w:rPr>
        <w:t xml:space="preserve">sharing </w:t>
      </w:r>
      <w:r w:rsidRPr="00613A8D">
        <w:rPr>
          <w:rFonts w:ascii="Times New Roman" w:eastAsia="Calibri" w:hAnsi="Times New Roman" w:cs="Times New Roman"/>
          <w:sz w:val="24"/>
          <w:szCs w:val="24"/>
        </w:rPr>
        <w:t xml:space="preserve">intentions); two </w:t>
      </w:r>
      <w:r w:rsidR="00BF1F0C">
        <w:rPr>
          <w:rFonts w:ascii="Times New Roman" w:eastAsia="Calibri" w:hAnsi="Times New Roman" w:cs="Times New Roman"/>
          <w:sz w:val="24"/>
          <w:szCs w:val="24"/>
        </w:rPr>
        <w:t>in</w:t>
      </w:r>
      <w:r w:rsidRPr="00613A8D">
        <w:rPr>
          <w:rFonts w:ascii="Times New Roman" w:eastAsia="Calibri" w:hAnsi="Times New Roman" w:cs="Times New Roman"/>
          <w:sz w:val="24"/>
          <w:szCs w:val="24"/>
        </w:rPr>
        <w:t xml:space="preserve">dependent variables, </w:t>
      </w:r>
      <w:r w:rsidR="007858AA" w:rsidRPr="007858AA">
        <w:rPr>
          <w:rFonts w:ascii="Times New Roman" w:eastAsia="Calibri" w:hAnsi="Times New Roman" w:cs="Times New Roman"/>
          <w:iCs/>
          <w:sz w:val="24"/>
          <w:szCs w:val="24"/>
        </w:rPr>
        <w:t>information</w:t>
      </w:r>
      <w:r w:rsidR="007858AA">
        <w:rPr>
          <w:rFonts w:ascii="Times New Roman" w:eastAsia="Calibri" w:hAnsi="Times New Roman" w:cs="Times New Roman"/>
          <w:i/>
          <w:sz w:val="24"/>
          <w:szCs w:val="24"/>
        </w:rPr>
        <w:t xml:space="preserve"> Content </w:t>
      </w:r>
      <w:r w:rsidRPr="00613A8D">
        <w:rPr>
          <w:rFonts w:ascii="Times New Roman" w:eastAsia="Calibri" w:hAnsi="Times New Roman" w:cs="Times New Roman"/>
          <w:sz w:val="24"/>
          <w:szCs w:val="24"/>
        </w:rPr>
        <w:t xml:space="preserve">(positive vs. negative) and </w:t>
      </w:r>
      <w:r w:rsidR="0099017C" w:rsidRPr="0099017C">
        <w:rPr>
          <w:rFonts w:ascii="Times New Roman" w:eastAsia="Calibri" w:hAnsi="Times New Roman" w:cs="Times New Roman"/>
          <w:i/>
          <w:sz w:val="24"/>
          <w:szCs w:val="24"/>
        </w:rPr>
        <w:t>Content</w:t>
      </w:r>
      <w:r w:rsidR="007858AA">
        <w:rPr>
          <w:rFonts w:ascii="Times New Roman" w:eastAsia="Calibri" w:hAnsi="Times New Roman" w:cs="Times New Roman"/>
          <w:i/>
          <w:sz w:val="24"/>
          <w:szCs w:val="24"/>
        </w:rPr>
        <w:t xml:space="preserve"> </w:t>
      </w:r>
      <w:r w:rsidRPr="00613A8D">
        <w:rPr>
          <w:rFonts w:ascii="Times New Roman" w:eastAsia="Calibri" w:hAnsi="Times New Roman" w:cs="Times New Roman"/>
          <w:i/>
          <w:sz w:val="24"/>
          <w:szCs w:val="24"/>
        </w:rPr>
        <w:t>Type</w:t>
      </w:r>
      <w:r w:rsidRPr="00613A8D">
        <w:rPr>
          <w:rFonts w:ascii="Times New Roman" w:eastAsia="Calibri" w:hAnsi="Times New Roman" w:cs="Times New Roman"/>
          <w:sz w:val="24"/>
          <w:szCs w:val="24"/>
        </w:rPr>
        <w:t xml:space="preserve"> (</w:t>
      </w:r>
      <w:r w:rsidR="007858AA">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vs. Deepfaked); and their interaction.</w:t>
      </w:r>
      <w:r w:rsidR="007858AA">
        <w:rPr>
          <w:rFonts w:ascii="Times New Roman" w:eastAsia="Calibri" w:hAnsi="Times New Roman" w:cs="Times New Roman"/>
          <w:sz w:val="24"/>
          <w:szCs w:val="24"/>
        </w:rPr>
        <w:t xml:space="preserve"> </w:t>
      </w:r>
      <w:r w:rsidRPr="007858AA">
        <w:rPr>
          <w:rFonts w:ascii="Times New Roman" w:eastAsia="Calibri" w:hAnsi="Times New Roman" w:cs="Times New Roman"/>
          <w:sz w:val="24"/>
          <w:szCs w:val="24"/>
          <w:lang w:val="fr-BE"/>
        </w:rPr>
        <w:t>Wilkinson notation:</w:t>
      </w:r>
      <w:r w:rsidR="007858AA" w:rsidRPr="007858AA">
        <w:rPr>
          <w:rFonts w:ascii="Times New Roman" w:eastAsia="Calibri" w:hAnsi="Times New Roman" w:cs="Times New Roman"/>
          <w:sz w:val="24"/>
          <w:szCs w:val="24"/>
          <w:lang w:val="fr-BE"/>
        </w:rPr>
        <w:t xml:space="preserve"> </w:t>
      </w:r>
      <w:proofErr w:type="spellStart"/>
      <w:r w:rsidRPr="00F213AE">
        <w:rPr>
          <w:rFonts w:ascii="Times New Roman" w:eastAsia="Calibri" w:hAnsi="Times New Roman" w:cs="Times New Roman"/>
          <w:sz w:val="24"/>
          <w:lang w:val="fr-BE"/>
        </w:rPr>
        <w:t>dependent_variable</w:t>
      </w:r>
      <w:proofErr w:type="spellEnd"/>
      <w:r w:rsidRPr="00F213AE">
        <w:rPr>
          <w:rFonts w:ascii="Times New Roman" w:eastAsia="Calibri" w:hAnsi="Times New Roman" w:cs="Times New Roman"/>
          <w:sz w:val="24"/>
          <w:lang w:val="fr-BE"/>
        </w:rPr>
        <w:t xml:space="preserve"> ~ </w:t>
      </w:r>
      <w:proofErr w:type="spellStart"/>
      <w:r w:rsidR="007858AA">
        <w:rPr>
          <w:rFonts w:ascii="Times New Roman" w:eastAsia="Calibri" w:hAnsi="Times New Roman" w:cs="Times New Roman"/>
          <w:sz w:val="24"/>
          <w:lang w:val="fr-BE"/>
        </w:rPr>
        <w:t>information</w:t>
      </w:r>
      <w:r w:rsidRPr="00F213AE">
        <w:rPr>
          <w:rFonts w:ascii="Times New Roman" w:eastAsia="Calibri" w:hAnsi="Times New Roman" w:cs="Times New Roman"/>
          <w:sz w:val="24"/>
          <w:lang w:val="fr-BE"/>
        </w:rPr>
        <w:t>_</w:t>
      </w:r>
      <w:r w:rsidR="007858AA">
        <w:rPr>
          <w:rFonts w:ascii="Times New Roman" w:eastAsia="Calibri" w:hAnsi="Times New Roman" w:cs="Times New Roman"/>
          <w:sz w:val="24"/>
          <w:lang w:val="fr-BE"/>
        </w:rPr>
        <w:t>content</w:t>
      </w:r>
      <w:proofErr w:type="spellEnd"/>
      <w:r w:rsidR="007858AA">
        <w:rPr>
          <w:rFonts w:ascii="Times New Roman" w:eastAsia="Calibri" w:hAnsi="Times New Roman" w:cs="Times New Roman"/>
          <w:sz w:val="24"/>
          <w:lang w:val="fr-BE"/>
        </w:rPr>
        <w:t xml:space="preserve"> </w:t>
      </w:r>
      <w:r w:rsidRPr="00F213AE">
        <w:rPr>
          <w:rFonts w:ascii="Times New Roman" w:eastAsia="Calibri" w:hAnsi="Times New Roman" w:cs="Times New Roman"/>
          <w:sz w:val="24"/>
          <w:lang w:val="fr-BE"/>
        </w:rPr>
        <w:t xml:space="preserve">* </w:t>
      </w:r>
      <w:proofErr w:type="spellStart"/>
      <w:r w:rsidR="0099017C">
        <w:rPr>
          <w:rFonts w:ascii="Times New Roman" w:eastAsia="Calibri" w:hAnsi="Times New Roman" w:cs="Times New Roman"/>
          <w:sz w:val="24"/>
          <w:lang w:val="fr-BE"/>
        </w:rPr>
        <w:t>content</w:t>
      </w:r>
      <w:r w:rsidRPr="00F213AE">
        <w:rPr>
          <w:rFonts w:ascii="Times New Roman" w:eastAsia="Calibri" w:hAnsi="Times New Roman" w:cs="Times New Roman"/>
          <w:sz w:val="24"/>
          <w:lang w:val="fr-BE"/>
        </w:rPr>
        <w:t>_type</w:t>
      </w:r>
      <w:proofErr w:type="spellEnd"/>
      <w:r w:rsidR="007858AA">
        <w:rPr>
          <w:rFonts w:ascii="Times New Roman" w:eastAsia="Calibri" w:hAnsi="Times New Roman" w:cs="Times New Roman"/>
          <w:sz w:val="24"/>
          <w:lang w:val="fr-BE"/>
        </w:rPr>
        <w:t>.</w:t>
      </w:r>
      <w:r w:rsidRPr="00F213AE">
        <w:rPr>
          <w:rFonts w:ascii="Times New Roman" w:eastAsia="Calibri" w:hAnsi="Times New Roman" w:cs="Times New Roman"/>
          <w:sz w:val="24"/>
          <w:lang w:val="fr-BE"/>
        </w:rPr>
        <w:t xml:space="preserve"> </w:t>
      </w:r>
    </w:p>
    <w:p w14:paraId="37F58D95" w14:textId="5E191C33" w:rsidR="0029336C" w:rsidRPr="00F72323" w:rsidRDefault="0029336C" w:rsidP="00F72323">
      <w:pPr>
        <w:spacing w:line="480" w:lineRule="auto"/>
        <w:ind w:firstLine="706"/>
        <w:rPr>
          <w:rFonts w:ascii="Times New Roman" w:eastAsia="Calibri" w:hAnsi="Times New Roman" w:cs="Times New Roman"/>
          <w:sz w:val="24"/>
          <w:szCs w:val="24"/>
        </w:rPr>
      </w:pPr>
      <w:r w:rsidRPr="007858AA">
        <w:rPr>
          <w:rFonts w:ascii="Times New Roman" w:eastAsia="Calibri" w:hAnsi="Times New Roman" w:cs="Times New Roman"/>
          <w:b/>
          <w:bCs/>
          <w:sz w:val="24"/>
          <w:szCs w:val="24"/>
          <w:lang w:val="fr-BE"/>
        </w:rPr>
        <w:t xml:space="preserve">Poisson </w:t>
      </w:r>
      <w:r w:rsidR="007858AA">
        <w:rPr>
          <w:rFonts w:ascii="Times New Roman" w:eastAsia="Calibri" w:hAnsi="Times New Roman" w:cs="Times New Roman"/>
          <w:b/>
          <w:bCs/>
          <w:sz w:val="24"/>
          <w:szCs w:val="24"/>
          <w:lang w:val="fr-BE"/>
        </w:rPr>
        <w:t>M</w:t>
      </w:r>
      <w:r w:rsidRPr="007858AA">
        <w:rPr>
          <w:rFonts w:ascii="Times New Roman" w:eastAsia="Calibri" w:hAnsi="Times New Roman" w:cs="Times New Roman"/>
          <w:b/>
          <w:bCs/>
          <w:sz w:val="24"/>
          <w:szCs w:val="24"/>
          <w:lang w:val="fr-BE"/>
        </w:rPr>
        <w:t>odel</w:t>
      </w:r>
      <w:r w:rsidRPr="00F213AE">
        <w:rPr>
          <w:rFonts w:ascii="Times New Roman" w:eastAsia="Calibri" w:hAnsi="Times New Roman" w:cs="Times New Roman"/>
          <w:i/>
          <w:iCs/>
          <w:sz w:val="24"/>
          <w:szCs w:val="24"/>
          <w:lang w:val="fr-BE"/>
        </w:rPr>
        <w:t xml:space="preserve">. </w:t>
      </w:r>
      <w:r w:rsidRPr="00613A8D">
        <w:rPr>
          <w:rFonts w:ascii="Times New Roman" w:eastAsia="Calibri" w:hAnsi="Times New Roman" w:cs="Times New Roman"/>
          <w:sz w:val="24"/>
          <w:szCs w:val="24"/>
        </w:rPr>
        <w:t xml:space="preserve">The Poisson model (hypothesis 4) took the following format: cell counts served as dependent variable; two </w:t>
      </w:r>
      <w:r w:rsidR="00BF1F0C">
        <w:rPr>
          <w:rFonts w:ascii="Times New Roman" w:eastAsia="Calibri" w:hAnsi="Times New Roman" w:cs="Times New Roman"/>
          <w:sz w:val="24"/>
          <w:szCs w:val="24"/>
        </w:rPr>
        <w:t>in</w:t>
      </w:r>
      <w:r w:rsidRPr="00613A8D">
        <w:rPr>
          <w:rFonts w:ascii="Times New Roman" w:eastAsia="Calibri" w:hAnsi="Times New Roman" w:cs="Times New Roman"/>
          <w:sz w:val="24"/>
          <w:szCs w:val="24"/>
        </w:rPr>
        <w:t xml:space="preserve">dependent variables </w:t>
      </w:r>
      <w:r w:rsidR="00BF1F0C">
        <w:rPr>
          <w:rFonts w:ascii="Times New Roman" w:eastAsia="Calibri" w:hAnsi="Times New Roman" w:cs="Times New Roman"/>
          <w:sz w:val="24"/>
          <w:szCs w:val="24"/>
        </w:rPr>
        <w:t>(</w:t>
      </w:r>
      <w:r w:rsidRPr="00613A8D">
        <w:rPr>
          <w:rFonts w:ascii="Times New Roman" w:eastAsia="Calibri" w:hAnsi="Times New Roman" w:cs="Times New Roman"/>
          <w:sz w:val="24"/>
          <w:szCs w:val="24"/>
        </w:rPr>
        <w:t>Deepfake concept awareness and Deepfake detection</w:t>
      </w:r>
      <w:r w:rsidR="00BF1F0C">
        <w:rPr>
          <w:rFonts w:ascii="Times New Roman" w:eastAsia="Calibri" w:hAnsi="Times New Roman" w:cs="Times New Roman"/>
          <w:sz w:val="24"/>
          <w:szCs w:val="24"/>
        </w:rPr>
        <w:t>)</w:t>
      </w:r>
      <w:r w:rsidRPr="00613A8D">
        <w:rPr>
          <w:rFonts w:ascii="Times New Roman" w:eastAsia="Calibri" w:hAnsi="Times New Roman" w:cs="Times New Roman"/>
          <w:sz w:val="24"/>
          <w:szCs w:val="24"/>
        </w:rPr>
        <w:t>; and their interaction. Wilkinson notation:</w:t>
      </w:r>
      <w:r w:rsidR="00F72323">
        <w:rPr>
          <w:rFonts w:ascii="Times New Roman" w:eastAsia="Calibri" w:hAnsi="Times New Roman" w:cs="Times New Roman"/>
          <w:sz w:val="24"/>
          <w:szCs w:val="24"/>
        </w:rPr>
        <w:t xml:space="preserve"> </w:t>
      </w:r>
      <w:r w:rsidRPr="00613A8D">
        <w:rPr>
          <w:rFonts w:ascii="Times New Roman" w:eastAsia="Calibri" w:hAnsi="Times New Roman" w:cs="Times New Roman"/>
          <w:sz w:val="24"/>
        </w:rPr>
        <w:t>counts ~ awareness * detection</w:t>
      </w:r>
      <w:r w:rsidR="00BF1F0C">
        <w:rPr>
          <w:rFonts w:ascii="Times New Roman" w:eastAsia="Calibri" w:hAnsi="Times New Roman" w:cs="Times New Roman"/>
          <w:sz w:val="24"/>
        </w:rPr>
        <w:t>.</w:t>
      </w:r>
      <w:r w:rsidRPr="00613A8D">
        <w:rPr>
          <w:rFonts w:ascii="Times New Roman" w:eastAsia="Calibri" w:hAnsi="Times New Roman" w:cs="Times New Roman"/>
          <w:sz w:val="24"/>
        </w:rPr>
        <w:t xml:space="preserve"> </w:t>
      </w:r>
    </w:p>
    <w:p w14:paraId="35558AAB" w14:textId="77777777" w:rsidR="00F1185C" w:rsidRPr="00F1185C" w:rsidRDefault="0029336C" w:rsidP="00F1185C">
      <w:pPr>
        <w:spacing w:line="480" w:lineRule="auto"/>
        <w:ind w:firstLine="0"/>
        <w:rPr>
          <w:rFonts w:ascii="Times New Roman" w:eastAsia="Calibri" w:hAnsi="Times New Roman" w:cs="Times New Roman"/>
          <w:i/>
          <w:iCs/>
          <w:sz w:val="24"/>
          <w:szCs w:val="24"/>
        </w:rPr>
      </w:pPr>
      <w:r w:rsidRPr="00F1185C">
        <w:rPr>
          <w:rFonts w:ascii="Times New Roman" w:eastAsia="Calibri" w:hAnsi="Times New Roman" w:cs="Times New Roman"/>
          <w:b/>
          <w:i/>
          <w:iCs/>
          <w:sz w:val="24"/>
          <w:szCs w:val="24"/>
        </w:rPr>
        <w:t xml:space="preserve">Model Priors and </w:t>
      </w:r>
      <w:r w:rsidR="00F1185C" w:rsidRPr="00F1185C">
        <w:rPr>
          <w:rFonts w:ascii="Times New Roman" w:eastAsia="Calibri" w:hAnsi="Times New Roman" w:cs="Times New Roman"/>
          <w:b/>
          <w:i/>
          <w:iCs/>
          <w:sz w:val="24"/>
          <w:szCs w:val="24"/>
        </w:rPr>
        <w:t>T</w:t>
      </w:r>
      <w:r w:rsidRPr="00F1185C">
        <w:rPr>
          <w:rFonts w:ascii="Times New Roman" w:eastAsia="Calibri" w:hAnsi="Times New Roman" w:cs="Times New Roman"/>
          <w:b/>
          <w:i/>
          <w:iCs/>
          <w:sz w:val="24"/>
          <w:szCs w:val="24"/>
        </w:rPr>
        <w:t>heir Informativeness</w:t>
      </w:r>
      <w:r w:rsidRPr="00F1185C">
        <w:rPr>
          <w:rFonts w:ascii="Times New Roman" w:eastAsia="Calibri" w:hAnsi="Times New Roman" w:cs="Times New Roman"/>
          <w:i/>
          <w:iCs/>
          <w:sz w:val="24"/>
          <w:szCs w:val="24"/>
        </w:rPr>
        <w:t xml:space="preserve"> </w:t>
      </w:r>
    </w:p>
    <w:p w14:paraId="1AC5B2B1" w14:textId="3BBF4F64" w:rsidR="0029336C" w:rsidRPr="00613A8D" w:rsidRDefault="0029336C" w:rsidP="00F1185C">
      <w:pPr>
        <w:spacing w:line="480" w:lineRule="auto"/>
        <w:ind w:firstLine="706"/>
        <w:rPr>
          <w:rFonts w:ascii="Times New Roman" w:eastAsia="Calibri" w:hAnsi="Times New Roman" w:cs="Times New Roman"/>
          <w:sz w:val="20"/>
          <w:szCs w:val="20"/>
        </w:rPr>
      </w:pPr>
      <w:r w:rsidRPr="00613A8D">
        <w:rPr>
          <w:rFonts w:ascii="Times New Roman" w:eastAsia="Calibri" w:hAnsi="Times New Roman" w:cs="Times New Roman"/>
          <w:sz w:val="24"/>
          <w:szCs w:val="24"/>
        </w:rPr>
        <w:t xml:space="preserve">Wide priors have been specified for all parameters (i.e., normal distribution with </w:t>
      </w:r>
      <w:r w:rsidRPr="00613A8D">
        <w:rPr>
          <w:rFonts w:ascii="Times New Roman" w:eastAsia="Calibri" w:hAnsi="Times New Roman" w:cs="Times New Roman"/>
          <w:i/>
          <w:sz w:val="24"/>
          <w:szCs w:val="24"/>
        </w:rPr>
        <w:t>M</w:t>
      </w:r>
      <w:r w:rsidRPr="00613A8D">
        <w:rPr>
          <w:rFonts w:ascii="Times New Roman" w:eastAsia="Calibri" w:hAnsi="Times New Roman" w:cs="Times New Roman"/>
          <w:sz w:val="24"/>
          <w:szCs w:val="24"/>
        </w:rPr>
        <w:t xml:space="preserve"> = 0 and </w:t>
      </w:r>
      <w:r w:rsidRPr="00613A8D">
        <w:rPr>
          <w:rFonts w:ascii="Times New Roman" w:eastAsia="Calibri" w:hAnsi="Times New Roman" w:cs="Times New Roman"/>
          <w:i/>
          <w:sz w:val="24"/>
          <w:szCs w:val="24"/>
        </w:rPr>
        <w:t>SD</w:t>
      </w:r>
      <w:r w:rsidRPr="00613A8D">
        <w:rPr>
          <w:rFonts w:ascii="Times New Roman" w:eastAsia="Calibri" w:hAnsi="Times New Roman" w:cs="Times New Roman"/>
          <w:sz w:val="24"/>
          <w:szCs w:val="24"/>
        </w:rPr>
        <w:t xml:space="preserve"> = 10, following general recommendations for weakly informative priors in STAN: </w:t>
      </w:r>
      <w:hyperlink r:id="rId20">
        <w:r w:rsidRPr="00613A8D">
          <w:rPr>
            <w:rFonts w:ascii="Times New Roman" w:eastAsia="Calibri" w:hAnsi="Times New Roman" w:cs="Times New Roman"/>
            <w:color w:val="0000FF"/>
            <w:sz w:val="24"/>
            <w:szCs w:val="24"/>
            <w:u w:val="single"/>
          </w:rPr>
          <w:t>https://github.com/stan-dev/stan/wiki/Prior-Choice-Recommendations</w:t>
        </w:r>
      </w:hyperlink>
      <w:r w:rsidRPr="00613A8D">
        <w:rPr>
          <w:rFonts w:ascii="Times New Roman" w:eastAsia="Calibri" w:hAnsi="Times New Roman" w:cs="Times New Roman"/>
          <w:sz w:val="24"/>
          <w:szCs w:val="24"/>
        </w:rPr>
        <w:t>). We used Gelman’s (2019) method to characterize the priors as uninformative: For each parameter, we compared the posterior SD to the prior SD. If the posterior SD for any parameter was more than 0.1 times the prior SD, we noted that the prior was informative, otherwise it was noted as uninformative. Inspection of prior and posterior distributions for the models fit to the data fr</w:t>
      </w:r>
      <w:r>
        <w:rPr>
          <w:rFonts w:ascii="Times New Roman" w:eastAsia="Calibri" w:hAnsi="Times New Roman" w:cs="Times New Roman"/>
          <w:sz w:val="24"/>
          <w:szCs w:val="24"/>
        </w:rPr>
        <w:t>om our previous experiments (1-</w:t>
      </w:r>
      <w:r w:rsidR="00BF1F0C">
        <w:rPr>
          <w:rFonts w:ascii="Times New Roman" w:eastAsia="Calibri" w:hAnsi="Times New Roman" w:cs="Times New Roman"/>
          <w:sz w:val="24"/>
          <w:szCs w:val="24"/>
        </w:rPr>
        <w:t>4</w:t>
      </w:r>
      <w:r w:rsidRPr="00613A8D">
        <w:rPr>
          <w:rFonts w:ascii="Times New Roman" w:eastAsia="Calibri" w:hAnsi="Times New Roman" w:cs="Times New Roman"/>
          <w:sz w:val="24"/>
          <w:szCs w:val="24"/>
        </w:rPr>
        <w:t xml:space="preserve">) allowed us to conclude that all priors were uninformative. As such, results (i.e., derived from posterior distributions) were very weakly influenced by the prior, and therefore likely to be comparable to what would be found had we used frequentist estimation methods (i.e., driven in large part by the data rather than the prior). </w:t>
      </w:r>
    </w:p>
    <w:p w14:paraId="0596608A" w14:textId="77777777" w:rsidR="00F1185C" w:rsidRPr="00F1185C" w:rsidRDefault="0029336C" w:rsidP="00F1185C">
      <w:pPr>
        <w:spacing w:line="480" w:lineRule="auto"/>
        <w:ind w:firstLine="0"/>
        <w:rPr>
          <w:rFonts w:ascii="Times New Roman" w:eastAsia="Calibri" w:hAnsi="Times New Roman" w:cs="Times New Roman"/>
          <w:b/>
          <w:i/>
          <w:iCs/>
          <w:sz w:val="24"/>
          <w:szCs w:val="24"/>
        </w:rPr>
      </w:pPr>
      <w:r w:rsidRPr="00F1185C">
        <w:rPr>
          <w:rFonts w:ascii="Times New Roman" w:eastAsia="Calibri" w:hAnsi="Times New Roman" w:cs="Times New Roman"/>
          <w:b/>
          <w:i/>
          <w:iCs/>
          <w:sz w:val="24"/>
          <w:szCs w:val="24"/>
        </w:rPr>
        <w:t>Model Convergence</w:t>
      </w:r>
    </w:p>
    <w:p w14:paraId="2D64F323" w14:textId="5C7EBFF1" w:rsidR="0029336C" w:rsidRPr="00613A8D" w:rsidRDefault="0029336C" w:rsidP="00F1185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lastRenderedPageBreak/>
        <w:t xml:space="preserve">We inspected the convergence of the chains via visual inspection of the plots, </w:t>
      </w:r>
      <m:oMath>
        <m:acc>
          <m:accPr>
            <m:chr m:val="^"/>
            <m:ctrlPr>
              <w:rPr>
                <w:rFonts w:ascii="Cambria Math" w:eastAsia="Calibri" w:hAnsi="Cambria Math" w:cs="Times New Roman"/>
                <w:sz w:val="20"/>
                <w:szCs w:val="20"/>
              </w:rPr>
            </m:ctrlPr>
          </m:accPr>
          <m:e>
            <m:r>
              <w:rPr>
                <w:rFonts w:ascii="Cambria Math" w:eastAsia="Calibri" w:hAnsi="Cambria Math" w:cs="Times New Roman"/>
                <w:sz w:val="20"/>
                <w:szCs w:val="20"/>
              </w:rPr>
              <m:t>R</m:t>
            </m:r>
          </m:e>
        </m:acc>
      </m:oMath>
      <w:r w:rsidRPr="00613A8D">
        <w:rPr>
          <w:rFonts w:ascii="Times New Roman" w:eastAsia="Calibri" w:hAnsi="Times New Roman" w:cs="Times New Roman"/>
          <w:sz w:val="24"/>
          <w:szCs w:val="24"/>
        </w:rPr>
        <w:t>, and the effective sample size metrics. Appropriate changes to model hyper par</w:t>
      </w:r>
      <w:proofErr w:type="spellStart"/>
      <w:r w:rsidRPr="00613A8D">
        <w:rPr>
          <w:rFonts w:ascii="Times New Roman" w:eastAsia="Calibri" w:hAnsi="Times New Roman" w:cs="Times New Roman"/>
          <w:sz w:val="24"/>
          <w:szCs w:val="24"/>
        </w:rPr>
        <w:t>ameters</w:t>
      </w:r>
      <w:proofErr w:type="spellEnd"/>
      <w:r w:rsidRPr="00613A8D">
        <w:rPr>
          <w:rFonts w:ascii="Times New Roman" w:eastAsia="Calibri" w:hAnsi="Times New Roman" w:cs="Times New Roman"/>
          <w:sz w:val="24"/>
          <w:szCs w:val="24"/>
        </w:rPr>
        <w:t xml:space="preserve"> were made if evidence of non-convergence was found (e.g., increasing number of iterations or the </w:t>
      </w:r>
      <w:proofErr w:type="spellStart"/>
      <w:r w:rsidRPr="00613A8D">
        <w:rPr>
          <w:rFonts w:ascii="Times New Roman" w:eastAsia="Calibri" w:hAnsi="Times New Roman" w:cs="Times New Roman"/>
          <w:sz w:val="24"/>
          <w:szCs w:val="24"/>
        </w:rPr>
        <w:t>adapt_delta</w:t>
      </w:r>
      <w:proofErr w:type="spellEnd"/>
      <w:r w:rsidRPr="00613A8D">
        <w:rPr>
          <w:rFonts w:ascii="Times New Roman" w:eastAsia="Calibri" w:hAnsi="Times New Roman" w:cs="Times New Roman"/>
          <w:sz w:val="24"/>
          <w:szCs w:val="24"/>
        </w:rPr>
        <w:t xml:space="preserve"> parameter and refitting the model). </w:t>
      </w:r>
    </w:p>
    <w:p w14:paraId="2798D042" w14:textId="77777777" w:rsidR="00F1185C" w:rsidRPr="00F1185C" w:rsidRDefault="0029336C" w:rsidP="00F1185C">
      <w:pPr>
        <w:spacing w:line="480" w:lineRule="auto"/>
        <w:ind w:firstLine="0"/>
        <w:rPr>
          <w:rFonts w:ascii="Times New Roman" w:eastAsia="Calibri" w:hAnsi="Times New Roman" w:cs="Times New Roman"/>
          <w:b/>
          <w:i/>
          <w:iCs/>
          <w:sz w:val="24"/>
          <w:szCs w:val="24"/>
        </w:rPr>
      </w:pPr>
      <w:r w:rsidRPr="00F1185C">
        <w:rPr>
          <w:rFonts w:ascii="Times New Roman" w:eastAsia="Calibri" w:hAnsi="Times New Roman" w:cs="Times New Roman"/>
          <w:b/>
          <w:i/>
          <w:iCs/>
          <w:sz w:val="24"/>
          <w:szCs w:val="24"/>
        </w:rPr>
        <w:t xml:space="preserve">Parameter Estimation and Inference </w:t>
      </w:r>
    </w:p>
    <w:p w14:paraId="14D06075" w14:textId="70C7446C" w:rsidR="0029336C" w:rsidRPr="00613A8D" w:rsidRDefault="0029336C" w:rsidP="00F1185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Posterior distributions were summarized via a metric of central tendency, the Highest Maximum A Posteriori probability estimate (MAP). This was judged to be a preferable metric to the mean given the mean’s sensitivity to outliers. Estimation width was quantified via 95% Credible Intervals via asymmetric Highest Density Intervals (HDIs). In the linear models, estimates for subgroups were calculated via manipulation of the posterior probabilities (e.g., </w:t>
      </w:r>
      <w:r w:rsidR="00F7232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condition = intercept, Deepfaked condition = intercept + main effect for experiment condition, etc.; see R code implementation for details).</w:t>
      </w:r>
    </w:p>
    <w:p w14:paraId="19111AB5" w14:textId="77777777" w:rsidR="0029336C" w:rsidRPr="00613A8D" w:rsidRDefault="0029336C" w:rsidP="0029336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Bayesian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values were also produced for the sake of familiarity for many readers. These were derived from the proportion of the posterior samples that were in the predicted direction: Bayesian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 </w:t>
      </w:r>
      <m:oMath>
        <m:f>
          <m:fPr>
            <m:type m:val="lin"/>
            <m:ctrlPr>
              <w:rPr>
                <w:rFonts w:ascii="Cambria Math" w:eastAsia="Calibri" w:hAnsi="Cambria Math" w:cs="Times New Roman"/>
                <w:sz w:val="20"/>
                <w:szCs w:val="20"/>
              </w:rPr>
            </m:ctrlPr>
          </m:fPr>
          <m:num>
            <m:d>
              <m:dPr>
                <m:ctrlPr>
                  <w:rPr>
                    <w:rFonts w:ascii="Cambria Math" w:eastAsia="Calibri" w:hAnsi="Cambria Math" w:cs="Times New Roman"/>
                    <w:sz w:val="20"/>
                    <w:szCs w:val="20"/>
                  </w:rPr>
                </m:ctrlPr>
              </m:dPr>
              <m:e>
                <m:r>
                  <w:rPr>
                    <w:rFonts w:ascii="Cambria Math" w:eastAsia="Calibri" w:hAnsi="Cambria Math" w:cs="Times New Roman"/>
                    <w:sz w:val="20"/>
                    <w:szCs w:val="20"/>
                  </w:rPr>
                  <m:t>1-Ρ</m:t>
                </m:r>
                <m:d>
                  <m:dPr>
                    <m:ctrlPr>
                      <w:rPr>
                        <w:rFonts w:ascii="Cambria Math" w:eastAsia="Calibri" w:hAnsi="Cambria Math" w:cs="Times New Roman"/>
                        <w:sz w:val="20"/>
                        <w:szCs w:val="20"/>
                      </w:rPr>
                    </m:ctrlPr>
                  </m:dPr>
                  <m:e>
                    <m:r>
                      <w:rPr>
                        <w:rFonts w:ascii="Cambria Math" w:eastAsia="Calibri" w:hAnsi="Cambria Math" w:cs="Times New Roman"/>
                        <w:sz w:val="20"/>
                        <w:szCs w:val="20"/>
                      </w:rPr>
                      <m:t>Beta&gt;null</m:t>
                    </m:r>
                  </m:e>
                </m:d>
              </m:e>
            </m:d>
          </m:num>
          <m:den>
            <m:r>
              <w:rPr>
                <w:rFonts w:ascii="Cambria Math" w:eastAsia="Calibri" w:hAnsi="Cambria Math" w:cs="Times New Roman"/>
                <w:sz w:val="20"/>
                <w:szCs w:val="20"/>
              </w:rPr>
              <m:t>2</m:t>
            </m:r>
          </m:den>
        </m:f>
      </m:oMath>
      <w:r w:rsidRPr="00613A8D">
        <w:rPr>
          <w:rFonts w:ascii="Times New Roman" w:eastAsia="Calibri" w:hAnsi="Times New Roman" w:cs="Times New Roman"/>
          <w:sz w:val="24"/>
          <w:szCs w:val="24"/>
        </w:rPr>
        <w:t xml:space="preserve"> ≈ freq</w:t>
      </w:r>
      <w:proofErr w:type="spellStart"/>
      <w:r w:rsidRPr="00613A8D">
        <w:rPr>
          <w:rFonts w:ascii="Times New Roman" w:eastAsia="Calibri" w:hAnsi="Times New Roman" w:cs="Times New Roman"/>
          <w:sz w:val="24"/>
          <w:szCs w:val="24"/>
        </w:rPr>
        <w:t>uentist</w:t>
      </w:r>
      <w:proofErr w:type="spellEnd"/>
      <w:r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value (where </w:t>
      </w:r>
      <m:oMath>
        <m:r>
          <w:rPr>
            <w:rFonts w:ascii="Cambria Math" w:eastAsia="Calibri" w:hAnsi="Cambria Math" w:cs="Times New Roman"/>
            <w:sz w:val="20"/>
            <w:szCs w:val="20"/>
          </w:rPr>
          <m:t>null</m:t>
        </m:r>
      </m:oMath>
      <w:r w:rsidRPr="00613A8D">
        <w:rPr>
          <w:rFonts w:ascii="Times New Roman" w:eastAsia="Calibri" w:hAnsi="Times New Roman" w:cs="Times New Roman"/>
          <w:sz w:val="24"/>
          <w:szCs w:val="24"/>
        </w:rPr>
        <w:t xml:space="preserve"> refers to </w:t>
      </w:r>
      <m:oMath>
        <m:r>
          <w:rPr>
            <w:rFonts w:ascii="Cambria Math" w:eastAsia="Calibri" w:hAnsi="Cambria Math" w:cs="Times New Roman"/>
            <w:sz w:val="20"/>
            <w:szCs w:val="20"/>
          </w:rPr>
          <m:t>δ</m:t>
        </m:r>
      </m:oMath>
      <w:r w:rsidRPr="00613A8D">
        <w:rPr>
          <w:rFonts w:ascii="Times New Roman" w:eastAsia="Calibri" w:hAnsi="Times New Roman" w:cs="Times New Roman"/>
          <w:sz w:val="24"/>
          <w:szCs w:val="24"/>
        </w:rPr>
        <w:t xml:space="preserve"> = 0 in the linear models or IRR = 1 in the Poisson model). All three of these metrics were implemented using the bayestestR R package.</w:t>
      </w:r>
    </w:p>
    <w:p w14:paraId="651F62C5" w14:textId="77777777" w:rsidR="00F1185C" w:rsidRPr="00F1185C" w:rsidRDefault="0029336C" w:rsidP="00F1185C">
      <w:pPr>
        <w:spacing w:line="480" w:lineRule="auto"/>
        <w:ind w:firstLine="0"/>
        <w:rPr>
          <w:rFonts w:ascii="Times New Roman" w:eastAsia="Calibri" w:hAnsi="Times New Roman" w:cs="Times New Roman"/>
          <w:b/>
          <w:i/>
          <w:iCs/>
          <w:sz w:val="24"/>
          <w:szCs w:val="24"/>
        </w:rPr>
      </w:pPr>
      <w:r w:rsidRPr="00F1185C">
        <w:rPr>
          <w:rFonts w:ascii="Times New Roman" w:eastAsia="Calibri" w:hAnsi="Times New Roman" w:cs="Times New Roman"/>
          <w:b/>
          <w:i/>
          <w:iCs/>
          <w:sz w:val="24"/>
          <w:szCs w:val="24"/>
        </w:rPr>
        <w:t xml:space="preserve">Null-Hypothesis Test </w:t>
      </w:r>
    </w:p>
    <w:p w14:paraId="403A600E" w14:textId="66F1CBAC" w:rsidR="0029336C" w:rsidRPr="00613A8D" w:rsidRDefault="0029336C" w:rsidP="00F1185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Null-hypothesis tests (e.g., for H1, H4, and H5) were implemented via the inspection of the 95% Credible Intervals. If a CI’s lower bound was &gt; </w:t>
      </w:r>
      <m:oMath>
        <m:r>
          <w:rPr>
            <w:rFonts w:ascii="Cambria Math" w:eastAsia="Calibri" w:hAnsi="Cambria Math" w:cs="Times New Roman"/>
            <w:sz w:val="20"/>
            <w:szCs w:val="20"/>
          </w:rPr>
          <m:t>null</m:t>
        </m:r>
      </m:oMath>
      <w:r w:rsidRPr="00613A8D">
        <w:rPr>
          <w:rFonts w:ascii="Times New Roman" w:eastAsia="Calibri" w:hAnsi="Times New Roman" w:cs="Times New Roman"/>
          <w:sz w:val="24"/>
          <w:szCs w:val="24"/>
        </w:rPr>
        <w:t xml:space="preserve"> (where </w:t>
      </w:r>
      <m:oMath>
        <m:r>
          <w:rPr>
            <w:rFonts w:ascii="Cambria Math" w:eastAsia="Calibri" w:hAnsi="Cambria Math" w:cs="Times New Roman"/>
            <w:sz w:val="20"/>
            <w:szCs w:val="20"/>
          </w:rPr>
          <m:t>null</m:t>
        </m:r>
      </m:oMath>
      <w:r w:rsidRPr="00613A8D">
        <w:rPr>
          <w:rFonts w:ascii="Times New Roman" w:eastAsia="Calibri" w:hAnsi="Times New Roman" w:cs="Times New Roman"/>
          <w:sz w:val="24"/>
          <w:szCs w:val="24"/>
        </w:rPr>
        <w:t xml:space="preserve"> refers to </w:t>
      </w:r>
      <m:oMath>
        <m:r>
          <w:rPr>
            <w:rFonts w:ascii="Cambria Math" w:eastAsia="Calibri" w:hAnsi="Cambria Math" w:cs="Times New Roman"/>
            <w:sz w:val="20"/>
            <w:szCs w:val="20"/>
          </w:rPr>
          <m:t>δ</m:t>
        </m:r>
      </m:oMath>
      <w:r w:rsidRPr="00613A8D">
        <w:rPr>
          <w:rFonts w:ascii="Times New Roman" w:eastAsia="Calibri" w:hAnsi="Times New Roman" w:cs="Times New Roman"/>
          <w:sz w:val="24"/>
          <w:szCs w:val="24"/>
        </w:rPr>
        <w:t xml:space="preserve"> = 0 in the linear models or IRR = 1 in the Poisson model), this was considered evidence in support of the alternative hypothesis (e.g., that the estimated means differed).</w:t>
      </w:r>
    </w:p>
    <w:p w14:paraId="5F62598C" w14:textId="77777777" w:rsidR="00F1185C" w:rsidRPr="00F1185C" w:rsidRDefault="0029336C" w:rsidP="00F1185C">
      <w:pPr>
        <w:spacing w:line="480" w:lineRule="auto"/>
        <w:ind w:firstLine="0"/>
        <w:rPr>
          <w:rFonts w:ascii="Times New Roman" w:eastAsia="Calibri" w:hAnsi="Times New Roman" w:cs="Times New Roman"/>
          <w:b/>
          <w:i/>
          <w:iCs/>
          <w:sz w:val="24"/>
          <w:szCs w:val="24"/>
        </w:rPr>
      </w:pPr>
      <w:r w:rsidRPr="00F1185C">
        <w:rPr>
          <w:rFonts w:ascii="Times New Roman" w:eastAsia="Calibri" w:hAnsi="Times New Roman" w:cs="Times New Roman"/>
          <w:b/>
          <w:i/>
          <w:iCs/>
          <w:sz w:val="24"/>
          <w:szCs w:val="24"/>
        </w:rPr>
        <w:t xml:space="preserve">Non-Inferiority Tests </w:t>
      </w:r>
    </w:p>
    <w:p w14:paraId="1A83CBCF" w14:textId="736AB302" w:rsidR="0029336C" w:rsidRPr="00613A8D" w:rsidRDefault="0029336C" w:rsidP="00F1185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Non-inferiority tests (e.g., for H2) were implemented via the general method described by </w:t>
      </w:r>
      <w:proofErr w:type="spellStart"/>
      <w:r w:rsidRPr="00613A8D">
        <w:rPr>
          <w:rFonts w:ascii="Times New Roman" w:eastAsia="Calibri" w:hAnsi="Times New Roman" w:cs="Times New Roman"/>
          <w:sz w:val="24"/>
          <w:szCs w:val="24"/>
        </w:rPr>
        <w:t>Lakens</w:t>
      </w:r>
      <w:proofErr w:type="spellEnd"/>
      <w:r w:rsidRPr="00613A8D">
        <w:rPr>
          <w:rFonts w:ascii="Times New Roman" w:eastAsia="Calibri" w:hAnsi="Times New Roman" w:cs="Times New Roman"/>
          <w:sz w:val="24"/>
          <w:szCs w:val="24"/>
        </w:rPr>
        <w:t xml:space="preserve">, Scheel, and </w:t>
      </w:r>
      <w:proofErr w:type="spellStart"/>
      <w:r w:rsidRPr="00613A8D">
        <w:rPr>
          <w:rFonts w:ascii="Times New Roman" w:eastAsia="Calibri" w:hAnsi="Times New Roman" w:cs="Times New Roman"/>
          <w:sz w:val="24"/>
          <w:szCs w:val="24"/>
        </w:rPr>
        <w:t>Isager</w:t>
      </w:r>
      <w:proofErr w:type="spellEnd"/>
      <w:r w:rsidRPr="00613A8D">
        <w:rPr>
          <w:rFonts w:ascii="Times New Roman" w:eastAsia="Calibri" w:hAnsi="Times New Roman" w:cs="Times New Roman"/>
          <w:sz w:val="24"/>
          <w:szCs w:val="24"/>
        </w:rPr>
        <w:t xml:space="preserve"> (2018), albeit (1) applied to intervals derived from Bayesian </w:t>
      </w:r>
      <w:r w:rsidRPr="00613A8D">
        <w:rPr>
          <w:rFonts w:ascii="Times New Roman" w:eastAsia="Calibri" w:hAnsi="Times New Roman" w:cs="Times New Roman"/>
          <w:sz w:val="24"/>
          <w:szCs w:val="24"/>
        </w:rPr>
        <w:lastRenderedPageBreak/>
        <w:t xml:space="preserve">models and (2) applied unidirectionally (i.e., as a non-inferiority rather than equivalence test). Specifically, if the lower bound of the </w:t>
      </w:r>
      <w:r w:rsidRPr="00613A8D">
        <w:rPr>
          <w:rFonts w:ascii="Times New Roman" w:eastAsia="Calibri" w:hAnsi="Times New Roman" w:cs="Times New Roman"/>
          <w:sz w:val="24"/>
          <w:szCs w:val="24"/>
          <w:u w:val="single"/>
        </w:rPr>
        <w:t>95%</w:t>
      </w:r>
      <w:r w:rsidRPr="00613A8D">
        <w:rPr>
          <w:rFonts w:ascii="Times New Roman" w:eastAsia="Calibri" w:hAnsi="Times New Roman" w:cs="Times New Roman"/>
          <w:sz w:val="24"/>
          <w:szCs w:val="24"/>
        </w:rPr>
        <w:t xml:space="preserve"> CI of the </w:t>
      </w:r>
      <w:r w:rsidR="00F72323">
        <w:rPr>
          <w:rFonts w:ascii="Times New Roman" w:eastAsia="Calibri" w:hAnsi="Times New Roman" w:cs="Times New Roman"/>
          <w:sz w:val="24"/>
          <w:szCs w:val="24"/>
        </w:rPr>
        <w:t xml:space="preserve">authentic video </w:t>
      </w:r>
      <w:r w:rsidRPr="00613A8D">
        <w:rPr>
          <w:rFonts w:ascii="Times New Roman" w:eastAsia="Calibri" w:hAnsi="Times New Roman" w:cs="Times New Roman"/>
          <w:sz w:val="24"/>
          <w:szCs w:val="24"/>
        </w:rPr>
        <w:t xml:space="preserve">condition was &lt; the lower bound of the </w:t>
      </w:r>
      <w:r w:rsidRPr="00613A8D">
        <w:rPr>
          <w:rFonts w:ascii="Times New Roman" w:eastAsia="Calibri" w:hAnsi="Times New Roman" w:cs="Times New Roman"/>
          <w:sz w:val="24"/>
          <w:szCs w:val="24"/>
          <w:u w:val="single"/>
        </w:rPr>
        <w:t>90%</w:t>
      </w:r>
      <w:r w:rsidRPr="00613A8D">
        <w:rPr>
          <w:rFonts w:ascii="Times New Roman" w:eastAsia="Calibri" w:hAnsi="Times New Roman" w:cs="Times New Roman"/>
          <w:sz w:val="24"/>
          <w:szCs w:val="24"/>
        </w:rPr>
        <w:t xml:space="preserve"> CI of the Deepfaked </w:t>
      </w:r>
      <w:r w:rsidR="00F72323">
        <w:rPr>
          <w:rFonts w:ascii="Times New Roman" w:eastAsia="Calibri" w:hAnsi="Times New Roman" w:cs="Times New Roman"/>
          <w:sz w:val="24"/>
          <w:szCs w:val="24"/>
        </w:rPr>
        <w:t xml:space="preserve">video </w:t>
      </w:r>
      <w:r w:rsidRPr="00613A8D">
        <w:rPr>
          <w:rFonts w:ascii="Times New Roman" w:eastAsia="Calibri" w:hAnsi="Times New Roman" w:cs="Times New Roman"/>
          <w:sz w:val="24"/>
          <w:szCs w:val="24"/>
        </w:rPr>
        <w:t xml:space="preserve">condition (i.e., the difference between </w:t>
      </w:r>
      <w:r w:rsidR="00F72323">
        <w:rPr>
          <w:rFonts w:ascii="Times New Roman" w:eastAsia="Calibri" w:hAnsi="Times New Roman" w:cs="Times New Roman"/>
          <w:sz w:val="24"/>
          <w:szCs w:val="24"/>
        </w:rPr>
        <w:t xml:space="preserve">information </w:t>
      </w:r>
      <w:r w:rsidR="00F72323" w:rsidRPr="00F72323">
        <w:rPr>
          <w:rFonts w:ascii="Times New Roman" w:eastAsia="Calibri" w:hAnsi="Times New Roman" w:cs="Times New Roman"/>
          <w:i/>
          <w:iCs/>
          <w:sz w:val="24"/>
          <w:szCs w:val="24"/>
        </w:rPr>
        <w:t>Content</w:t>
      </w:r>
      <w:r w:rsidR="00F72323">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conditions in each subgroup), this was considered evidence in support of the alternative hypothesis (i.e., evidence of non-inferiority in estimated means; that Deepfakes are as good as </w:t>
      </w:r>
      <w:r w:rsidR="00F7232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content). </w:t>
      </w:r>
    </w:p>
    <w:p w14:paraId="05FFB978" w14:textId="5C3CFA53" w:rsidR="00F1185C" w:rsidRDefault="0029336C" w:rsidP="00F1185C">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In addition to this non-inferiority hypothesis test, which we note is a relatively strict test, an effect size was produced to characterize the magnitude of the effect size in the Deepfaked condition as a percentage of the </w:t>
      </w:r>
      <w:r w:rsidR="00F7232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condition. This was implemented by calculating a proportion for each posterior sample and then parameterizing this new distribution (via MAP and 95% HDI). In addition to the above non-inferiority test, we concluded that Deepfaked content produces substantively similar </w:t>
      </w:r>
      <w:r w:rsidR="0099017C">
        <w:rPr>
          <w:rFonts w:ascii="Times New Roman" w:eastAsia="Calibri" w:hAnsi="Times New Roman" w:cs="Times New Roman"/>
          <w:sz w:val="24"/>
          <w:szCs w:val="24"/>
        </w:rPr>
        <w:t xml:space="preserve">attitude </w:t>
      </w:r>
      <w:r w:rsidR="00F72323" w:rsidRPr="00613A8D">
        <w:rPr>
          <w:rFonts w:ascii="Times New Roman" w:eastAsia="Calibri" w:hAnsi="Times New Roman" w:cs="Times New Roman"/>
          <w:sz w:val="24"/>
          <w:szCs w:val="24"/>
        </w:rPr>
        <w:t>effect</w:t>
      </w:r>
      <w:r w:rsidR="00F72323">
        <w:rPr>
          <w:rFonts w:ascii="Times New Roman" w:eastAsia="Calibri" w:hAnsi="Times New Roman" w:cs="Times New Roman"/>
          <w:sz w:val="24"/>
          <w:szCs w:val="24"/>
        </w:rPr>
        <w:t>s</w:t>
      </w:r>
      <w:r w:rsidR="00F72323"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(in a continuous rather than categorical sense) by describing this estimate of comparative effect size (e.g., that the magnitude of the Deepfake condition was within ± 10% of </w:t>
      </w:r>
      <w:r w:rsidR="00F7232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content).</w:t>
      </w:r>
    </w:p>
    <w:p w14:paraId="7F0B141B" w14:textId="77777777" w:rsidR="00F1185C" w:rsidRPr="00F1185C" w:rsidRDefault="0029336C" w:rsidP="00F1185C">
      <w:pPr>
        <w:spacing w:line="480" w:lineRule="auto"/>
        <w:ind w:firstLine="0"/>
        <w:rPr>
          <w:rFonts w:ascii="Times New Roman" w:eastAsia="Calibri" w:hAnsi="Times New Roman" w:cs="Times New Roman"/>
          <w:b/>
          <w:i/>
          <w:iCs/>
          <w:sz w:val="24"/>
          <w:szCs w:val="24"/>
        </w:rPr>
      </w:pPr>
      <w:r w:rsidRPr="00F1185C">
        <w:rPr>
          <w:rFonts w:ascii="Times New Roman" w:eastAsia="Calibri" w:hAnsi="Times New Roman" w:cs="Times New Roman"/>
          <w:b/>
          <w:i/>
          <w:iCs/>
          <w:sz w:val="24"/>
          <w:szCs w:val="24"/>
        </w:rPr>
        <w:t xml:space="preserve">Classification Statistics </w:t>
      </w:r>
    </w:p>
    <w:p w14:paraId="0DBFD659" w14:textId="2A5C2C1A" w:rsidR="0029336C" w:rsidRDefault="0029336C" w:rsidP="00F1185C">
      <w:pPr>
        <w:spacing w:line="480" w:lineRule="auto"/>
        <w:ind w:firstLine="0"/>
        <w:rPr>
          <w:rFonts w:ascii="Times New Roman" w:eastAsia="Calibri" w:hAnsi="Times New Roman" w:cs="Times New Roman"/>
          <w:sz w:val="24"/>
          <w:szCs w:val="24"/>
        </w:rPr>
      </w:pPr>
      <w:r w:rsidRPr="00613A8D">
        <w:rPr>
          <w:rFonts w:ascii="Times New Roman" w:eastAsia="Calibri" w:hAnsi="Times New Roman" w:cs="Times New Roman"/>
          <w:sz w:val="24"/>
          <w:szCs w:val="24"/>
        </w:rPr>
        <w:t>Many have argued that no single classification metric is optimal. Therefore a confusion matrix and multiple classification metrics were calculated using the true status of the video content (</w:t>
      </w:r>
      <w:r w:rsidR="00F7232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or Deepfaked) and participants Deepfake detection responses, specifically: False Positive Rate, False Negative Rate, Balanced Accuracy, and </w:t>
      </w:r>
      <w:proofErr w:type="spellStart"/>
      <w:r w:rsidRPr="00613A8D">
        <w:rPr>
          <w:rFonts w:ascii="Times New Roman" w:eastAsia="Calibri" w:hAnsi="Times New Roman" w:cs="Times New Roman"/>
          <w:sz w:val="24"/>
          <w:szCs w:val="24"/>
        </w:rPr>
        <w:t>Informedness</w:t>
      </w:r>
      <w:proofErr w:type="spellEnd"/>
      <w:r w:rsidRPr="00613A8D">
        <w:rPr>
          <w:rFonts w:ascii="Times New Roman" w:eastAsia="Calibri" w:hAnsi="Times New Roman" w:cs="Times New Roman"/>
          <w:sz w:val="24"/>
          <w:szCs w:val="24"/>
        </w:rPr>
        <w:t xml:space="preserve"> (Youden’s </w:t>
      </w:r>
      <w:r w:rsidRPr="00613A8D">
        <w:rPr>
          <w:rFonts w:ascii="Times New Roman" w:eastAsia="Calibri" w:hAnsi="Times New Roman" w:cs="Times New Roman"/>
          <w:i/>
          <w:sz w:val="24"/>
          <w:szCs w:val="24"/>
        </w:rPr>
        <w:t>J</w:t>
      </w:r>
      <w:r w:rsidRPr="00613A8D">
        <w:rPr>
          <w:rFonts w:ascii="Times New Roman" w:eastAsia="Calibri" w:hAnsi="Times New Roman" w:cs="Times New Roman"/>
          <w:sz w:val="24"/>
          <w:szCs w:val="24"/>
        </w:rPr>
        <w:t>). 95% Confidence Intervals were bootstrapped using the case removal and percentile methods and 2000 iterations.</w:t>
      </w:r>
    </w:p>
    <w:p w14:paraId="2D14B524" w14:textId="0E75FBCD" w:rsidR="0099017C" w:rsidRDefault="0099017C" w:rsidP="00F1185C">
      <w:pPr>
        <w:spacing w:line="480" w:lineRule="auto"/>
        <w:ind w:firstLine="0"/>
        <w:rPr>
          <w:rFonts w:ascii="Times New Roman" w:eastAsia="Calibri" w:hAnsi="Times New Roman" w:cs="Times New Roman"/>
          <w:sz w:val="24"/>
          <w:szCs w:val="24"/>
        </w:rPr>
      </w:pPr>
    </w:p>
    <w:p w14:paraId="5F499327" w14:textId="249F3B67" w:rsidR="0099017C" w:rsidRDefault="0099017C" w:rsidP="00F1185C">
      <w:pPr>
        <w:spacing w:line="480" w:lineRule="auto"/>
        <w:ind w:firstLine="0"/>
        <w:rPr>
          <w:rFonts w:ascii="Times New Roman" w:eastAsia="Calibri" w:hAnsi="Times New Roman" w:cs="Times New Roman"/>
          <w:sz w:val="24"/>
          <w:szCs w:val="24"/>
        </w:rPr>
      </w:pPr>
    </w:p>
    <w:p w14:paraId="0BB6980B" w14:textId="76F38541" w:rsidR="0099017C" w:rsidRDefault="0099017C" w:rsidP="00F1185C">
      <w:pPr>
        <w:spacing w:line="480" w:lineRule="auto"/>
        <w:ind w:firstLine="0"/>
        <w:rPr>
          <w:rFonts w:ascii="Times New Roman" w:eastAsia="Calibri" w:hAnsi="Times New Roman" w:cs="Times New Roman"/>
          <w:sz w:val="24"/>
          <w:szCs w:val="24"/>
        </w:rPr>
      </w:pPr>
    </w:p>
    <w:p w14:paraId="774C15B5" w14:textId="77777777" w:rsidR="0099017C" w:rsidRDefault="0099017C" w:rsidP="00F1185C">
      <w:pPr>
        <w:spacing w:line="480" w:lineRule="auto"/>
        <w:ind w:firstLine="0"/>
        <w:rPr>
          <w:rFonts w:ascii="Times New Roman" w:eastAsia="Calibri" w:hAnsi="Times New Roman" w:cs="Times New Roman"/>
          <w:sz w:val="24"/>
          <w:szCs w:val="24"/>
        </w:rPr>
      </w:pPr>
    </w:p>
    <w:p w14:paraId="623A7F98" w14:textId="77777777" w:rsidR="00F4122A" w:rsidRPr="00613A8D" w:rsidRDefault="00F4122A" w:rsidP="00F4122A">
      <w:pPr>
        <w:spacing w:line="480" w:lineRule="auto"/>
        <w:ind w:firstLine="0"/>
        <w:rPr>
          <w:rFonts w:ascii="Times New Roman" w:eastAsia="Calibri" w:hAnsi="Times New Roman" w:cs="Times New Roman"/>
          <w:b/>
          <w:bCs/>
          <w:sz w:val="24"/>
          <w:szCs w:val="24"/>
        </w:rPr>
      </w:pPr>
      <w:r w:rsidRPr="00613A8D">
        <w:rPr>
          <w:rFonts w:ascii="Times New Roman" w:eastAsia="Calibri" w:hAnsi="Times New Roman" w:cs="Times New Roman"/>
          <w:b/>
          <w:bCs/>
          <w:sz w:val="24"/>
          <w:szCs w:val="24"/>
        </w:rPr>
        <w:lastRenderedPageBreak/>
        <w:t>Hypothesis Testing</w:t>
      </w:r>
    </w:p>
    <w:p w14:paraId="793DE6F9" w14:textId="6F405FFB" w:rsidR="00F4122A" w:rsidRPr="00613A8D" w:rsidRDefault="008668E5" w:rsidP="00F4122A">
      <w:pPr>
        <w:spacing w:line="480" w:lineRule="auto"/>
        <w:ind w:firstLine="0"/>
        <w:rPr>
          <w:rFonts w:ascii="Times New Roman" w:eastAsia="Calibri" w:hAnsi="Times New Roman" w:cs="Times New Roman"/>
          <w:b/>
          <w:i/>
          <w:sz w:val="24"/>
          <w:szCs w:val="20"/>
        </w:rPr>
      </w:pPr>
      <w:r>
        <w:rPr>
          <w:rFonts w:ascii="Times New Roman" w:eastAsia="Calibri" w:hAnsi="Times New Roman" w:cs="Times New Roman"/>
          <w:b/>
          <w:i/>
          <w:sz w:val="24"/>
          <w:szCs w:val="20"/>
        </w:rPr>
        <w:t>Deepfake</w:t>
      </w:r>
      <w:r w:rsidR="005F3AAA">
        <w:rPr>
          <w:rFonts w:ascii="Times New Roman" w:eastAsia="Calibri" w:hAnsi="Times New Roman" w:cs="Times New Roman"/>
          <w:b/>
          <w:i/>
          <w:sz w:val="24"/>
          <w:szCs w:val="20"/>
        </w:rPr>
        <w:t>s</w:t>
      </w:r>
      <w:r>
        <w:rPr>
          <w:rFonts w:ascii="Times New Roman" w:eastAsia="Calibri" w:hAnsi="Times New Roman" w:cs="Times New Roman"/>
          <w:b/>
          <w:i/>
          <w:sz w:val="24"/>
          <w:szCs w:val="20"/>
        </w:rPr>
        <w:t xml:space="preserve"> </w:t>
      </w:r>
      <w:r w:rsidR="008B6B07">
        <w:rPr>
          <w:rFonts w:ascii="Times New Roman" w:eastAsia="Calibri" w:hAnsi="Times New Roman" w:cs="Times New Roman"/>
          <w:b/>
          <w:i/>
          <w:sz w:val="24"/>
          <w:szCs w:val="20"/>
        </w:rPr>
        <w:t xml:space="preserve">Can Be Used to </w:t>
      </w:r>
      <w:r w:rsidR="0099017C">
        <w:rPr>
          <w:rFonts w:ascii="Times New Roman" w:eastAsia="Calibri" w:hAnsi="Times New Roman" w:cs="Times New Roman"/>
          <w:b/>
          <w:i/>
          <w:sz w:val="24"/>
          <w:szCs w:val="20"/>
        </w:rPr>
        <w:t xml:space="preserve">Manipulate </w:t>
      </w:r>
      <w:r w:rsidR="00775474">
        <w:rPr>
          <w:rFonts w:ascii="Times New Roman" w:eastAsia="Calibri" w:hAnsi="Times New Roman" w:cs="Times New Roman"/>
          <w:b/>
          <w:i/>
          <w:sz w:val="24"/>
          <w:szCs w:val="20"/>
        </w:rPr>
        <w:t xml:space="preserve">(Implicit) </w:t>
      </w:r>
      <w:r w:rsidR="00F4122A" w:rsidRPr="00613A8D">
        <w:rPr>
          <w:rFonts w:ascii="Times New Roman" w:eastAsia="Calibri" w:hAnsi="Times New Roman" w:cs="Times New Roman"/>
          <w:b/>
          <w:i/>
          <w:sz w:val="24"/>
          <w:szCs w:val="20"/>
        </w:rPr>
        <w:t xml:space="preserve">Attitudes and </w:t>
      </w:r>
      <w:r w:rsidR="0099017C">
        <w:rPr>
          <w:rFonts w:ascii="Times New Roman" w:eastAsia="Calibri" w:hAnsi="Times New Roman" w:cs="Times New Roman"/>
          <w:b/>
          <w:i/>
          <w:sz w:val="24"/>
          <w:szCs w:val="20"/>
        </w:rPr>
        <w:t xml:space="preserve">Sharing </w:t>
      </w:r>
      <w:r w:rsidR="00F4122A" w:rsidRPr="00613A8D">
        <w:rPr>
          <w:rFonts w:ascii="Times New Roman" w:eastAsia="Calibri" w:hAnsi="Times New Roman" w:cs="Times New Roman"/>
          <w:b/>
          <w:i/>
          <w:sz w:val="24"/>
          <w:szCs w:val="20"/>
        </w:rPr>
        <w:t>Intentions</w:t>
      </w:r>
    </w:p>
    <w:p w14:paraId="73021351" w14:textId="4D86061F" w:rsidR="005F3AAA" w:rsidRDefault="00D825E4" w:rsidP="00BE77DA">
      <w:pPr>
        <w:spacing w:line="480" w:lineRule="auto"/>
        <w:ind w:firstLine="706"/>
        <w:rPr>
          <w:rFonts w:ascii="Times New Roman" w:eastAsia="Calibri" w:hAnsi="Times New Roman" w:cs="Times New Roman"/>
          <w:sz w:val="24"/>
          <w:szCs w:val="24"/>
        </w:rPr>
      </w:pPr>
      <w:r>
        <w:rPr>
          <w:rFonts w:ascii="Times New Roman" w:eastAsia="Calibri" w:hAnsi="Times New Roman" w:cs="Times New Roman"/>
          <w:sz w:val="24"/>
          <w:szCs w:val="24"/>
        </w:rPr>
        <w:t xml:space="preserve">Analyses </w:t>
      </w:r>
      <w:r w:rsidR="00F4122A" w:rsidRPr="00613A8D">
        <w:rPr>
          <w:rFonts w:ascii="Times New Roman" w:eastAsia="Calibri" w:hAnsi="Times New Roman" w:cs="Times New Roman"/>
          <w:sz w:val="24"/>
          <w:szCs w:val="24"/>
        </w:rPr>
        <w:t>confirmed that self-reported attitudes (</w:t>
      </w:r>
      <w:r w:rsidR="00F4122A" w:rsidRPr="00613A8D">
        <w:rPr>
          <w:rFonts w:ascii="Times New Roman" w:eastAsia="Calibri" w:hAnsi="Times New Roman" w:cs="Times New Roman"/>
          <w:i/>
          <w:sz w:val="24"/>
          <w:szCs w:val="24"/>
        </w:rPr>
        <w:t>δ =</w:t>
      </w:r>
      <w:r w:rsidR="00F4122A" w:rsidRPr="00613A8D">
        <w:rPr>
          <w:rFonts w:ascii="Times New Roman" w:eastAsia="Calibri" w:hAnsi="Times New Roman" w:cs="Times New Roman"/>
          <w:sz w:val="24"/>
          <w:szCs w:val="24"/>
        </w:rPr>
        <w:t xml:space="preserve"> 2.3</w:t>
      </w:r>
      <w:r w:rsidR="00940DC7">
        <w:rPr>
          <w:rFonts w:ascii="Times New Roman" w:eastAsia="Calibri" w:hAnsi="Times New Roman" w:cs="Times New Roman"/>
          <w:sz w:val="24"/>
          <w:szCs w:val="24"/>
        </w:rPr>
        <w:t>8</w:t>
      </w:r>
      <w:r w:rsidR="00F4122A" w:rsidRPr="00613A8D">
        <w:rPr>
          <w:rFonts w:ascii="Times New Roman" w:eastAsia="Calibri" w:hAnsi="Times New Roman" w:cs="Times New Roman"/>
          <w:sz w:val="24"/>
          <w:szCs w:val="24"/>
        </w:rPr>
        <w:t>, 95% CI [2.15, 2.5</w:t>
      </w:r>
      <w:r w:rsidR="00940DC7">
        <w:rPr>
          <w:rFonts w:ascii="Times New Roman" w:eastAsia="Calibri" w:hAnsi="Times New Roman" w:cs="Times New Roman"/>
          <w:sz w:val="24"/>
          <w:szCs w:val="24"/>
        </w:rPr>
        <w:t>8</w:t>
      </w:r>
      <w:r w:rsidR="00F4122A" w:rsidRPr="00613A8D">
        <w:rPr>
          <w:rFonts w:ascii="Times New Roman" w:eastAsia="Calibri" w:hAnsi="Times New Roman" w:cs="Times New Roman"/>
          <w:sz w:val="24"/>
          <w:szCs w:val="24"/>
        </w:rPr>
        <w:t xml:space="preserve">],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 implicit attitudes (</w:t>
      </w:r>
      <w:r w:rsidR="00F4122A" w:rsidRPr="00613A8D">
        <w:rPr>
          <w:rFonts w:ascii="Times New Roman" w:eastAsia="Calibri" w:hAnsi="Times New Roman" w:cs="Times New Roman"/>
          <w:i/>
          <w:sz w:val="24"/>
          <w:szCs w:val="24"/>
        </w:rPr>
        <w:t>δ =</w:t>
      </w:r>
      <w:r w:rsidR="00F4122A" w:rsidRPr="00613A8D">
        <w:rPr>
          <w:rFonts w:ascii="Times New Roman" w:eastAsia="Calibri" w:hAnsi="Times New Roman" w:cs="Times New Roman"/>
          <w:sz w:val="24"/>
          <w:szCs w:val="24"/>
        </w:rPr>
        <w:t xml:space="preserve"> 1.3</w:t>
      </w:r>
      <w:r w:rsidR="00940DC7">
        <w:rPr>
          <w:rFonts w:ascii="Times New Roman" w:eastAsia="Calibri" w:hAnsi="Times New Roman" w:cs="Times New Roman"/>
          <w:sz w:val="24"/>
          <w:szCs w:val="24"/>
        </w:rPr>
        <w:t>7</w:t>
      </w:r>
      <w:r w:rsidR="00F4122A" w:rsidRPr="00613A8D">
        <w:rPr>
          <w:rFonts w:ascii="Times New Roman" w:eastAsia="Calibri" w:hAnsi="Times New Roman" w:cs="Times New Roman"/>
          <w:sz w:val="24"/>
          <w:szCs w:val="24"/>
        </w:rPr>
        <w:t xml:space="preserve">, 95% CI [1.14, 1.57],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 and </w:t>
      </w:r>
      <w:r w:rsidR="00201053">
        <w:rPr>
          <w:rFonts w:ascii="Times New Roman" w:eastAsia="Calibri" w:hAnsi="Times New Roman" w:cs="Times New Roman"/>
          <w:sz w:val="24"/>
          <w:szCs w:val="24"/>
        </w:rPr>
        <w:t xml:space="preserve">sharing </w:t>
      </w:r>
      <w:r w:rsidR="00F4122A" w:rsidRPr="00613A8D">
        <w:rPr>
          <w:rFonts w:ascii="Times New Roman" w:eastAsia="Calibri" w:hAnsi="Times New Roman" w:cs="Times New Roman"/>
          <w:sz w:val="24"/>
          <w:szCs w:val="24"/>
        </w:rPr>
        <w:t>intentions (</w:t>
      </w:r>
      <w:r w:rsidR="00F4122A" w:rsidRPr="00613A8D">
        <w:rPr>
          <w:rFonts w:ascii="Times New Roman" w:eastAsia="Calibri" w:hAnsi="Times New Roman" w:cs="Times New Roman"/>
          <w:i/>
          <w:sz w:val="24"/>
          <w:szCs w:val="24"/>
        </w:rPr>
        <w:t>δ</w:t>
      </w:r>
      <w:r w:rsidR="00F4122A" w:rsidRPr="00613A8D">
        <w:rPr>
          <w:rFonts w:ascii="Times New Roman" w:eastAsia="Calibri" w:hAnsi="Times New Roman" w:cs="Times New Roman"/>
          <w:sz w:val="24"/>
          <w:szCs w:val="24"/>
        </w:rPr>
        <w:t xml:space="preserve"> = 1.</w:t>
      </w:r>
      <w:r w:rsidR="00940DC7">
        <w:rPr>
          <w:rFonts w:ascii="Times New Roman" w:eastAsia="Calibri" w:hAnsi="Times New Roman" w:cs="Times New Roman"/>
          <w:sz w:val="24"/>
          <w:szCs w:val="24"/>
        </w:rPr>
        <w:t>69</w:t>
      </w:r>
      <w:r w:rsidR="00F4122A" w:rsidRPr="00613A8D">
        <w:rPr>
          <w:rFonts w:ascii="Times New Roman" w:eastAsia="Calibri" w:hAnsi="Times New Roman" w:cs="Times New Roman"/>
          <w:sz w:val="24"/>
          <w:szCs w:val="24"/>
        </w:rPr>
        <w:t>, 95% CI [1.4</w:t>
      </w:r>
      <w:r w:rsidR="00940DC7">
        <w:rPr>
          <w:rFonts w:ascii="Times New Roman" w:eastAsia="Calibri" w:hAnsi="Times New Roman" w:cs="Times New Roman"/>
          <w:sz w:val="24"/>
          <w:szCs w:val="24"/>
        </w:rPr>
        <w:t>9</w:t>
      </w:r>
      <w:r w:rsidR="00F4122A" w:rsidRPr="00613A8D">
        <w:rPr>
          <w:rFonts w:ascii="Times New Roman" w:eastAsia="Calibri" w:hAnsi="Times New Roman" w:cs="Times New Roman"/>
          <w:sz w:val="24"/>
          <w:szCs w:val="24"/>
        </w:rPr>
        <w:t>, 1.9</w:t>
      </w:r>
      <w:r w:rsidR="00940DC7">
        <w:rPr>
          <w:rFonts w:ascii="Times New Roman" w:eastAsia="Calibri" w:hAnsi="Times New Roman" w:cs="Times New Roman"/>
          <w:sz w:val="24"/>
          <w:szCs w:val="24"/>
        </w:rPr>
        <w:t>2</w:t>
      </w:r>
      <w:r w:rsidR="00F4122A" w:rsidRPr="00613A8D">
        <w:rPr>
          <w:rFonts w:ascii="Times New Roman" w:eastAsia="Calibri" w:hAnsi="Times New Roman" w:cs="Times New Roman"/>
          <w:sz w:val="24"/>
          <w:szCs w:val="24"/>
        </w:rPr>
        <w:t xml:space="preserve">],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w:t>
      </w:r>
      <w:r w:rsidR="005F3AAA">
        <w:rPr>
          <w:rFonts w:ascii="Times New Roman" w:eastAsia="Calibri" w:hAnsi="Times New Roman" w:cs="Times New Roman"/>
          <w:sz w:val="24"/>
          <w:szCs w:val="24"/>
        </w:rPr>
        <w:t xml:space="preserve"> all differed </w:t>
      </w:r>
      <w:r w:rsidR="00940DC7">
        <w:rPr>
          <w:rFonts w:ascii="Times New Roman" w:eastAsia="Calibri" w:hAnsi="Times New Roman" w:cs="Times New Roman"/>
          <w:sz w:val="24"/>
          <w:szCs w:val="24"/>
        </w:rPr>
        <w:t xml:space="preserve">depending on the </w:t>
      </w:r>
      <w:r w:rsidR="005F3AAA">
        <w:rPr>
          <w:rFonts w:ascii="Times New Roman" w:eastAsia="Calibri" w:hAnsi="Times New Roman" w:cs="Times New Roman"/>
          <w:sz w:val="24"/>
          <w:szCs w:val="24"/>
        </w:rPr>
        <w:t xml:space="preserve">informational </w:t>
      </w:r>
      <w:r w:rsidR="005F3AAA" w:rsidRPr="00D825E4">
        <w:rPr>
          <w:rFonts w:ascii="Times New Roman" w:eastAsia="Calibri" w:hAnsi="Times New Roman" w:cs="Times New Roman"/>
          <w:i/>
          <w:iCs/>
          <w:sz w:val="24"/>
          <w:szCs w:val="24"/>
        </w:rPr>
        <w:t>Content</w:t>
      </w:r>
      <w:r w:rsidR="005F3AAA">
        <w:rPr>
          <w:rFonts w:ascii="Times New Roman" w:eastAsia="Calibri" w:hAnsi="Times New Roman" w:cs="Times New Roman"/>
          <w:sz w:val="24"/>
          <w:szCs w:val="24"/>
        </w:rPr>
        <w:t xml:space="preserve"> </w:t>
      </w:r>
      <w:r w:rsidR="00940DC7">
        <w:rPr>
          <w:rFonts w:ascii="Times New Roman" w:eastAsia="Calibri" w:hAnsi="Times New Roman" w:cs="Times New Roman"/>
          <w:sz w:val="24"/>
          <w:szCs w:val="24"/>
        </w:rPr>
        <w:t xml:space="preserve">encountered </w:t>
      </w:r>
      <w:r w:rsidR="008B6B07">
        <w:rPr>
          <w:rFonts w:ascii="Times New Roman" w:eastAsia="Calibri" w:hAnsi="Times New Roman" w:cs="Times New Roman"/>
          <w:sz w:val="24"/>
          <w:szCs w:val="24"/>
        </w:rPr>
        <w:t xml:space="preserve">in </w:t>
      </w:r>
      <w:r w:rsidR="00940DC7">
        <w:rPr>
          <w:rFonts w:ascii="Times New Roman" w:eastAsia="Calibri" w:hAnsi="Times New Roman" w:cs="Times New Roman"/>
          <w:sz w:val="24"/>
          <w:szCs w:val="24"/>
        </w:rPr>
        <w:t xml:space="preserve">the </w:t>
      </w:r>
      <w:r w:rsidR="005F3AAA">
        <w:rPr>
          <w:rFonts w:ascii="Times New Roman" w:eastAsia="Calibri" w:hAnsi="Times New Roman" w:cs="Times New Roman"/>
          <w:sz w:val="24"/>
          <w:szCs w:val="24"/>
        </w:rPr>
        <w:t>Deepfake videos</w:t>
      </w:r>
      <w:r w:rsidR="008B6B07">
        <w:rPr>
          <w:rFonts w:ascii="Times New Roman" w:eastAsia="Calibri" w:hAnsi="Times New Roman" w:cs="Times New Roman"/>
          <w:sz w:val="24"/>
          <w:szCs w:val="24"/>
        </w:rPr>
        <w:t xml:space="preserve">. </w:t>
      </w:r>
      <w:r w:rsidR="00BE77DA">
        <w:rPr>
          <w:rFonts w:ascii="Times New Roman" w:eastAsia="Calibri" w:hAnsi="Times New Roman" w:cs="Times New Roman"/>
          <w:sz w:val="24"/>
          <w:szCs w:val="24"/>
        </w:rPr>
        <w:t xml:space="preserve">Put another way, Deepfaked content </w:t>
      </w:r>
      <w:r w:rsidR="008B6B07">
        <w:rPr>
          <w:rFonts w:ascii="Times New Roman" w:eastAsia="Calibri" w:hAnsi="Times New Roman" w:cs="Times New Roman"/>
          <w:sz w:val="24"/>
          <w:szCs w:val="24"/>
        </w:rPr>
        <w:t xml:space="preserve">shifted </w:t>
      </w:r>
      <w:r w:rsidR="00BE77DA">
        <w:rPr>
          <w:rFonts w:ascii="Times New Roman" w:eastAsia="Calibri" w:hAnsi="Times New Roman" w:cs="Times New Roman"/>
          <w:sz w:val="24"/>
          <w:szCs w:val="24"/>
        </w:rPr>
        <w:t xml:space="preserve">attitudes and intentions </w:t>
      </w:r>
      <w:r w:rsidR="008B6B07">
        <w:rPr>
          <w:rFonts w:ascii="Times New Roman" w:eastAsia="Calibri" w:hAnsi="Times New Roman" w:cs="Times New Roman"/>
          <w:sz w:val="24"/>
          <w:szCs w:val="24"/>
        </w:rPr>
        <w:t xml:space="preserve">in a positive direction </w:t>
      </w:r>
      <w:r w:rsidR="00BE77DA">
        <w:rPr>
          <w:rFonts w:ascii="Times New Roman" w:eastAsia="Calibri" w:hAnsi="Times New Roman" w:cs="Times New Roman"/>
          <w:sz w:val="24"/>
          <w:szCs w:val="24"/>
        </w:rPr>
        <w:t>when positive attitude</w:t>
      </w:r>
      <w:r w:rsidR="00E85225">
        <w:rPr>
          <w:rFonts w:ascii="Times New Roman" w:eastAsia="Calibri" w:hAnsi="Times New Roman" w:cs="Times New Roman"/>
          <w:sz w:val="24"/>
          <w:szCs w:val="24"/>
        </w:rPr>
        <w:t xml:space="preserve"> induction was applied</w:t>
      </w:r>
      <w:r w:rsidR="00BE77DA">
        <w:rPr>
          <w:rFonts w:ascii="Times New Roman" w:eastAsia="Calibri" w:hAnsi="Times New Roman" w:cs="Times New Roman"/>
          <w:sz w:val="24"/>
          <w:szCs w:val="24"/>
        </w:rPr>
        <w:t xml:space="preserve"> and in a </w:t>
      </w:r>
      <w:r w:rsidR="008B6B07">
        <w:rPr>
          <w:rFonts w:ascii="Times New Roman" w:eastAsia="Calibri" w:hAnsi="Times New Roman" w:cs="Times New Roman"/>
          <w:sz w:val="24"/>
          <w:szCs w:val="24"/>
        </w:rPr>
        <w:t xml:space="preserve">negative direction </w:t>
      </w:r>
      <w:r w:rsidR="00BE77DA">
        <w:rPr>
          <w:rFonts w:ascii="Times New Roman" w:eastAsia="Calibri" w:hAnsi="Times New Roman" w:cs="Times New Roman"/>
          <w:sz w:val="24"/>
          <w:szCs w:val="24"/>
        </w:rPr>
        <w:t xml:space="preserve">when </w:t>
      </w:r>
      <w:r w:rsidR="008B6B07">
        <w:rPr>
          <w:rFonts w:ascii="Times New Roman" w:eastAsia="Calibri" w:hAnsi="Times New Roman" w:cs="Times New Roman"/>
          <w:sz w:val="24"/>
          <w:szCs w:val="24"/>
        </w:rPr>
        <w:t>negative attitude</w:t>
      </w:r>
      <w:r w:rsidR="00E85225">
        <w:rPr>
          <w:rFonts w:ascii="Times New Roman" w:eastAsia="Calibri" w:hAnsi="Times New Roman" w:cs="Times New Roman"/>
          <w:sz w:val="24"/>
          <w:szCs w:val="24"/>
        </w:rPr>
        <w:t xml:space="preserve"> induction was applied</w:t>
      </w:r>
      <w:r w:rsidR="005F3AAA">
        <w:rPr>
          <w:rFonts w:ascii="Times New Roman" w:eastAsia="Calibri" w:hAnsi="Times New Roman" w:cs="Times New Roman"/>
          <w:sz w:val="24"/>
          <w:szCs w:val="24"/>
        </w:rPr>
        <w:t>.</w:t>
      </w:r>
      <w:r w:rsidR="00680470">
        <w:rPr>
          <w:rFonts w:ascii="Times New Roman" w:eastAsia="Calibri" w:hAnsi="Times New Roman" w:cs="Times New Roman"/>
          <w:sz w:val="24"/>
          <w:szCs w:val="24"/>
        </w:rPr>
        <w:t xml:space="preserve"> </w:t>
      </w:r>
      <w:r w:rsidR="008B6B07">
        <w:rPr>
          <w:rStyle w:val="FootnoteReference"/>
          <w:rFonts w:ascii="Times New Roman" w:eastAsia="Calibri" w:hAnsi="Times New Roman" w:cs="Times New Roman"/>
          <w:sz w:val="24"/>
          <w:szCs w:val="24"/>
        </w:rPr>
        <w:footnoteReference w:id="11"/>
      </w:r>
    </w:p>
    <w:p w14:paraId="6F7050B3" w14:textId="62B8755D" w:rsidR="00F4122A" w:rsidRPr="00613A8D" w:rsidRDefault="00F4122A" w:rsidP="005F3AAA">
      <w:pPr>
        <w:spacing w:line="480" w:lineRule="auto"/>
        <w:ind w:firstLine="0"/>
        <w:rPr>
          <w:rFonts w:ascii="Times New Roman" w:eastAsia="Calibri" w:hAnsi="Times New Roman" w:cs="Times New Roman"/>
          <w:b/>
          <w:i/>
          <w:sz w:val="24"/>
          <w:szCs w:val="20"/>
        </w:rPr>
      </w:pPr>
      <w:r w:rsidRPr="00613A8D">
        <w:rPr>
          <w:rFonts w:ascii="Times New Roman" w:eastAsia="Calibri" w:hAnsi="Times New Roman" w:cs="Times New Roman"/>
          <w:b/>
          <w:i/>
          <w:sz w:val="24"/>
          <w:szCs w:val="20"/>
        </w:rPr>
        <w:t>Deepfakes Influenc</w:t>
      </w:r>
      <w:r w:rsidR="005F3AAA">
        <w:rPr>
          <w:rFonts w:ascii="Times New Roman" w:eastAsia="Calibri" w:hAnsi="Times New Roman" w:cs="Times New Roman"/>
          <w:b/>
          <w:i/>
          <w:sz w:val="24"/>
          <w:szCs w:val="20"/>
        </w:rPr>
        <w:t>e</w:t>
      </w:r>
      <w:r w:rsidRPr="00613A8D">
        <w:rPr>
          <w:rFonts w:ascii="Times New Roman" w:eastAsia="Calibri" w:hAnsi="Times New Roman" w:cs="Times New Roman"/>
          <w:b/>
          <w:i/>
          <w:sz w:val="24"/>
          <w:szCs w:val="20"/>
        </w:rPr>
        <w:t xml:space="preserve"> Attitudes and Intentions</w:t>
      </w:r>
      <w:r w:rsidR="005F3AAA">
        <w:rPr>
          <w:rFonts w:ascii="Times New Roman" w:eastAsia="Calibri" w:hAnsi="Times New Roman" w:cs="Times New Roman"/>
          <w:b/>
          <w:i/>
          <w:sz w:val="24"/>
          <w:szCs w:val="20"/>
        </w:rPr>
        <w:t xml:space="preserve"> to a Similar Extent as Authentic Content</w:t>
      </w:r>
    </w:p>
    <w:p w14:paraId="42D4C662" w14:textId="52EA0D8E" w:rsidR="00F4122A" w:rsidRPr="007516E3" w:rsidRDefault="00F4122A" w:rsidP="007516E3">
      <w:pPr>
        <w:spacing w:line="480" w:lineRule="auto"/>
        <w:rPr>
          <w:rFonts w:ascii="Times New Roman" w:eastAsia="Calibri" w:hAnsi="Times New Roman" w:cs="Times New Roman"/>
          <w:sz w:val="24"/>
          <w:szCs w:val="24"/>
          <w:lang w:val="en-IE"/>
        </w:rPr>
      </w:pPr>
      <w:r w:rsidRPr="00613A8D">
        <w:rPr>
          <w:rFonts w:ascii="Times New Roman" w:eastAsia="Calibri" w:hAnsi="Times New Roman" w:cs="Times New Roman"/>
          <w:sz w:val="24"/>
          <w:szCs w:val="24"/>
        </w:rPr>
        <w:tab/>
      </w:r>
      <w:r w:rsidR="008D38D3">
        <w:rPr>
          <w:rFonts w:ascii="Times New Roman" w:eastAsia="Calibri" w:hAnsi="Times New Roman" w:cs="Times New Roman"/>
          <w:sz w:val="24"/>
          <w:szCs w:val="24"/>
        </w:rPr>
        <w:t>S</w:t>
      </w:r>
      <w:r w:rsidRPr="00613A8D">
        <w:rPr>
          <w:rFonts w:ascii="Times New Roman" w:eastAsia="Calibri" w:hAnsi="Times New Roman" w:cs="Times New Roman"/>
          <w:sz w:val="24"/>
          <w:szCs w:val="24"/>
        </w:rPr>
        <w:t xml:space="preserve">elf-reported attitudes induced by Deepfaked content were </w:t>
      </w:r>
      <w:r w:rsidR="008D38D3">
        <w:rPr>
          <w:rFonts w:ascii="Times New Roman" w:eastAsia="Calibri" w:hAnsi="Times New Roman" w:cs="Times New Roman"/>
          <w:sz w:val="24"/>
          <w:szCs w:val="24"/>
        </w:rPr>
        <w:t xml:space="preserve">slightly </w:t>
      </w:r>
      <w:r w:rsidRPr="00613A8D">
        <w:rPr>
          <w:rFonts w:ascii="Times New Roman" w:eastAsia="Calibri" w:hAnsi="Times New Roman" w:cs="Times New Roman"/>
          <w:sz w:val="24"/>
          <w:szCs w:val="24"/>
        </w:rPr>
        <w:t xml:space="preserve">inferior to </w:t>
      </w:r>
      <w:r w:rsidR="008D38D3">
        <w:rPr>
          <w:rFonts w:ascii="Times New Roman" w:eastAsia="Calibri" w:hAnsi="Times New Roman" w:cs="Times New Roman"/>
          <w:sz w:val="24"/>
          <w:szCs w:val="24"/>
        </w:rPr>
        <w:t xml:space="preserve">those established via authentic </w:t>
      </w:r>
      <w:r w:rsidRPr="00613A8D">
        <w:rPr>
          <w:rFonts w:ascii="Times New Roman" w:eastAsia="Calibri" w:hAnsi="Times New Roman" w:cs="Times New Roman"/>
          <w:sz w:val="24"/>
          <w:szCs w:val="24"/>
        </w:rPr>
        <w:t xml:space="preserve">content </w:t>
      </w:r>
      <w:r w:rsidRPr="00613A8D">
        <w:rPr>
          <w:rFonts w:ascii="Times New Roman" w:eastAsia="Calibri" w:hAnsi="Times New Roman" w:cs="Times New Roman"/>
          <w:sz w:val="24"/>
          <w:szCs w:val="24"/>
          <w:lang w:val="en-IE"/>
        </w:rPr>
        <w:t>(</w:t>
      </w:r>
      <w:r w:rsidRPr="00613A8D">
        <w:rPr>
          <w:rFonts w:ascii="Times New Roman" w:eastAsia="Calibri" w:hAnsi="Times New Roman" w:cs="Times New Roman"/>
          <w:sz w:val="24"/>
          <w:szCs w:val="24"/>
        </w:rPr>
        <w:t xml:space="preserve">genuine </w:t>
      </w:r>
      <w:r w:rsidRPr="00613A8D">
        <w:rPr>
          <w:rFonts w:ascii="Times New Roman" w:eastAsia="Calibri" w:hAnsi="Times New Roman" w:cs="Times New Roman"/>
          <w:sz w:val="24"/>
          <w:szCs w:val="24"/>
          <w:lang w:val="en-IE"/>
        </w:rPr>
        <w:t xml:space="preserve">lower </w:t>
      </w:r>
      <w:r w:rsidRPr="00613A8D">
        <w:rPr>
          <w:rFonts w:ascii="Times New Roman" w:eastAsia="Calibri" w:hAnsi="Times New Roman" w:cs="Times New Roman"/>
          <w:sz w:val="24"/>
          <w:szCs w:val="24"/>
        </w:rPr>
        <w:t>95% CI = 2.3</w:t>
      </w:r>
      <w:r w:rsidR="009557D1">
        <w:rPr>
          <w:rFonts w:ascii="Times New Roman" w:eastAsia="Calibri" w:hAnsi="Times New Roman" w:cs="Times New Roman"/>
          <w:sz w:val="24"/>
          <w:szCs w:val="24"/>
        </w:rPr>
        <w:t>7</w:t>
      </w:r>
      <w:r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lang w:val="en-IE"/>
        </w:rPr>
        <w:t xml:space="preserve">Deepfake lower </w:t>
      </w:r>
      <w:r w:rsidRPr="00613A8D">
        <w:rPr>
          <w:rFonts w:ascii="Times New Roman" w:eastAsia="Calibri" w:hAnsi="Times New Roman" w:cs="Times New Roman"/>
          <w:sz w:val="24"/>
          <w:szCs w:val="24"/>
        </w:rPr>
        <w:t>90% CI = 2.1</w:t>
      </w:r>
      <w:r w:rsidR="009557D1">
        <w:rPr>
          <w:rFonts w:ascii="Times New Roman" w:eastAsia="Calibri" w:hAnsi="Times New Roman" w:cs="Times New Roman"/>
          <w:sz w:val="24"/>
          <w:szCs w:val="24"/>
        </w:rPr>
        <w:t>5</w:t>
      </w:r>
      <w:r w:rsidRPr="00613A8D">
        <w:rPr>
          <w:rFonts w:ascii="Times New Roman" w:eastAsia="Calibri" w:hAnsi="Times New Roman" w:cs="Times New Roman"/>
          <w:sz w:val="24"/>
          <w:szCs w:val="24"/>
        </w:rPr>
        <w:t xml:space="preserve">). </w:t>
      </w:r>
      <w:r w:rsidR="007516E3">
        <w:rPr>
          <w:rFonts w:ascii="Times New Roman" w:eastAsia="Calibri" w:hAnsi="Times New Roman" w:cs="Times New Roman"/>
          <w:sz w:val="24"/>
          <w:szCs w:val="24"/>
        </w:rPr>
        <w:t>Stated m</w:t>
      </w:r>
      <w:r w:rsidR="008D38D3">
        <w:rPr>
          <w:rFonts w:ascii="Times New Roman" w:eastAsia="Calibri" w:hAnsi="Times New Roman" w:cs="Times New Roman"/>
          <w:sz w:val="24"/>
          <w:szCs w:val="24"/>
        </w:rPr>
        <w:t>ore precisely</w:t>
      </w:r>
      <w:r w:rsidRPr="00613A8D">
        <w:rPr>
          <w:rFonts w:ascii="Times New Roman" w:eastAsia="Calibri" w:hAnsi="Times New Roman" w:cs="Times New Roman"/>
          <w:sz w:val="24"/>
          <w:szCs w:val="24"/>
        </w:rPr>
        <w:t xml:space="preserve">, </w:t>
      </w:r>
      <w:r w:rsidR="009557D1">
        <w:rPr>
          <w:rFonts w:ascii="Times New Roman" w:eastAsia="Calibri" w:hAnsi="Times New Roman" w:cs="Times New Roman"/>
          <w:sz w:val="24"/>
          <w:szCs w:val="24"/>
        </w:rPr>
        <w:t xml:space="preserve">Deepfaked videos </w:t>
      </w:r>
      <w:r w:rsidRPr="00613A8D">
        <w:rPr>
          <w:rFonts w:ascii="Times New Roman" w:eastAsia="Calibri" w:hAnsi="Times New Roman" w:cs="Times New Roman"/>
          <w:sz w:val="24"/>
          <w:szCs w:val="24"/>
        </w:rPr>
        <w:t xml:space="preserve">were </w:t>
      </w:r>
      <w:r w:rsidRPr="00613A8D">
        <w:rPr>
          <w:rFonts w:ascii="Times New Roman" w:eastAsia="Calibri" w:hAnsi="Times New Roman" w:cs="Times New Roman"/>
          <w:sz w:val="24"/>
          <w:szCs w:val="24"/>
          <w:lang w:val="en-IE"/>
        </w:rPr>
        <w:t>91.</w:t>
      </w:r>
      <w:r w:rsidR="009557D1">
        <w:rPr>
          <w:rFonts w:ascii="Times New Roman" w:eastAsia="Calibri" w:hAnsi="Times New Roman" w:cs="Times New Roman"/>
          <w:sz w:val="24"/>
          <w:szCs w:val="24"/>
          <w:lang w:val="en-IE"/>
        </w:rPr>
        <w:t>1</w:t>
      </w:r>
      <w:r w:rsidRPr="00613A8D">
        <w:rPr>
          <w:rFonts w:ascii="Times New Roman" w:eastAsia="Calibri" w:hAnsi="Times New Roman" w:cs="Times New Roman"/>
          <w:sz w:val="24"/>
          <w:szCs w:val="24"/>
          <w:lang w:val="en-IE"/>
        </w:rPr>
        <w:t>% (95% CI [80.2, 103.</w:t>
      </w:r>
      <w:r w:rsidR="009557D1">
        <w:rPr>
          <w:rFonts w:ascii="Times New Roman" w:eastAsia="Calibri" w:hAnsi="Times New Roman" w:cs="Times New Roman"/>
          <w:sz w:val="24"/>
          <w:szCs w:val="24"/>
          <w:lang w:val="en-IE"/>
        </w:rPr>
        <w:t>1</w:t>
      </w:r>
      <w:r w:rsidRPr="00613A8D">
        <w:rPr>
          <w:rFonts w:ascii="Times New Roman" w:eastAsia="Calibri" w:hAnsi="Times New Roman" w:cs="Times New Roman"/>
          <w:sz w:val="24"/>
          <w:szCs w:val="24"/>
          <w:lang w:val="en-IE"/>
        </w:rPr>
        <w:t xml:space="preserve">]) as effective in changing self-reported attitudes </w:t>
      </w:r>
      <w:r w:rsidR="008D38D3">
        <w:rPr>
          <w:rFonts w:ascii="Times New Roman" w:eastAsia="Calibri" w:hAnsi="Times New Roman" w:cs="Times New Roman"/>
          <w:sz w:val="24"/>
          <w:szCs w:val="24"/>
          <w:lang w:val="en-IE"/>
        </w:rPr>
        <w:t>compared to authentic content</w:t>
      </w:r>
      <w:r w:rsidRPr="00613A8D">
        <w:rPr>
          <w:rFonts w:ascii="Times New Roman" w:eastAsia="Calibri" w:hAnsi="Times New Roman" w:cs="Times New Roman"/>
          <w:sz w:val="24"/>
          <w:szCs w:val="24"/>
          <w:lang w:val="en-IE"/>
        </w:rPr>
        <w:t xml:space="preserve">. A different pattern emerged for implicit attitudes </w:t>
      </w:r>
      <w:r w:rsidRPr="00613A8D">
        <w:rPr>
          <w:rFonts w:ascii="Times New Roman" w:eastAsia="Calibri" w:hAnsi="Times New Roman" w:cs="Times New Roman"/>
          <w:sz w:val="24"/>
          <w:szCs w:val="24"/>
        </w:rPr>
        <w:t>(</w:t>
      </w:r>
      <w:proofErr w:type="spellStart"/>
      <w:r w:rsidRPr="00613A8D">
        <w:rPr>
          <w:rFonts w:ascii="Times New Roman" w:eastAsia="Calibri" w:hAnsi="Times New Roman" w:cs="Times New Roman"/>
          <w:sz w:val="24"/>
          <w:szCs w:val="24"/>
        </w:rPr>
        <w:t>pIAT</w:t>
      </w:r>
      <w:proofErr w:type="spellEnd"/>
      <w:r w:rsidRPr="00613A8D">
        <w:rPr>
          <w:rFonts w:ascii="Times New Roman" w:eastAsia="Calibri" w:hAnsi="Times New Roman" w:cs="Times New Roman"/>
          <w:sz w:val="24"/>
          <w:szCs w:val="24"/>
        </w:rPr>
        <w:t xml:space="preserve"> scores): Deepfaked </w:t>
      </w:r>
      <w:r w:rsidR="009557D1">
        <w:rPr>
          <w:rFonts w:ascii="Times New Roman" w:eastAsia="Calibri" w:hAnsi="Times New Roman" w:cs="Times New Roman"/>
          <w:sz w:val="24"/>
          <w:szCs w:val="24"/>
        </w:rPr>
        <w:t xml:space="preserve">videos were </w:t>
      </w:r>
      <w:r w:rsidRPr="00613A8D">
        <w:rPr>
          <w:rFonts w:ascii="Times New Roman" w:eastAsia="Calibri" w:hAnsi="Times New Roman" w:cs="Times New Roman"/>
          <w:sz w:val="24"/>
          <w:szCs w:val="24"/>
        </w:rPr>
        <w:t xml:space="preserve">non-inferior to </w:t>
      </w:r>
      <w:r w:rsidR="007516E3">
        <w:rPr>
          <w:rFonts w:ascii="Times New Roman" w:eastAsia="Calibri" w:hAnsi="Times New Roman" w:cs="Times New Roman"/>
          <w:sz w:val="24"/>
          <w:szCs w:val="24"/>
        </w:rPr>
        <w:t xml:space="preserve">authentic </w:t>
      </w:r>
      <w:r w:rsidRPr="00613A8D">
        <w:rPr>
          <w:rFonts w:ascii="Times New Roman" w:eastAsia="Calibri" w:hAnsi="Times New Roman" w:cs="Times New Roman"/>
          <w:sz w:val="24"/>
          <w:szCs w:val="24"/>
        </w:rPr>
        <w:t xml:space="preserve">content </w:t>
      </w:r>
      <w:r w:rsidRPr="00613A8D">
        <w:rPr>
          <w:rFonts w:ascii="Times New Roman" w:eastAsia="Calibri" w:hAnsi="Times New Roman" w:cs="Times New Roman"/>
          <w:sz w:val="24"/>
          <w:szCs w:val="24"/>
          <w:lang w:val="en-IE"/>
        </w:rPr>
        <w:t>(</w:t>
      </w:r>
      <w:r w:rsidRPr="00613A8D">
        <w:rPr>
          <w:rFonts w:ascii="Times New Roman" w:eastAsia="Calibri" w:hAnsi="Times New Roman" w:cs="Times New Roman"/>
          <w:sz w:val="24"/>
          <w:szCs w:val="24"/>
        </w:rPr>
        <w:t xml:space="preserve">genuine </w:t>
      </w:r>
      <w:r w:rsidRPr="00613A8D">
        <w:rPr>
          <w:rFonts w:ascii="Times New Roman" w:eastAsia="Calibri" w:hAnsi="Times New Roman" w:cs="Times New Roman"/>
          <w:sz w:val="24"/>
          <w:szCs w:val="24"/>
          <w:lang w:val="en-IE"/>
        </w:rPr>
        <w:t xml:space="preserve">lower </w:t>
      </w:r>
      <w:r w:rsidRPr="00613A8D">
        <w:rPr>
          <w:rFonts w:ascii="Times New Roman" w:eastAsia="Calibri" w:hAnsi="Times New Roman" w:cs="Times New Roman"/>
          <w:sz w:val="24"/>
          <w:szCs w:val="24"/>
        </w:rPr>
        <w:t>95% CI = 1.1</w:t>
      </w:r>
      <w:r w:rsidR="009557D1">
        <w:rPr>
          <w:rFonts w:ascii="Times New Roman" w:eastAsia="Calibri" w:hAnsi="Times New Roman" w:cs="Times New Roman"/>
          <w:sz w:val="24"/>
          <w:szCs w:val="24"/>
        </w:rPr>
        <w:t>6</w:t>
      </w:r>
      <w:r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lang w:val="en-IE"/>
        </w:rPr>
        <w:t xml:space="preserve">Deepfake lower </w:t>
      </w:r>
      <w:r w:rsidRPr="00613A8D">
        <w:rPr>
          <w:rFonts w:ascii="Times New Roman" w:eastAsia="Calibri" w:hAnsi="Times New Roman" w:cs="Times New Roman"/>
          <w:sz w:val="24"/>
          <w:szCs w:val="24"/>
        </w:rPr>
        <w:t>90% CI = 1.1</w:t>
      </w:r>
      <w:r w:rsidR="009557D1">
        <w:rPr>
          <w:rFonts w:ascii="Times New Roman" w:eastAsia="Calibri" w:hAnsi="Times New Roman" w:cs="Times New Roman"/>
          <w:sz w:val="24"/>
          <w:szCs w:val="24"/>
        </w:rPr>
        <w:t>4</w:t>
      </w:r>
      <w:r w:rsidRPr="00613A8D">
        <w:rPr>
          <w:rFonts w:ascii="Times New Roman" w:eastAsia="Calibri" w:hAnsi="Times New Roman" w:cs="Times New Roman"/>
          <w:sz w:val="24"/>
          <w:szCs w:val="24"/>
        </w:rPr>
        <w:t>)</w:t>
      </w:r>
      <w:r w:rsidR="007516E3">
        <w:rPr>
          <w:rFonts w:ascii="Times New Roman" w:eastAsia="Calibri" w:hAnsi="Times New Roman" w:cs="Times New Roman"/>
          <w:sz w:val="24"/>
          <w:szCs w:val="24"/>
        </w:rPr>
        <w:t xml:space="preserve">, and </w:t>
      </w:r>
      <w:r w:rsidRPr="00613A8D">
        <w:rPr>
          <w:rFonts w:ascii="Times New Roman" w:eastAsia="Calibri" w:hAnsi="Times New Roman" w:cs="Times New Roman"/>
          <w:sz w:val="24"/>
          <w:szCs w:val="24"/>
          <w:lang w:val="en-IE"/>
        </w:rPr>
        <w:t>was 96.</w:t>
      </w:r>
      <w:r w:rsidR="009557D1">
        <w:rPr>
          <w:rFonts w:ascii="Times New Roman" w:eastAsia="Calibri" w:hAnsi="Times New Roman" w:cs="Times New Roman"/>
          <w:sz w:val="24"/>
          <w:szCs w:val="24"/>
          <w:lang w:val="en-IE"/>
        </w:rPr>
        <w:t>9</w:t>
      </w:r>
      <w:r w:rsidRPr="00613A8D">
        <w:rPr>
          <w:rFonts w:ascii="Times New Roman" w:eastAsia="Calibri" w:hAnsi="Times New Roman" w:cs="Times New Roman"/>
          <w:sz w:val="24"/>
          <w:szCs w:val="24"/>
          <w:lang w:val="en-IE"/>
        </w:rPr>
        <w:t>% (95% CI [7</w:t>
      </w:r>
      <w:r w:rsidR="009557D1">
        <w:rPr>
          <w:rFonts w:ascii="Times New Roman" w:eastAsia="Calibri" w:hAnsi="Times New Roman" w:cs="Times New Roman"/>
          <w:sz w:val="24"/>
          <w:szCs w:val="24"/>
          <w:lang w:val="en-IE"/>
        </w:rPr>
        <w:t>5</w:t>
      </w:r>
      <w:r w:rsidRPr="00613A8D">
        <w:rPr>
          <w:rFonts w:ascii="Times New Roman" w:eastAsia="Calibri" w:hAnsi="Times New Roman" w:cs="Times New Roman"/>
          <w:sz w:val="24"/>
          <w:szCs w:val="24"/>
          <w:lang w:val="en-IE"/>
        </w:rPr>
        <w:t>.</w:t>
      </w:r>
      <w:r w:rsidR="009557D1">
        <w:rPr>
          <w:rFonts w:ascii="Times New Roman" w:eastAsia="Calibri" w:hAnsi="Times New Roman" w:cs="Times New Roman"/>
          <w:sz w:val="24"/>
          <w:szCs w:val="24"/>
          <w:lang w:val="en-IE"/>
        </w:rPr>
        <w:t>9</w:t>
      </w:r>
      <w:r w:rsidRPr="00613A8D">
        <w:rPr>
          <w:rFonts w:ascii="Times New Roman" w:eastAsia="Calibri" w:hAnsi="Times New Roman" w:cs="Times New Roman"/>
          <w:sz w:val="24"/>
          <w:szCs w:val="24"/>
          <w:lang w:val="en-IE"/>
        </w:rPr>
        <w:t>, 12</w:t>
      </w:r>
      <w:r w:rsidR="009557D1">
        <w:rPr>
          <w:rFonts w:ascii="Times New Roman" w:eastAsia="Calibri" w:hAnsi="Times New Roman" w:cs="Times New Roman"/>
          <w:sz w:val="24"/>
          <w:szCs w:val="24"/>
          <w:lang w:val="en-IE"/>
        </w:rPr>
        <w:t>0</w:t>
      </w:r>
      <w:r w:rsidRPr="00613A8D">
        <w:rPr>
          <w:rFonts w:ascii="Times New Roman" w:eastAsia="Calibri" w:hAnsi="Times New Roman" w:cs="Times New Roman"/>
          <w:sz w:val="24"/>
          <w:szCs w:val="24"/>
          <w:lang w:val="en-IE"/>
        </w:rPr>
        <w:t>.</w:t>
      </w:r>
      <w:r w:rsidR="009557D1">
        <w:rPr>
          <w:rFonts w:ascii="Times New Roman" w:eastAsia="Calibri" w:hAnsi="Times New Roman" w:cs="Times New Roman"/>
          <w:sz w:val="24"/>
          <w:szCs w:val="24"/>
          <w:lang w:val="en-IE"/>
        </w:rPr>
        <w:t>9</w:t>
      </w:r>
      <w:r w:rsidRPr="00613A8D">
        <w:rPr>
          <w:rFonts w:ascii="Times New Roman" w:eastAsia="Calibri" w:hAnsi="Times New Roman" w:cs="Times New Roman"/>
          <w:sz w:val="24"/>
          <w:szCs w:val="24"/>
          <w:lang w:val="en-IE"/>
        </w:rPr>
        <w:t xml:space="preserve">]) as effective in changing implicit attitudes as </w:t>
      </w:r>
      <w:r w:rsidR="007516E3">
        <w:rPr>
          <w:rFonts w:ascii="Times New Roman" w:eastAsia="Calibri" w:hAnsi="Times New Roman" w:cs="Times New Roman"/>
          <w:sz w:val="24"/>
          <w:szCs w:val="24"/>
          <w:lang w:val="en-IE"/>
        </w:rPr>
        <w:t>authentic videos</w:t>
      </w:r>
      <w:r w:rsidRPr="00613A8D">
        <w:rPr>
          <w:rFonts w:ascii="Times New Roman" w:eastAsia="Calibri" w:hAnsi="Times New Roman" w:cs="Times New Roman"/>
          <w:sz w:val="24"/>
          <w:szCs w:val="24"/>
          <w:lang w:val="en-IE"/>
        </w:rPr>
        <w:t xml:space="preserve">. Finally, behavioural </w:t>
      </w:r>
      <w:r w:rsidRPr="00613A8D">
        <w:rPr>
          <w:rFonts w:ascii="Times New Roman" w:eastAsia="Calibri" w:hAnsi="Times New Roman" w:cs="Times New Roman"/>
          <w:sz w:val="24"/>
          <w:szCs w:val="24"/>
        </w:rPr>
        <w:t xml:space="preserve">intentions induced by Deepfaked content </w:t>
      </w:r>
      <w:r w:rsidR="007516E3">
        <w:rPr>
          <w:rFonts w:ascii="Times New Roman" w:eastAsia="Calibri" w:hAnsi="Times New Roman" w:cs="Times New Roman"/>
          <w:sz w:val="24"/>
          <w:szCs w:val="24"/>
        </w:rPr>
        <w:t>(</w:t>
      </w:r>
      <w:r w:rsidR="007516E3" w:rsidRPr="00613A8D">
        <w:rPr>
          <w:rFonts w:ascii="Times New Roman" w:eastAsia="Calibri" w:hAnsi="Times New Roman" w:cs="Times New Roman"/>
          <w:sz w:val="24"/>
          <w:szCs w:val="24"/>
          <w:lang w:val="en-IE"/>
        </w:rPr>
        <w:t xml:space="preserve">lower </w:t>
      </w:r>
      <w:r w:rsidR="007516E3" w:rsidRPr="00613A8D">
        <w:rPr>
          <w:rFonts w:ascii="Times New Roman" w:eastAsia="Calibri" w:hAnsi="Times New Roman" w:cs="Times New Roman"/>
          <w:sz w:val="24"/>
          <w:szCs w:val="24"/>
        </w:rPr>
        <w:t>90% CI = 1.</w:t>
      </w:r>
      <w:r w:rsidR="009557D1">
        <w:rPr>
          <w:rFonts w:ascii="Times New Roman" w:eastAsia="Calibri" w:hAnsi="Times New Roman" w:cs="Times New Roman"/>
          <w:sz w:val="24"/>
          <w:szCs w:val="24"/>
        </w:rPr>
        <w:t>49</w:t>
      </w:r>
      <w:r w:rsidR="007516E3">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 xml:space="preserve">were non-inferior to </w:t>
      </w:r>
      <w:r w:rsidR="007516E3">
        <w:rPr>
          <w:rFonts w:ascii="Times New Roman" w:eastAsia="Calibri" w:hAnsi="Times New Roman" w:cs="Times New Roman"/>
          <w:sz w:val="24"/>
          <w:szCs w:val="24"/>
        </w:rPr>
        <w:t xml:space="preserve">those established via authentic </w:t>
      </w:r>
      <w:r w:rsidRPr="00613A8D">
        <w:rPr>
          <w:rFonts w:ascii="Times New Roman" w:eastAsia="Calibri" w:hAnsi="Times New Roman" w:cs="Times New Roman"/>
          <w:sz w:val="24"/>
          <w:szCs w:val="24"/>
        </w:rPr>
        <w:t xml:space="preserve">content </w:t>
      </w:r>
      <w:r w:rsidRPr="00613A8D">
        <w:rPr>
          <w:rFonts w:ascii="Times New Roman" w:eastAsia="Calibri" w:hAnsi="Times New Roman" w:cs="Times New Roman"/>
          <w:sz w:val="24"/>
          <w:szCs w:val="24"/>
          <w:lang w:val="en-IE"/>
        </w:rPr>
        <w:t xml:space="preserve">(lower </w:t>
      </w:r>
      <w:r w:rsidRPr="00613A8D">
        <w:rPr>
          <w:rFonts w:ascii="Times New Roman" w:eastAsia="Calibri" w:hAnsi="Times New Roman" w:cs="Times New Roman"/>
          <w:sz w:val="24"/>
          <w:szCs w:val="24"/>
        </w:rPr>
        <w:t>95% CI = 1.50)</w:t>
      </w:r>
      <w:r w:rsidR="007516E3">
        <w:rPr>
          <w:rFonts w:ascii="Times New Roman" w:eastAsia="Calibri" w:hAnsi="Times New Roman" w:cs="Times New Roman"/>
          <w:sz w:val="24"/>
          <w:szCs w:val="24"/>
        </w:rPr>
        <w:t xml:space="preserve">, with Deepfakes </w:t>
      </w:r>
      <w:r w:rsidRPr="00613A8D">
        <w:rPr>
          <w:rFonts w:ascii="Times New Roman" w:eastAsia="Calibri" w:hAnsi="Times New Roman" w:cs="Times New Roman"/>
          <w:sz w:val="24"/>
          <w:szCs w:val="24"/>
          <w:lang w:val="en-IE"/>
        </w:rPr>
        <w:t>97.9% (95% CI [8</w:t>
      </w:r>
      <w:r w:rsidR="009557D1">
        <w:rPr>
          <w:rFonts w:ascii="Times New Roman" w:eastAsia="Calibri" w:hAnsi="Times New Roman" w:cs="Times New Roman"/>
          <w:sz w:val="24"/>
          <w:szCs w:val="24"/>
          <w:lang w:val="en-IE"/>
        </w:rPr>
        <w:t>0</w:t>
      </w:r>
      <w:r w:rsidRPr="00613A8D">
        <w:rPr>
          <w:rFonts w:ascii="Times New Roman" w:eastAsia="Calibri" w:hAnsi="Times New Roman" w:cs="Times New Roman"/>
          <w:sz w:val="24"/>
          <w:szCs w:val="24"/>
          <w:lang w:val="en-IE"/>
        </w:rPr>
        <w:t>.</w:t>
      </w:r>
      <w:r w:rsidR="009557D1">
        <w:rPr>
          <w:rFonts w:ascii="Times New Roman" w:eastAsia="Calibri" w:hAnsi="Times New Roman" w:cs="Times New Roman"/>
          <w:sz w:val="24"/>
          <w:szCs w:val="24"/>
          <w:lang w:val="en-IE"/>
        </w:rPr>
        <w:t>5</w:t>
      </w:r>
      <w:r w:rsidRPr="00613A8D">
        <w:rPr>
          <w:rFonts w:ascii="Times New Roman" w:eastAsia="Calibri" w:hAnsi="Times New Roman" w:cs="Times New Roman"/>
          <w:sz w:val="24"/>
          <w:szCs w:val="24"/>
          <w:lang w:val="en-IE"/>
        </w:rPr>
        <w:t>, 11</w:t>
      </w:r>
      <w:r w:rsidR="009557D1">
        <w:rPr>
          <w:rFonts w:ascii="Times New Roman" w:eastAsia="Calibri" w:hAnsi="Times New Roman" w:cs="Times New Roman"/>
          <w:sz w:val="24"/>
          <w:szCs w:val="24"/>
          <w:lang w:val="en-IE"/>
        </w:rPr>
        <w:t>6</w:t>
      </w:r>
      <w:r w:rsidRPr="00613A8D">
        <w:rPr>
          <w:rFonts w:ascii="Times New Roman" w:eastAsia="Calibri" w:hAnsi="Times New Roman" w:cs="Times New Roman"/>
          <w:sz w:val="24"/>
          <w:szCs w:val="24"/>
          <w:lang w:val="en-IE"/>
        </w:rPr>
        <w:t>.</w:t>
      </w:r>
      <w:r w:rsidR="009557D1">
        <w:rPr>
          <w:rFonts w:ascii="Times New Roman" w:eastAsia="Calibri" w:hAnsi="Times New Roman" w:cs="Times New Roman"/>
          <w:sz w:val="24"/>
          <w:szCs w:val="24"/>
          <w:lang w:val="en-IE"/>
        </w:rPr>
        <w:t>8</w:t>
      </w:r>
      <w:r w:rsidRPr="00613A8D">
        <w:rPr>
          <w:rFonts w:ascii="Times New Roman" w:eastAsia="Calibri" w:hAnsi="Times New Roman" w:cs="Times New Roman"/>
          <w:sz w:val="24"/>
          <w:szCs w:val="24"/>
          <w:lang w:val="en-IE"/>
        </w:rPr>
        <w:t xml:space="preserve">]) as effective in changing intentions as </w:t>
      </w:r>
      <w:r w:rsidR="007516E3">
        <w:rPr>
          <w:rFonts w:ascii="Times New Roman" w:eastAsia="Calibri" w:hAnsi="Times New Roman" w:cs="Times New Roman"/>
          <w:sz w:val="24"/>
          <w:szCs w:val="24"/>
          <w:lang w:val="en-IE"/>
        </w:rPr>
        <w:t>authentic videos</w:t>
      </w:r>
      <w:r w:rsidRPr="00613A8D">
        <w:rPr>
          <w:rFonts w:ascii="Times New Roman" w:eastAsia="Calibri" w:hAnsi="Times New Roman" w:cs="Times New Roman"/>
          <w:sz w:val="24"/>
          <w:szCs w:val="24"/>
          <w:lang w:val="en-IE"/>
        </w:rPr>
        <w:t>.</w:t>
      </w:r>
    </w:p>
    <w:p w14:paraId="77CB720B" w14:textId="78204FD6" w:rsidR="00F4122A" w:rsidRPr="00613A8D" w:rsidRDefault="00F4122A" w:rsidP="00DC238D">
      <w:pPr>
        <w:spacing w:line="480" w:lineRule="auto"/>
        <w:ind w:firstLine="0"/>
        <w:rPr>
          <w:rFonts w:ascii="Times New Roman" w:eastAsia="Calibri" w:hAnsi="Times New Roman" w:cs="Times New Roman"/>
          <w:b/>
          <w:i/>
          <w:sz w:val="20"/>
          <w:szCs w:val="20"/>
        </w:rPr>
      </w:pPr>
      <w:r w:rsidRPr="00613A8D">
        <w:rPr>
          <w:rFonts w:ascii="Times New Roman" w:eastAsia="Calibri" w:hAnsi="Times New Roman" w:cs="Times New Roman"/>
          <w:b/>
          <w:i/>
          <w:sz w:val="24"/>
          <w:szCs w:val="20"/>
        </w:rPr>
        <w:t xml:space="preserve">People </w:t>
      </w:r>
      <w:r w:rsidR="00DC238D">
        <w:rPr>
          <w:rFonts w:ascii="Times New Roman" w:eastAsia="Calibri" w:hAnsi="Times New Roman" w:cs="Times New Roman"/>
          <w:b/>
          <w:i/>
          <w:sz w:val="24"/>
          <w:szCs w:val="20"/>
        </w:rPr>
        <w:t xml:space="preserve">Find It Difficult to </w:t>
      </w:r>
      <w:r w:rsidRPr="00613A8D">
        <w:rPr>
          <w:rFonts w:ascii="Times New Roman" w:eastAsia="Calibri" w:hAnsi="Times New Roman" w:cs="Times New Roman"/>
          <w:b/>
          <w:i/>
          <w:sz w:val="24"/>
          <w:szCs w:val="20"/>
        </w:rPr>
        <w:t>Detect Deepfakes</w:t>
      </w:r>
    </w:p>
    <w:p w14:paraId="39065F3E" w14:textId="570DA9B5" w:rsidR="00FD4524" w:rsidRDefault="00923B42" w:rsidP="00AE5B05">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At the end of the study we </w:t>
      </w:r>
      <w:r w:rsidR="00DF4D57">
        <w:rPr>
          <w:rFonts w:ascii="Times New Roman" w:eastAsia="Calibri" w:hAnsi="Times New Roman" w:cs="Times New Roman"/>
          <w:sz w:val="24"/>
          <w:szCs w:val="24"/>
        </w:rPr>
        <w:t xml:space="preserve">outlined </w:t>
      </w:r>
      <w:r>
        <w:rPr>
          <w:rFonts w:ascii="Times New Roman" w:eastAsia="Calibri" w:hAnsi="Times New Roman" w:cs="Times New Roman"/>
          <w:sz w:val="24"/>
          <w:szCs w:val="24"/>
        </w:rPr>
        <w:t xml:space="preserve">what a Deepfake was and asked </w:t>
      </w:r>
      <w:r w:rsidR="00DF4D57">
        <w:rPr>
          <w:rFonts w:ascii="Times New Roman" w:eastAsia="Calibri" w:hAnsi="Times New Roman" w:cs="Times New Roman"/>
          <w:sz w:val="24"/>
          <w:szCs w:val="24"/>
        </w:rPr>
        <w:t xml:space="preserve">participants </w:t>
      </w:r>
      <w:r>
        <w:rPr>
          <w:rFonts w:ascii="Times New Roman" w:eastAsia="Calibri" w:hAnsi="Times New Roman" w:cs="Times New Roman"/>
          <w:sz w:val="24"/>
          <w:szCs w:val="24"/>
        </w:rPr>
        <w:t xml:space="preserve">if the YouTube video they had </w:t>
      </w:r>
      <w:r w:rsidR="007A0F4E">
        <w:rPr>
          <w:rFonts w:ascii="Times New Roman" w:eastAsia="Calibri" w:hAnsi="Times New Roman" w:cs="Times New Roman"/>
          <w:sz w:val="24"/>
          <w:szCs w:val="24"/>
        </w:rPr>
        <w:t xml:space="preserve">just </w:t>
      </w:r>
      <w:r w:rsidR="00BC33DD">
        <w:rPr>
          <w:rFonts w:ascii="Times New Roman" w:eastAsia="Calibri" w:hAnsi="Times New Roman" w:cs="Times New Roman"/>
          <w:sz w:val="24"/>
          <w:szCs w:val="24"/>
        </w:rPr>
        <w:t xml:space="preserve">watched </w:t>
      </w:r>
      <w:r>
        <w:rPr>
          <w:rFonts w:ascii="Times New Roman" w:eastAsia="Calibri" w:hAnsi="Times New Roman" w:cs="Times New Roman"/>
          <w:sz w:val="24"/>
          <w:szCs w:val="24"/>
        </w:rPr>
        <w:t>was</w:t>
      </w:r>
      <w:r w:rsidR="00BC33DD">
        <w:rPr>
          <w:rFonts w:ascii="Times New Roman" w:eastAsia="Calibri" w:hAnsi="Times New Roman" w:cs="Times New Roman"/>
          <w:sz w:val="24"/>
          <w:szCs w:val="24"/>
        </w:rPr>
        <w:t xml:space="preserve"> genuine or Deepfaked</w:t>
      </w:r>
      <w:r>
        <w:rPr>
          <w:rFonts w:ascii="Times New Roman" w:eastAsia="Calibri" w:hAnsi="Times New Roman" w:cs="Times New Roman"/>
          <w:sz w:val="24"/>
          <w:szCs w:val="24"/>
        </w:rPr>
        <w:t>.</w:t>
      </w:r>
      <w:r w:rsidR="00BC33DD">
        <w:rPr>
          <w:rFonts w:ascii="Times New Roman" w:eastAsia="Calibri" w:hAnsi="Times New Roman" w:cs="Times New Roman"/>
          <w:sz w:val="24"/>
          <w:szCs w:val="24"/>
        </w:rPr>
        <w:t xml:space="preserve"> Our aim here was to determine if people can </w:t>
      </w:r>
      <w:r>
        <w:rPr>
          <w:rFonts w:ascii="Times New Roman" w:eastAsia="Calibri" w:hAnsi="Times New Roman" w:cs="Times New Roman"/>
          <w:sz w:val="24"/>
          <w:szCs w:val="24"/>
        </w:rPr>
        <w:t xml:space="preserve">successfully detect </w:t>
      </w:r>
      <w:r w:rsidR="00FA33FD">
        <w:rPr>
          <w:rFonts w:ascii="Times New Roman" w:eastAsia="Calibri" w:hAnsi="Times New Roman" w:cs="Times New Roman"/>
          <w:sz w:val="24"/>
          <w:szCs w:val="24"/>
        </w:rPr>
        <w:t xml:space="preserve">what type of </w:t>
      </w:r>
      <w:r w:rsidR="00BC33DD">
        <w:rPr>
          <w:rFonts w:ascii="Times New Roman" w:eastAsia="Calibri" w:hAnsi="Times New Roman" w:cs="Times New Roman"/>
          <w:sz w:val="24"/>
          <w:szCs w:val="24"/>
        </w:rPr>
        <w:t>content</w:t>
      </w:r>
      <w:r w:rsidR="00FA33FD">
        <w:rPr>
          <w:rFonts w:ascii="Times New Roman" w:eastAsia="Calibri" w:hAnsi="Times New Roman" w:cs="Times New Roman"/>
          <w:sz w:val="24"/>
          <w:szCs w:val="24"/>
        </w:rPr>
        <w:t xml:space="preserve"> they had </w:t>
      </w:r>
      <w:r w:rsidR="00FD4524">
        <w:rPr>
          <w:rFonts w:ascii="Times New Roman" w:eastAsia="Calibri" w:hAnsi="Times New Roman" w:cs="Times New Roman"/>
          <w:sz w:val="24"/>
          <w:szCs w:val="24"/>
        </w:rPr>
        <w:t xml:space="preserve">actually </w:t>
      </w:r>
      <w:r w:rsidR="00FA33FD">
        <w:rPr>
          <w:rFonts w:ascii="Times New Roman" w:eastAsia="Calibri" w:hAnsi="Times New Roman" w:cs="Times New Roman"/>
          <w:sz w:val="24"/>
          <w:szCs w:val="24"/>
        </w:rPr>
        <w:t xml:space="preserve">been exposed </w:t>
      </w:r>
      <w:r w:rsidR="00FA33FD">
        <w:rPr>
          <w:rFonts w:ascii="Times New Roman" w:eastAsia="Calibri" w:hAnsi="Times New Roman" w:cs="Times New Roman"/>
          <w:sz w:val="24"/>
          <w:szCs w:val="24"/>
        </w:rPr>
        <w:lastRenderedPageBreak/>
        <w:t>to</w:t>
      </w:r>
      <w:r>
        <w:rPr>
          <w:rFonts w:ascii="Times New Roman" w:eastAsia="Calibri" w:hAnsi="Times New Roman" w:cs="Times New Roman"/>
          <w:sz w:val="24"/>
          <w:szCs w:val="24"/>
        </w:rPr>
        <w:t xml:space="preserve">. </w:t>
      </w:r>
      <w:r w:rsidR="00FD4524">
        <w:rPr>
          <w:rFonts w:ascii="Times New Roman" w:eastAsia="Calibri" w:hAnsi="Times New Roman" w:cs="Times New Roman"/>
          <w:sz w:val="24"/>
          <w:szCs w:val="24"/>
        </w:rPr>
        <w:t xml:space="preserve">To answer this question we first computed a 2 x 2 confusion matrix to determine the </w:t>
      </w:r>
      <w:r w:rsidR="00FD4524" w:rsidRPr="00AD2F50">
        <w:rPr>
          <w:rFonts w:ascii="Times New Roman" w:eastAsia="Calibri" w:hAnsi="Times New Roman" w:cs="Times New Roman"/>
          <w:i/>
          <w:iCs/>
          <w:sz w:val="24"/>
          <w:szCs w:val="24"/>
        </w:rPr>
        <w:t>True Positive</w:t>
      </w:r>
      <w:r w:rsidR="00AE5B05">
        <w:rPr>
          <w:rFonts w:ascii="Times New Roman" w:eastAsia="Calibri" w:hAnsi="Times New Roman" w:cs="Times New Roman"/>
          <w:sz w:val="24"/>
          <w:szCs w:val="24"/>
        </w:rPr>
        <w:t xml:space="preserve"> (</w:t>
      </w:r>
      <w:r w:rsidR="00AD2F50">
        <w:rPr>
          <w:rFonts w:ascii="Times New Roman" w:eastAsia="Calibri" w:hAnsi="Times New Roman" w:cs="Times New Roman"/>
          <w:sz w:val="24"/>
          <w:szCs w:val="24"/>
        </w:rPr>
        <w:t>Authentic content classified as authentic</w:t>
      </w:r>
      <w:r w:rsidR="00AE5B05">
        <w:rPr>
          <w:rFonts w:ascii="Times New Roman" w:eastAsia="Calibri" w:hAnsi="Times New Roman" w:cs="Times New Roman"/>
          <w:sz w:val="24"/>
          <w:szCs w:val="24"/>
        </w:rPr>
        <w:t>)</w:t>
      </w:r>
      <w:r w:rsidR="00FD4524">
        <w:rPr>
          <w:rFonts w:ascii="Times New Roman" w:eastAsia="Calibri" w:hAnsi="Times New Roman" w:cs="Times New Roman"/>
          <w:sz w:val="24"/>
          <w:szCs w:val="24"/>
        </w:rPr>
        <w:t xml:space="preserve">, </w:t>
      </w:r>
      <w:r w:rsidR="00682ABB" w:rsidRPr="00AD2F50">
        <w:rPr>
          <w:rFonts w:ascii="Times New Roman" w:eastAsia="Calibri" w:hAnsi="Times New Roman" w:cs="Times New Roman"/>
          <w:i/>
          <w:iCs/>
          <w:sz w:val="24"/>
          <w:szCs w:val="24"/>
        </w:rPr>
        <w:t>False Positive</w:t>
      </w:r>
      <w:r w:rsidR="00AD2F50">
        <w:rPr>
          <w:rFonts w:ascii="Times New Roman" w:eastAsia="Calibri" w:hAnsi="Times New Roman" w:cs="Times New Roman"/>
          <w:sz w:val="24"/>
          <w:szCs w:val="24"/>
        </w:rPr>
        <w:t xml:space="preserve"> (Authentic content classified as a Deepfake)</w:t>
      </w:r>
      <w:r w:rsidR="00682ABB">
        <w:rPr>
          <w:rFonts w:ascii="Times New Roman" w:eastAsia="Calibri" w:hAnsi="Times New Roman" w:cs="Times New Roman"/>
          <w:sz w:val="24"/>
          <w:szCs w:val="24"/>
        </w:rPr>
        <w:t xml:space="preserve">, </w:t>
      </w:r>
      <w:r w:rsidR="00682ABB" w:rsidRPr="00AD2F50">
        <w:rPr>
          <w:rFonts w:ascii="Times New Roman" w:eastAsia="Calibri" w:hAnsi="Times New Roman" w:cs="Times New Roman"/>
          <w:i/>
          <w:iCs/>
          <w:sz w:val="24"/>
          <w:szCs w:val="24"/>
        </w:rPr>
        <w:t>True Negative</w:t>
      </w:r>
      <w:r w:rsidR="00AD2F50">
        <w:rPr>
          <w:rFonts w:ascii="Times New Roman" w:eastAsia="Calibri" w:hAnsi="Times New Roman" w:cs="Times New Roman"/>
          <w:sz w:val="24"/>
          <w:szCs w:val="24"/>
        </w:rPr>
        <w:t xml:space="preserve"> (Deepfaked content classified as a Deepfake)</w:t>
      </w:r>
      <w:r w:rsidR="00682ABB">
        <w:rPr>
          <w:rFonts w:ascii="Times New Roman" w:eastAsia="Calibri" w:hAnsi="Times New Roman" w:cs="Times New Roman"/>
          <w:sz w:val="24"/>
          <w:szCs w:val="24"/>
        </w:rPr>
        <w:t xml:space="preserve">, and </w:t>
      </w:r>
      <w:r w:rsidR="00682ABB" w:rsidRPr="00AD2F50">
        <w:rPr>
          <w:rFonts w:ascii="Times New Roman" w:eastAsia="Calibri" w:hAnsi="Times New Roman" w:cs="Times New Roman"/>
          <w:i/>
          <w:iCs/>
          <w:sz w:val="24"/>
          <w:szCs w:val="24"/>
        </w:rPr>
        <w:t>False Negative</w:t>
      </w:r>
      <w:r w:rsidR="00682ABB">
        <w:rPr>
          <w:rFonts w:ascii="Times New Roman" w:eastAsia="Calibri" w:hAnsi="Times New Roman" w:cs="Times New Roman"/>
          <w:sz w:val="24"/>
          <w:szCs w:val="24"/>
        </w:rPr>
        <w:t xml:space="preserve"> rates</w:t>
      </w:r>
      <w:r w:rsidR="00AD2F50">
        <w:rPr>
          <w:rFonts w:ascii="Times New Roman" w:eastAsia="Calibri" w:hAnsi="Times New Roman" w:cs="Times New Roman"/>
          <w:sz w:val="24"/>
          <w:szCs w:val="24"/>
        </w:rPr>
        <w:t xml:space="preserve"> (Deepfaked content classified as authentic)</w:t>
      </w:r>
      <w:r w:rsidR="000A382C">
        <w:rPr>
          <w:rFonts w:ascii="Times New Roman" w:eastAsia="Calibri" w:hAnsi="Times New Roman" w:cs="Times New Roman"/>
          <w:sz w:val="24"/>
          <w:szCs w:val="24"/>
        </w:rPr>
        <w:t xml:space="preserve"> (see Table </w:t>
      </w:r>
      <w:r w:rsidR="00E43994">
        <w:rPr>
          <w:rFonts w:ascii="Times New Roman" w:eastAsia="Calibri" w:hAnsi="Times New Roman" w:cs="Times New Roman"/>
          <w:sz w:val="24"/>
          <w:szCs w:val="24"/>
        </w:rPr>
        <w:t>2</w:t>
      </w:r>
      <w:r w:rsidR="000A382C">
        <w:rPr>
          <w:rFonts w:ascii="Times New Roman" w:eastAsia="Calibri" w:hAnsi="Times New Roman" w:cs="Times New Roman"/>
          <w:sz w:val="24"/>
          <w:szCs w:val="24"/>
        </w:rPr>
        <w:t>)</w:t>
      </w:r>
      <w:r w:rsidR="00682ABB">
        <w:rPr>
          <w:rFonts w:ascii="Times New Roman" w:eastAsia="Calibri" w:hAnsi="Times New Roman" w:cs="Times New Roman"/>
          <w:sz w:val="24"/>
          <w:szCs w:val="24"/>
        </w:rPr>
        <w:t xml:space="preserve">. </w:t>
      </w:r>
      <w:r w:rsidR="00AD2F50">
        <w:rPr>
          <w:rFonts w:ascii="Times New Roman" w:eastAsia="Calibri" w:hAnsi="Times New Roman" w:cs="Times New Roman"/>
          <w:sz w:val="24"/>
          <w:szCs w:val="24"/>
        </w:rPr>
        <w:t xml:space="preserve">We then </w:t>
      </w:r>
      <w:r w:rsidR="00D65D8D">
        <w:rPr>
          <w:rFonts w:ascii="Times New Roman" w:eastAsia="Calibri" w:hAnsi="Times New Roman" w:cs="Times New Roman"/>
          <w:sz w:val="24"/>
          <w:szCs w:val="24"/>
        </w:rPr>
        <w:t xml:space="preserve">used this information to </w:t>
      </w:r>
      <w:r w:rsidR="00AD2F50">
        <w:rPr>
          <w:rFonts w:ascii="Times New Roman" w:eastAsia="Calibri" w:hAnsi="Times New Roman" w:cs="Times New Roman"/>
          <w:sz w:val="24"/>
          <w:szCs w:val="24"/>
        </w:rPr>
        <w:t xml:space="preserve">compute </w:t>
      </w:r>
      <w:r w:rsidR="00AD2F50" w:rsidRPr="00D65D8D">
        <w:rPr>
          <w:rFonts w:ascii="Times New Roman" w:eastAsia="Calibri" w:hAnsi="Times New Roman" w:cs="Times New Roman"/>
          <w:i/>
          <w:iCs/>
          <w:sz w:val="24"/>
          <w:szCs w:val="24"/>
        </w:rPr>
        <w:t>Sensitivity</w:t>
      </w:r>
      <w:r w:rsidR="00AD2F50">
        <w:rPr>
          <w:rFonts w:ascii="Times New Roman" w:eastAsia="Calibri" w:hAnsi="Times New Roman" w:cs="Times New Roman"/>
          <w:sz w:val="24"/>
          <w:szCs w:val="24"/>
        </w:rPr>
        <w:t xml:space="preserve"> </w:t>
      </w:r>
      <w:r w:rsidR="00D65D8D">
        <w:rPr>
          <w:rFonts w:ascii="Times New Roman" w:eastAsia="Calibri" w:hAnsi="Times New Roman" w:cs="Times New Roman"/>
          <w:sz w:val="24"/>
          <w:szCs w:val="24"/>
        </w:rPr>
        <w:t xml:space="preserve">or </w:t>
      </w:r>
      <w:r w:rsidR="00B01AD5">
        <w:rPr>
          <w:rFonts w:ascii="Times New Roman" w:eastAsia="Calibri" w:hAnsi="Times New Roman" w:cs="Times New Roman"/>
          <w:sz w:val="24"/>
          <w:szCs w:val="24"/>
        </w:rPr>
        <w:t xml:space="preserve">how many authentic videos were correctly classified as authentic </w:t>
      </w:r>
      <w:r w:rsidR="00AD2F50">
        <w:rPr>
          <w:rFonts w:ascii="Times New Roman" w:eastAsia="Calibri" w:hAnsi="Times New Roman" w:cs="Times New Roman"/>
          <w:sz w:val="24"/>
          <w:szCs w:val="24"/>
        </w:rPr>
        <w:t>(i.e., True Positives / True Positives + False Negatives</w:t>
      </w:r>
      <w:r w:rsidR="00D65D8D">
        <w:rPr>
          <w:rFonts w:ascii="Times New Roman" w:eastAsia="Calibri" w:hAnsi="Times New Roman" w:cs="Times New Roman"/>
          <w:sz w:val="24"/>
          <w:szCs w:val="24"/>
        </w:rPr>
        <w:t xml:space="preserve"> = 0.63</w:t>
      </w:r>
      <w:r w:rsidR="00AD2F50">
        <w:rPr>
          <w:rFonts w:ascii="Times New Roman" w:eastAsia="Calibri" w:hAnsi="Times New Roman" w:cs="Times New Roman"/>
          <w:sz w:val="24"/>
          <w:szCs w:val="24"/>
        </w:rPr>
        <w:t>)</w:t>
      </w:r>
      <w:r w:rsidR="00D65D8D">
        <w:rPr>
          <w:rFonts w:ascii="Times New Roman" w:eastAsia="Calibri" w:hAnsi="Times New Roman" w:cs="Times New Roman"/>
          <w:sz w:val="24"/>
          <w:szCs w:val="24"/>
        </w:rPr>
        <w:t xml:space="preserve"> and </w:t>
      </w:r>
      <w:r w:rsidR="00D65D8D" w:rsidRPr="00D65D8D">
        <w:rPr>
          <w:rFonts w:ascii="Times New Roman" w:eastAsia="Calibri" w:hAnsi="Times New Roman" w:cs="Times New Roman"/>
          <w:i/>
          <w:iCs/>
          <w:sz w:val="24"/>
          <w:szCs w:val="24"/>
        </w:rPr>
        <w:t>Specificity</w:t>
      </w:r>
      <w:r w:rsidR="00D65D8D" w:rsidRPr="00AE3F2A">
        <w:rPr>
          <w:rFonts w:ascii="Times New Roman" w:eastAsia="Calibri" w:hAnsi="Times New Roman" w:cs="Times New Roman"/>
          <w:sz w:val="24"/>
          <w:szCs w:val="24"/>
        </w:rPr>
        <w:t xml:space="preserve"> </w:t>
      </w:r>
      <w:r w:rsidR="00D65D8D">
        <w:rPr>
          <w:rFonts w:ascii="Times New Roman" w:eastAsia="Calibri" w:hAnsi="Times New Roman" w:cs="Times New Roman"/>
          <w:sz w:val="24"/>
          <w:szCs w:val="24"/>
        </w:rPr>
        <w:t xml:space="preserve">or </w:t>
      </w:r>
      <w:r w:rsidR="00B01AD5">
        <w:rPr>
          <w:rFonts w:ascii="Times New Roman" w:eastAsia="Calibri" w:hAnsi="Times New Roman" w:cs="Times New Roman"/>
          <w:sz w:val="24"/>
          <w:szCs w:val="24"/>
        </w:rPr>
        <w:t xml:space="preserve">how many Deepfaked videos were correctly classified as Deepfaked </w:t>
      </w:r>
      <w:r w:rsidR="00D65D8D">
        <w:rPr>
          <w:rFonts w:ascii="Times New Roman" w:eastAsia="Calibri" w:hAnsi="Times New Roman" w:cs="Times New Roman"/>
          <w:sz w:val="24"/>
          <w:szCs w:val="24"/>
        </w:rPr>
        <w:t xml:space="preserve">(i.e., True Negatives / True Negatives + False Positives = 0.65). </w:t>
      </w:r>
    </w:p>
    <w:p w14:paraId="24427C72" w14:textId="739857DC" w:rsidR="00E43994" w:rsidRPr="00E43994" w:rsidRDefault="00E43994" w:rsidP="00E43994">
      <w:pPr>
        <w:pStyle w:val="text"/>
        <w:spacing w:before="240" w:line="360" w:lineRule="auto"/>
        <w:rPr>
          <w:rFonts w:ascii="Times New Roman" w:hAnsi="Times New Roman"/>
          <w:sz w:val="24"/>
          <w:szCs w:val="24"/>
          <w:lang w:val="en-US"/>
        </w:rPr>
      </w:pPr>
      <w:r>
        <w:rPr>
          <w:rFonts w:ascii="Times New Roman" w:hAnsi="Times New Roman"/>
          <w:i/>
          <w:sz w:val="24"/>
          <w:szCs w:val="24"/>
          <w:lang w:val="en-US"/>
        </w:rPr>
        <w:t>T</w:t>
      </w:r>
      <w:r w:rsidRPr="007923E4">
        <w:rPr>
          <w:rFonts w:ascii="Times New Roman" w:hAnsi="Times New Roman"/>
          <w:i/>
          <w:sz w:val="24"/>
          <w:szCs w:val="24"/>
          <w:lang w:val="en-US"/>
        </w:rPr>
        <w:t xml:space="preserve">able </w:t>
      </w:r>
      <w:r w:rsidR="00FB03C9">
        <w:rPr>
          <w:rFonts w:ascii="Times New Roman" w:hAnsi="Times New Roman"/>
          <w:i/>
          <w:sz w:val="24"/>
          <w:szCs w:val="24"/>
          <w:lang w:val="en-US"/>
        </w:rPr>
        <w:t>2</w:t>
      </w:r>
      <w:r>
        <w:rPr>
          <w:rFonts w:ascii="Times New Roman" w:hAnsi="Times New Roman"/>
          <w:sz w:val="24"/>
          <w:szCs w:val="24"/>
          <w:lang w:val="en-US"/>
        </w:rPr>
        <w:t xml:space="preserve">. Confusion matrix of self-reported judgements about the nature of the </w:t>
      </w:r>
      <w:r w:rsidR="00E85225">
        <w:rPr>
          <w:rFonts w:ascii="Times New Roman" w:hAnsi="Times New Roman"/>
          <w:sz w:val="24"/>
          <w:szCs w:val="24"/>
          <w:lang w:val="en-US"/>
        </w:rPr>
        <w:t xml:space="preserve">content </w:t>
      </w:r>
      <w:r>
        <w:rPr>
          <w:rFonts w:ascii="Times New Roman" w:hAnsi="Times New Roman"/>
          <w:sz w:val="24"/>
          <w:szCs w:val="24"/>
          <w:lang w:val="en-US"/>
        </w:rPr>
        <w:t>participants encountered during the study</w:t>
      </w:r>
      <w:r w:rsidRPr="007923E4">
        <w:rPr>
          <w:rFonts w:ascii="Times New Roman" w:hAnsi="Times New Roman"/>
          <w:sz w:val="24"/>
          <w:szCs w:val="24"/>
          <w:lang w:val="en-US"/>
        </w:rPr>
        <w:t>.</w:t>
      </w:r>
    </w:p>
    <w:p w14:paraId="2C72C176" w14:textId="293A3CE1" w:rsidR="00B92E7B" w:rsidRPr="00B41B96" w:rsidRDefault="00B92E7B" w:rsidP="00B92E7B">
      <w:pPr>
        <w:shd w:val="clear" w:color="auto" w:fill="FFFFFF"/>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iCs/>
          <w:noProof/>
          <w:color w:val="000000"/>
          <w:sz w:val="24"/>
          <w:szCs w:val="24"/>
        </w:rPr>
        <mc:AlternateContent>
          <mc:Choice Requires="wps">
            <w:drawing>
              <wp:anchor distT="0" distB="0" distL="114300" distR="114300" simplePos="0" relativeHeight="251659264" behindDoc="0" locked="0" layoutInCell="1" allowOverlap="1" wp14:anchorId="4926C44C" wp14:editId="306A6BA2">
                <wp:simplePos x="0" y="0"/>
                <wp:positionH relativeFrom="leftMargin">
                  <wp:posOffset>-122872</wp:posOffset>
                </wp:positionH>
                <wp:positionV relativeFrom="paragraph">
                  <wp:posOffset>923607</wp:posOffset>
                </wp:positionV>
                <wp:extent cx="1720850" cy="290513"/>
                <wp:effectExtent l="0" t="8573" r="4128" b="4127"/>
                <wp:wrapNone/>
                <wp:docPr id="47" name="Text Box 3"/>
                <wp:cNvGraphicFramePr/>
                <a:graphic xmlns:a="http://schemas.openxmlformats.org/drawingml/2006/main">
                  <a:graphicData uri="http://schemas.microsoft.com/office/word/2010/wordprocessingShape">
                    <wps:wsp>
                      <wps:cNvSpPr txBox="1"/>
                      <wps:spPr>
                        <a:xfrm rot="16200000">
                          <a:off x="0" y="0"/>
                          <a:ext cx="1720850" cy="290513"/>
                        </a:xfrm>
                        <a:prstGeom prst="rect">
                          <a:avLst/>
                        </a:prstGeom>
                        <a:solidFill>
                          <a:schemeClr val="lt1"/>
                        </a:solidFill>
                        <a:ln w="6350">
                          <a:noFill/>
                        </a:ln>
                      </wps:spPr>
                      <wps:txbx>
                        <w:txbxContent>
                          <w:p w14:paraId="7496B1F2" w14:textId="5BF7F489" w:rsidR="00B92E7B" w:rsidRPr="00B41B96" w:rsidRDefault="00E43994" w:rsidP="00B92E7B">
                            <w:pPr>
                              <w:jc w:val="center"/>
                              <w:rPr>
                                <w:rFonts w:ascii="Times New Roman" w:hAnsi="Times New Roman" w:cs="Times New Roman"/>
                                <w:b/>
                                <w:sz w:val="24"/>
                                <w:lang w:val="nl-BE"/>
                              </w:rPr>
                            </w:pPr>
                            <w:r>
                              <w:rPr>
                                <w:rFonts w:ascii="Times New Roman" w:hAnsi="Times New Roman" w:cs="Times New Roman"/>
                                <w:b/>
                                <w:noProof/>
                                <w:sz w:val="24"/>
                                <w:lang w:val="nl-BE"/>
                              </w:rP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6C44C" id="Text Box 3" o:spid="_x0000_s1029" type="#_x0000_t202" style="position:absolute;left:0;text-align:left;margin-left:-9.65pt;margin-top:72.7pt;width:135.5pt;height:22.9pt;rotation:-90;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" fillcolor="white [3201]" stroked="f" strokeweight=".5pt">
                <v:textbox>
                  <w:txbxContent>
                    <w:p w14:paraId="7496B1F2" w14:textId="5BF7F489" w:rsidR="00B92E7B" w:rsidRPr="00B41B96" w:rsidRDefault="00E43994" w:rsidP="00B92E7B">
                      <w:pPr>
                        <w:jc w:val="center"/>
                        <w:rPr>
                          <w:rFonts w:ascii="Times New Roman" w:hAnsi="Times New Roman" w:cs="Times New Roman"/>
                          <w:b/>
                          <w:sz w:val="24"/>
                          <w:lang w:val="nl-BE"/>
                        </w:rPr>
                      </w:pPr>
                      <w:r>
                        <w:rPr>
                          <w:rFonts w:ascii="Times New Roman" w:hAnsi="Times New Roman" w:cs="Times New Roman"/>
                          <w:b/>
                          <w:noProof/>
                          <w:sz w:val="24"/>
                          <w:lang w:val="nl-BE"/>
                        </w:rPr>
                        <w:t>Content Type</w:t>
                      </w:r>
                    </w:p>
                  </w:txbxContent>
                </v:textbox>
                <w10:wrap anchorx="margin"/>
              </v:shape>
            </w:pict>
          </mc:Fallback>
        </mc:AlternateContent>
      </w:r>
      <w:r w:rsidRPr="007928E6">
        <w:rPr>
          <w:rFonts w:ascii="Times New Roman" w:eastAsia="Times New Roman" w:hAnsi="Times New Roman" w:cs="Times New Roman"/>
          <w:iCs/>
          <w:color w:val="000000"/>
          <w:sz w:val="24"/>
          <w:szCs w:val="24"/>
        </w:rPr>
        <w:tab/>
      </w:r>
      <w:r w:rsidRPr="007928E6">
        <w:rPr>
          <w:rFonts w:ascii="Times New Roman" w:eastAsia="Times New Roman" w:hAnsi="Times New Roman" w:cs="Times New Roman"/>
          <w:iCs/>
          <w:color w:val="000000"/>
          <w:sz w:val="24"/>
          <w:szCs w:val="24"/>
        </w:rPr>
        <w:tab/>
      </w:r>
      <w:r w:rsidRPr="007928E6">
        <w:rPr>
          <w:rFonts w:ascii="Times New Roman" w:eastAsia="Times New Roman" w:hAnsi="Times New Roman" w:cs="Times New Roman"/>
          <w:iCs/>
          <w:color w:val="000000"/>
          <w:sz w:val="24"/>
          <w:szCs w:val="24"/>
        </w:rPr>
        <w:tab/>
      </w:r>
      <w:r w:rsidRPr="007928E6">
        <w:rPr>
          <w:rFonts w:ascii="Times New Roman" w:eastAsia="Times New Roman" w:hAnsi="Times New Roman" w:cs="Times New Roman"/>
          <w:iCs/>
          <w:color w:val="000000"/>
          <w:sz w:val="24"/>
          <w:szCs w:val="24"/>
        </w:rPr>
        <w:tab/>
      </w:r>
      <w:r w:rsidRPr="007928E6">
        <w:rPr>
          <w:rFonts w:ascii="Times New Roman" w:eastAsia="Times New Roman" w:hAnsi="Times New Roman" w:cs="Times New Roman"/>
          <w:iCs/>
          <w:color w:val="000000"/>
          <w:sz w:val="24"/>
          <w:szCs w:val="24"/>
        </w:rPr>
        <w:tab/>
      </w:r>
      <w:r w:rsidRPr="007928E6">
        <w:rPr>
          <w:rFonts w:ascii="Times New Roman" w:eastAsia="Times New Roman" w:hAnsi="Times New Roman" w:cs="Times New Roman"/>
          <w:iCs/>
          <w:color w:val="000000"/>
          <w:sz w:val="24"/>
          <w:szCs w:val="24"/>
        </w:rPr>
        <w:tab/>
      </w:r>
      <w:r>
        <w:rPr>
          <w:rFonts w:ascii="Times New Roman" w:eastAsia="Times New Roman" w:hAnsi="Times New Roman" w:cs="Times New Roman"/>
          <w:b/>
          <w:iCs/>
          <w:color w:val="000000"/>
          <w:sz w:val="24"/>
          <w:szCs w:val="24"/>
        </w:rPr>
        <w:t>Judgement</w:t>
      </w:r>
      <w:r w:rsidR="00E43994">
        <w:rPr>
          <w:rFonts w:ascii="Times New Roman" w:eastAsia="Times New Roman" w:hAnsi="Times New Roman" w:cs="Times New Roman"/>
          <w:b/>
          <w:iCs/>
          <w:color w:val="000000"/>
          <w:sz w:val="24"/>
          <w:szCs w:val="24"/>
        </w:rPr>
        <w:t xml:space="preserve"> Type</w:t>
      </w:r>
    </w:p>
    <w:tbl>
      <w:tblPr>
        <w:tblStyle w:val="TableGrid"/>
        <w:tblW w:w="0" w:type="auto"/>
        <w:tblLook w:val="04A0" w:firstRow="1" w:lastRow="0" w:firstColumn="1" w:lastColumn="0" w:noHBand="0" w:noVBand="1"/>
      </w:tblPr>
      <w:tblGrid>
        <w:gridCol w:w="2998"/>
        <w:gridCol w:w="3006"/>
        <w:gridCol w:w="3006"/>
      </w:tblGrid>
      <w:tr w:rsidR="00B92E7B" w:rsidRPr="0034761F" w14:paraId="254542FA" w14:textId="77777777" w:rsidTr="00337955">
        <w:tc>
          <w:tcPr>
            <w:tcW w:w="3116" w:type="dxa"/>
          </w:tcPr>
          <w:p w14:paraId="4974A6C1" w14:textId="77777777" w:rsidR="00B92E7B" w:rsidRPr="0034761F" w:rsidRDefault="00B92E7B" w:rsidP="00E43994">
            <w:pPr>
              <w:spacing w:line="480" w:lineRule="auto"/>
              <w:jc w:val="center"/>
              <w:rPr>
                <w:rFonts w:ascii="Times New Roman" w:eastAsia="Times New Roman" w:hAnsi="Times New Roman" w:cs="Times New Roman"/>
                <w:i/>
                <w:color w:val="000000"/>
                <w:sz w:val="24"/>
                <w:szCs w:val="24"/>
              </w:rPr>
            </w:pPr>
            <w:r w:rsidRPr="0034761F">
              <w:rPr>
                <w:rFonts w:ascii="Times New Roman" w:eastAsia="Times New Roman" w:hAnsi="Times New Roman" w:cs="Times New Roman"/>
                <w:iCs/>
                <w:color w:val="000000"/>
                <w:sz w:val="24"/>
                <w:szCs w:val="24"/>
              </w:rPr>
              <w:tab/>
            </w:r>
            <w:r w:rsidRPr="0034761F">
              <w:rPr>
                <w:rFonts w:ascii="Times New Roman" w:eastAsia="Times New Roman" w:hAnsi="Times New Roman" w:cs="Times New Roman"/>
                <w:iCs/>
                <w:color w:val="000000"/>
                <w:sz w:val="24"/>
                <w:szCs w:val="24"/>
              </w:rPr>
              <w:tab/>
            </w:r>
            <w:r w:rsidRPr="0034761F">
              <w:rPr>
                <w:rFonts w:ascii="Times New Roman" w:eastAsia="Times New Roman" w:hAnsi="Times New Roman" w:cs="Times New Roman"/>
                <w:iCs/>
                <w:color w:val="000000"/>
                <w:sz w:val="24"/>
                <w:szCs w:val="24"/>
              </w:rPr>
              <w:tab/>
            </w:r>
          </w:p>
        </w:tc>
        <w:tc>
          <w:tcPr>
            <w:tcW w:w="3117" w:type="dxa"/>
          </w:tcPr>
          <w:p w14:paraId="1B2E209E" w14:textId="692243FD" w:rsidR="00B92E7B" w:rsidRPr="0034761F" w:rsidRDefault="00B92E7B" w:rsidP="00E43994">
            <w:pPr>
              <w:spacing w:line="480" w:lineRule="auto"/>
              <w:jc w:val="center"/>
              <w:rPr>
                <w:rFonts w:ascii="Times New Roman" w:eastAsia="Times New Roman" w:hAnsi="Times New Roman" w:cs="Times New Roman"/>
                <w:b/>
                <w:color w:val="000000"/>
                <w:sz w:val="24"/>
                <w:szCs w:val="24"/>
              </w:rPr>
            </w:pPr>
            <w:r w:rsidRPr="0034761F">
              <w:rPr>
                <w:rFonts w:ascii="Times New Roman" w:eastAsia="Times New Roman" w:hAnsi="Times New Roman" w:cs="Times New Roman"/>
                <w:b/>
                <w:color w:val="000000"/>
                <w:sz w:val="24"/>
                <w:szCs w:val="24"/>
              </w:rPr>
              <w:t xml:space="preserve">Reported </w:t>
            </w:r>
            <w:r>
              <w:rPr>
                <w:rFonts w:ascii="Times New Roman" w:eastAsia="Times New Roman" w:hAnsi="Times New Roman" w:cs="Times New Roman"/>
                <w:b/>
                <w:color w:val="000000"/>
                <w:sz w:val="24"/>
                <w:szCs w:val="24"/>
              </w:rPr>
              <w:t>Genuine</w:t>
            </w:r>
          </w:p>
        </w:tc>
        <w:tc>
          <w:tcPr>
            <w:tcW w:w="3117" w:type="dxa"/>
          </w:tcPr>
          <w:p w14:paraId="53A61375" w14:textId="30634D47" w:rsidR="00B92E7B" w:rsidRPr="0034761F" w:rsidRDefault="00B92E7B" w:rsidP="00E43994">
            <w:pPr>
              <w:spacing w:line="480" w:lineRule="auto"/>
              <w:jc w:val="center"/>
              <w:rPr>
                <w:rFonts w:ascii="Times New Roman" w:eastAsia="Times New Roman" w:hAnsi="Times New Roman" w:cs="Times New Roman"/>
                <w:b/>
                <w:color w:val="000000"/>
                <w:sz w:val="24"/>
                <w:szCs w:val="24"/>
              </w:rPr>
            </w:pPr>
            <w:r w:rsidRPr="0034761F">
              <w:rPr>
                <w:rFonts w:ascii="Times New Roman" w:eastAsia="Times New Roman" w:hAnsi="Times New Roman" w:cs="Times New Roman"/>
                <w:b/>
                <w:color w:val="000000"/>
                <w:sz w:val="24"/>
                <w:szCs w:val="24"/>
              </w:rPr>
              <w:t xml:space="preserve">Reported </w:t>
            </w:r>
            <w:r>
              <w:rPr>
                <w:rFonts w:ascii="Times New Roman" w:eastAsia="Times New Roman" w:hAnsi="Times New Roman" w:cs="Times New Roman"/>
                <w:b/>
                <w:color w:val="000000"/>
                <w:sz w:val="24"/>
                <w:szCs w:val="24"/>
              </w:rPr>
              <w:t>Deepfake</w:t>
            </w:r>
          </w:p>
        </w:tc>
      </w:tr>
      <w:tr w:rsidR="00B92E7B" w:rsidRPr="0034761F" w14:paraId="5200152D" w14:textId="77777777" w:rsidTr="00337955">
        <w:tc>
          <w:tcPr>
            <w:tcW w:w="3116" w:type="dxa"/>
          </w:tcPr>
          <w:p w14:paraId="6D2731A1" w14:textId="5EC592D9" w:rsidR="00B92E7B" w:rsidRPr="0034761F" w:rsidRDefault="00B92E7B" w:rsidP="00E43994">
            <w:pPr>
              <w:spacing w:line="480" w:lineRule="auto"/>
              <w:jc w:val="center"/>
              <w:rPr>
                <w:rFonts w:ascii="Times New Roman" w:eastAsia="Times New Roman" w:hAnsi="Times New Roman" w:cs="Times New Roman"/>
                <w:b/>
                <w:color w:val="000000"/>
                <w:sz w:val="24"/>
                <w:szCs w:val="24"/>
              </w:rPr>
            </w:pPr>
            <w:r w:rsidRPr="0034761F">
              <w:rPr>
                <w:rFonts w:ascii="Times New Roman" w:eastAsia="Times New Roman" w:hAnsi="Times New Roman" w:cs="Times New Roman"/>
                <w:b/>
                <w:color w:val="000000"/>
                <w:sz w:val="24"/>
                <w:szCs w:val="24"/>
              </w:rPr>
              <w:t>Actual</w:t>
            </w:r>
            <w:r>
              <w:rPr>
                <w:rFonts w:ascii="Times New Roman" w:eastAsia="Times New Roman" w:hAnsi="Times New Roman" w:cs="Times New Roman"/>
                <w:b/>
                <w:color w:val="000000"/>
                <w:sz w:val="24"/>
                <w:szCs w:val="24"/>
              </w:rPr>
              <w:t>ly</w:t>
            </w:r>
            <w:r w:rsidRPr="0034761F">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Genuine</w:t>
            </w:r>
          </w:p>
        </w:tc>
        <w:tc>
          <w:tcPr>
            <w:tcW w:w="3117" w:type="dxa"/>
          </w:tcPr>
          <w:p w14:paraId="47788626" w14:textId="77777777" w:rsidR="00B92E7B" w:rsidRDefault="00B92E7B" w:rsidP="00E43994">
            <w:pPr>
              <w:spacing w:line="480" w:lineRule="auto"/>
              <w:jc w:val="center"/>
              <w:rPr>
                <w:rFonts w:ascii="Times New Roman" w:eastAsia="Times New Roman" w:hAnsi="Times New Roman" w:cs="Times New Roman"/>
                <w:i/>
                <w:color w:val="000000"/>
                <w:sz w:val="24"/>
                <w:szCs w:val="24"/>
              </w:rPr>
            </w:pPr>
            <w:r w:rsidRPr="0034761F">
              <w:rPr>
                <w:rFonts w:ascii="Times New Roman" w:eastAsia="Times New Roman" w:hAnsi="Times New Roman" w:cs="Times New Roman"/>
                <w:i/>
                <w:color w:val="000000"/>
                <w:sz w:val="24"/>
                <w:szCs w:val="24"/>
              </w:rPr>
              <w:t xml:space="preserve">True </w:t>
            </w:r>
            <w:r>
              <w:rPr>
                <w:rFonts w:ascii="Times New Roman" w:eastAsia="Times New Roman" w:hAnsi="Times New Roman" w:cs="Times New Roman"/>
                <w:i/>
                <w:color w:val="000000"/>
                <w:sz w:val="24"/>
                <w:szCs w:val="24"/>
              </w:rPr>
              <w:t xml:space="preserve">Positive </w:t>
            </w:r>
            <w:r w:rsidRPr="0034761F">
              <w:rPr>
                <w:rFonts w:ascii="Times New Roman" w:eastAsia="Times New Roman" w:hAnsi="Times New Roman" w:cs="Times New Roman"/>
                <w:i/>
                <w:color w:val="000000"/>
                <w:sz w:val="24"/>
                <w:szCs w:val="24"/>
              </w:rPr>
              <w:t>(T</w:t>
            </w:r>
            <w:r>
              <w:rPr>
                <w:rFonts w:ascii="Times New Roman" w:eastAsia="Times New Roman" w:hAnsi="Times New Roman" w:cs="Times New Roman"/>
                <w:i/>
                <w:color w:val="000000"/>
                <w:sz w:val="24"/>
                <w:szCs w:val="24"/>
              </w:rPr>
              <w:t>P</w:t>
            </w:r>
            <w:r w:rsidRPr="0034761F">
              <w:rPr>
                <w:rFonts w:ascii="Times New Roman" w:eastAsia="Times New Roman" w:hAnsi="Times New Roman" w:cs="Times New Roman"/>
                <w:i/>
                <w:color w:val="000000"/>
                <w:sz w:val="24"/>
                <w:szCs w:val="24"/>
              </w:rPr>
              <w:t>)</w:t>
            </w:r>
          </w:p>
          <w:p w14:paraId="13A7F244" w14:textId="23C59E92" w:rsidR="00E43994" w:rsidRPr="00C96ECF" w:rsidRDefault="00C96ECF" w:rsidP="00E43994">
            <w:pPr>
              <w:spacing w:line="480" w:lineRule="auto"/>
              <w:jc w:val="center"/>
              <w:rPr>
                <w:rFonts w:ascii="Times New Roman" w:eastAsia="Times New Roman" w:hAnsi="Times New Roman" w:cs="Times New Roman"/>
                <w:iCs/>
                <w:color w:val="000000"/>
                <w:sz w:val="24"/>
                <w:szCs w:val="24"/>
              </w:rPr>
            </w:pPr>
            <w:r w:rsidRPr="00C96ECF">
              <w:rPr>
                <w:rFonts w:ascii="Times New Roman" w:eastAsia="Times New Roman" w:hAnsi="Times New Roman" w:cs="Times New Roman"/>
                <w:iCs/>
                <w:color w:val="000000"/>
                <w:sz w:val="24"/>
                <w:szCs w:val="24"/>
              </w:rPr>
              <w:t xml:space="preserve">184 </w:t>
            </w:r>
          </w:p>
        </w:tc>
        <w:tc>
          <w:tcPr>
            <w:tcW w:w="3117" w:type="dxa"/>
          </w:tcPr>
          <w:p w14:paraId="79B34660" w14:textId="77777777" w:rsidR="00B92E7B" w:rsidRDefault="00B92E7B" w:rsidP="00E43994">
            <w:pPr>
              <w:spacing w:line="480" w:lineRule="auto"/>
              <w:jc w:val="center"/>
              <w:rPr>
                <w:rFonts w:ascii="Times New Roman" w:eastAsia="Times New Roman" w:hAnsi="Times New Roman" w:cs="Times New Roman"/>
                <w:i/>
                <w:color w:val="000000"/>
                <w:sz w:val="24"/>
                <w:szCs w:val="24"/>
              </w:rPr>
            </w:pPr>
            <w:r w:rsidRPr="0034761F">
              <w:rPr>
                <w:rFonts w:ascii="Times New Roman" w:eastAsia="Times New Roman" w:hAnsi="Times New Roman" w:cs="Times New Roman"/>
                <w:i/>
                <w:color w:val="000000"/>
                <w:sz w:val="24"/>
                <w:szCs w:val="24"/>
              </w:rPr>
              <w:t>False Positive (FP)</w:t>
            </w:r>
          </w:p>
          <w:p w14:paraId="2D05C916" w14:textId="574DEE76" w:rsidR="00C96ECF" w:rsidRPr="00C96ECF" w:rsidRDefault="00C96ECF" w:rsidP="00E43994">
            <w:pPr>
              <w:spacing w:line="480" w:lineRule="auto"/>
              <w:jc w:val="center"/>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120</w:t>
            </w:r>
          </w:p>
        </w:tc>
      </w:tr>
      <w:tr w:rsidR="00B92E7B" w14:paraId="653FD807" w14:textId="77777777" w:rsidTr="00337955">
        <w:tc>
          <w:tcPr>
            <w:tcW w:w="3116" w:type="dxa"/>
          </w:tcPr>
          <w:p w14:paraId="6839446C" w14:textId="128250AE" w:rsidR="00B92E7B" w:rsidRPr="0034761F" w:rsidRDefault="00B92E7B" w:rsidP="00E43994">
            <w:pPr>
              <w:spacing w:line="480" w:lineRule="auto"/>
              <w:jc w:val="center"/>
              <w:rPr>
                <w:rFonts w:ascii="Times New Roman" w:eastAsia="Times New Roman" w:hAnsi="Times New Roman" w:cs="Times New Roman"/>
                <w:b/>
                <w:color w:val="000000"/>
                <w:sz w:val="24"/>
                <w:szCs w:val="24"/>
              </w:rPr>
            </w:pPr>
            <w:r w:rsidRPr="0034761F">
              <w:rPr>
                <w:rFonts w:ascii="Times New Roman" w:eastAsia="Times New Roman" w:hAnsi="Times New Roman" w:cs="Times New Roman"/>
                <w:b/>
                <w:color w:val="000000"/>
                <w:sz w:val="24"/>
                <w:szCs w:val="24"/>
              </w:rPr>
              <w:t>Actual</w:t>
            </w:r>
            <w:r>
              <w:rPr>
                <w:rFonts w:ascii="Times New Roman" w:eastAsia="Times New Roman" w:hAnsi="Times New Roman" w:cs="Times New Roman"/>
                <w:b/>
                <w:color w:val="000000"/>
                <w:sz w:val="24"/>
                <w:szCs w:val="24"/>
              </w:rPr>
              <w:t>ly</w:t>
            </w:r>
            <w:r w:rsidRPr="0034761F">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Deepfake</w:t>
            </w:r>
          </w:p>
        </w:tc>
        <w:tc>
          <w:tcPr>
            <w:tcW w:w="3117" w:type="dxa"/>
          </w:tcPr>
          <w:p w14:paraId="432D566C" w14:textId="63C2006D" w:rsidR="00B92E7B" w:rsidRDefault="00B92E7B" w:rsidP="00E43994">
            <w:pPr>
              <w:spacing w:line="480" w:lineRule="auto"/>
              <w:jc w:val="center"/>
              <w:rPr>
                <w:rFonts w:ascii="Times New Roman" w:eastAsia="Times New Roman" w:hAnsi="Times New Roman" w:cs="Times New Roman"/>
                <w:i/>
                <w:color w:val="000000"/>
                <w:sz w:val="24"/>
                <w:szCs w:val="24"/>
              </w:rPr>
            </w:pPr>
            <w:r w:rsidRPr="0034761F">
              <w:rPr>
                <w:rFonts w:ascii="Times New Roman" w:eastAsia="Times New Roman" w:hAnsi="Times New Roman" w:cs="Times New Roman"/>
                <w:i/>
                <w:color w:val="000000"/>
                <w:sz w:val="24"/>
                <w:szCs w:val="24"/>
              </w:rPr>
              <w:t>False Negative (FN)</w:t>
            </w:r>
          </w:p>
          <w:p w14:paraId="7802E4B5" w14:textId="60C36CF4" w:rsidR="00E43994" w:rsidRPr="00C96ECF" w:rsidRDefault="00C96ECF" w:rsidP="00E43994">
            <w:pPr>
              <w:spacing w:line="480" w:lineRule="auto"/>
              <w:jc w:val="center"/>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109</w:t>
            </w:r>
          </w:p>
        </w:tc>
        <w:tc>
          <w:tcPr>
            <w:tcW w:w="3117" w:type="dxa"/>
          </w:tcPr>
          <w:p w14:paraId="279E3B7A" w14:textId="77777777" w:rsidR="00B92E7B" w:rsidRDefault="00B92E7B" w:rsidP="00E43994">
            <w:pPr>
              <w:spacing w:line="480" w:lineRule="auto"/>
              <w:jc w:val="center"/>
              <w:rPr>
                <w:rFonts w:ascii="Times New Roman" w:eastAsia="Times New Roman" w:hAnsi="Times New Roman" w:cs="Times New Roman"/>
                <w:i/>
                <w:color w:val="000000"/>
                <w:sz w:val="24"/>
                <w:szCs w:val="24"/>
              </w:rPr>
            </w:pPr>
            <w:r w:rsidRPr="0034761F">
              <w:rPr>
                <w:rFonts w:ascii="Times New Roman" w:eastAsia="Times New Roman" w:hAnsi="Times New Roman" w:cs="Times New Roman"/>
                <w:i/>
                <w:color w:val="000000"/>
                <w:sz w:val="24"/>
                <w:szCs w:val="24"/>
              </w:rPr>
              <w:t xml:space="preserve">True </w:t>
            </w:r>
            <w:r>
              <w:rPr>
                <w:rFonts w:ascii="Times New Roman" w:eastAsia="Times New Roman" w:hAnsi="Times New Roman" w:cs="Times New Roman"/>
                <w:i/>
                <w:color w:val="000000"/>
                <w:sz w:val="24"/>
                <w:szCs w:val="24"/>
              </w:rPr>
              <w:t xml:space="preserve">Negative </w:t>
            </w:r>
            <w:r w:rsidRPr="0034761F">
              <w:rPr>
                <w:rFonts w:ascii="Times New Roman" w:eastAsia="Times New Roman" w:hAnsi="Times New Roman" w:cs="Times New Roman"/>
                <w:i/>
                <w:color w:val="000000"/>
                <w:sz w:val="24"/>
                <w:szCs w:val="24"/>
              </w:rPr>
              <w:t>(T</w:t>
            </w:r>
            <w:r>
              <w:rPr>
                <w:rFonts w:ascii="Times New Roman" w:eastAsia="Times New Roman" w:hAnsi="Times New Roman" w:cs="Times New Roman"/>
                <w:i/>
                <w:color w:val="000000"/>
                <w:sz w:val="24"/>
                <w:szCs w:val="24"/>
              </w:rPr>
              <w:t>N</w:t>
            </w:r>
            <w:r w:rsidRPr="0034761F">
              <w:rPr>
                <w:rFonts w:ascii="Times New Roman" w:eastAsia="Times New Roman" w:hAnsi="Times New Roman" w:cs="Times New Roman"/>
                <w:i/>
                <w:color w:val="000000"/>
                <w:sz w:val="24"/>
                <w:szCs w:val="24"/>
              </w:rPr>
              <w:t>)</w:t>
            </w:r>
          </w:p>
          <w:p w14:paraId="220CEF2A" w14:textId="12598A24" w:rsidR="00C96ECF" w:rsidRPr="00C96ECF" w:rsidRDefault="00C96ECF" w:rsidP="00E43994">
            <w:pPr>
              <w:spacing w:line="480" w:lineRule="auto"/>
              <w:jc w:val="center"/>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221</w:t>
            </w:r>
          </w:p>
        </w:tc>
      </w:tr>
    </w:tbl>
    <w:p w14:paraId="5D4F601B" w14:textId="77777777" w:rsidR="00B92E7B" w:rsidRDefault="00B92E7B" w:rsidP="00B92E7B">
      <w:pPr>
        <w:shd w:val="clear" w:color="auto" w:fill="FFFFFF"/>
        <w:spacing w:line="276" w:lineRule="auto"/>
        <w:ind w:left="360"/>
        <w:rPr>
          <w:rFonts w:ascii="Times New Roman" w:eastAsia="Times New Roman" w:hAnsi="Times New Roman" w:cs="Times New Roman"/>
          <w:iCs/>
          <w:color w:val="000000"/>
          <w:sz w:val="24"/>
          <w:szCs w:val="24"/>
          <w:highlight w:val="yellow"/>
        </w:rPr>
      </w:pPr>
    </w:p>
    <w:p w14:paraId="54EE8280" w14:textId="226B0755" w:rsidR="00FD4524" w:rsidRPr="00FD4524" w:rsidRDefault="00D65D8D" w:rsidP="00B01AD5">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ab/>
      </w:r>
      <w:r w:rsidR="00B01AD5">
        <w:rPr>
          <w:rFonts w:ascii="Times New Roman" w:eastAsia="Calibri" w:hAnsi="Times New Roman" w:cs="Times New Roman"/>
          <w:sz w:val="24"/>
          <w:szCs w:val="24"/>
        </w:rPr>
        <w:t xml:space="preserve">We then computed two classification statistics. The first was the </w:t>
      </w:r>
      <w:r w:rsidR="00FD4524">
        <w:rPr>
          <w:rFonts w:ascii="Times New Roman" w:eastAsia="Calibri" w:hAnsi="Times New Roman" w:cs="Times New Roman"/>
          <w:sz w:val="24"/>
          <w:szCs w:val="24"/>
        </w:rPr>
        <w:t xml:space="preserve">Balanced Accuracy statistic </w:t>
      </w:r>
      <w:r w:rsidR="00FD4524" w:rsidRPr="00FD4524">
        <w:rPr>
          <w:rFonts w:ascii="Times New Roman" w:eastAsia="Calibri" w:hAnsi="Times New Roman" w:cs="Times New Roman"/>
          <w:sz w:val="24"/>
          <w:szCs w:val="24"/>
        </w:rPr>
        <w:t>(</w:t>
      </w:r>
      <w:r w:rsidR="00FD4524">
        <w:rPr>
          <w:rFonts w:ascii="Times New Roman" w:eastAsia="Calibri" w:hAnsi="Times New Roman" w:cs="Times New Roman"/>
          <w:sz w:val="24"/>
          <w:szCs w:val="24"/>
        </w:rPr>
        <w:t xml:space="preserve">i.e., </w:t>
      </w:r>
      <w:r w:rsidR="00FD4524" w:rsidRPr="00FD4524">
        <w:rPr>
          <w:rFonts w:ascii="Times New Roman" w:eastAsia="Calibri" w:hAnsi="Times New Roman" w:cs="Times New Roman"/>
          <w:sz w:val="24"/>
          <w:szCs w:val="24"/>
        </w:rPr>
        <w:t>Sensitivity + Specificity / 2</w:t>
      </w:r>
      <w:r w:rsidR="00B01AD5">
        <w:rPr>
          <w:rFonts w:ascii="Times New Roman" w:eastAsia="Calibri" w:hAnsi="Times New Roman" w:cs="Times New Roman"/>
          <w:sz w:val="24"/>
          <w:szCs w:val="24"/>
        </w:rPr>
        <w:t xml:space="preserve">) </w:t>
      </w:r>
      <w:r w:rsidR="0002433E">
        <w:rPr>
          <w:rFonts w:ascii="Times New Roman" w:eastAsia="Calibri" w:hAnsi="Times New Roman" w:cs="Times New Roman"/>
          <w:sz w:val="24"/>
          <w:szCs w:val="24"/>
        </w:rPr>
        <w:t xml:space="preserve">which is useful for determining how accurate classification is when there are potential imbalances in the four fields of the confusion matrix. </w:t>
      </w:r>
    </w:p>
    <w:p w14:paraId="0F6035A7" w14:textId="1B04E7D5" w:rsidR="00FD4524" w:rsidRDefault="00217A3D" w:rsidP="00217A3D">
      <w:pPr>
        <w:spacing w:line="480" w:lineRule="auto"/>
        <w:ind w:firstLine="0"/>
        <w:rPr>
          <w:rFonts w:ascii="Times New Roman" w:eastAsia="Calibri" w:hAnsi="Times New Roman" w:cs="Times New Roman"/>
          <w:sz w:val="24"/>
          <w:szCs w:val="24"/>
        </w:rPr>
      </w:pPr>
      <w:r w:rsidRPr="00613A8D">
        <w:rPr>
          <w:rFonts w:ascii="Times New Roman" w:eastAsia="Calibri" w:hAnsi="Times New Roman" w:cs="Times New Roman"/>
          <w:sz w:val="24"/>
          <w:szCs w:val="24"/>
        </w:rPr>
        <w:t>Analyses revealed that</w:t>
      </w:r>
      <w:r w:rsidR="00F0088D">
        <w:rPr>
          <w:rFonts w:ascii="Times New Roman" w:eastAsia="Calibri" w:hAnsi="Times New Roman" w:cs="Times New Roman"/>
          <w:sz w:val="24"/>
          <w:szCs w:val="24"/>
        </w:rPr>
        <w:t xml:space="preserve"> </w:t>
      </w:r>
      <w:r w:rsidRPr="00613A8D">
        <w:rPr>
          <w:rFonts w:ascii="Times New Roman" w:eastAsia="Calibri" w:hAnsi="Times New Roman" w:cs="Times New Roman"/>
          <w:bCs/>
          <w:sz w:val="24"/>
          <w:szCs w:val="24"/>
        </w:rPr>
        <w:t xml:space="preserve">participants </w:t>
      </w:r>
      <w:r w:rsidR="00F0088D">
        <w:rPr>
          <w:rFonts w:ascii="Times New Roman" w:eastAsia="Calibri" w:hAnsi="Times New Roman" w:cs="Times New Roman"/>
          <w:bCs/>
          <w:sz w:val="24"/>
          <w:szCs w:val="24"/>
        </w:rPr>
        <w:t xml:space="preserve">did not make </w:t>
      </w:r>
      <w:r w:rsidRPr="001E466D">
        <w:rPr>
          <w:rFonts w:ascii="Times New Roman" w:eastAsia="Calibri" w:hAnsi="Times New Roman" w:cs="Times New Roman"/>
          <w:i/>
          <w:iCs/>
          <w:sz w:val="24"/>
          <w:szCs w:val="24"/>
        </w:rPr>
        <w:t>accurate</w:t>
      </w:r>
      <w:r w:rsidRPr="00613A8D">
        <w:rPr>
          <w:rFonts w:ascii="Times New Roman" w:eastAsia="Calibri" w:hAnsi="Times New Roman" w:cs="Times New Roman"/>
          <w:sz w:val="24"/>
          <w:szCs w:val="24"/>
        </w:rPr>
        <w:t xml:space="preserve"> decisions about </w:t>
      </w:r>
      <w:r>
        <w:rPr>
          <w:rFonts w:ascii="Times New Roman" w:eastAsia="Calibri" w:hAnsi="Times New Roman" w:cs="Times New Roman"/>
          <w:sz w:val="24"/>
          <w:szCs w:val="24"/>
        </w:rPr>
        <w:t xml:space="preserve">the type of </w:t>
      </w:r>
      <w:r w:rsidRPr="00613A8D">
        <w:rPr>
          <w:rFonts w:ascii="Times New Roman" w:eastAsia="Calibri" w:hAnsi="Times New Roman" w:cs="Times New Roman"/>
          <w:sz w:val="24"/>
          <w:szCs w:val="24"/>
        </w:rPr>
        <w:t xml:space="preserve">content </w:t>
      </w:r>
      <w:r>
        <w:rPr>
          <w:rFonts w:ascii="Times New Roman" w:eastAsia="Calibri" w:hAnsi="Times New Roman" w:cs="Times New Roman"/>
          <w:sz w:val="24"/>
          <w:szCs w:val="24"/>
        </w:rPr>
        <w:t xml:space="preserve">they </w:t>
      </w:r>
      <w:r w:rsidR="006D73E2">
        <w:rPr>
          <w:rFonts w:ascii="Times New Roman" w:eastAsia="Calibri" w:hAnsi="Times New Roman" w:cs="Times New Roman"/>
          <w:sz w:val="24"/>
          <w:szCs w:val="24"/>
        </w:rPr>
        <w:t xml:space="preserve">had </w:t>
      </w:r>
      <w:r>
        <w:rPr>
          <w:rFonts w:ascii="Times New Roman" w:eastAsia="Calibri" w:hAnsi="Times New Roman" w:cs="Times New Roman"/>
          <w:sz w:val="24"/>
          <w:szCs w:val="24"/>
        </w:rPr>
        <w:t>encounter</w:t>
      </w:r>
      <w:r w:rsidR="006D73E2">
        <w:rPr>
          <w:rFonts w:ascii="Times New Roman" w:eastAsia="Calibri" w:hAnsi="Times New Roman" w:cs="Times New Roman"/>
          <w:sz w:val="24"/>
          <w:szCs w:val="24"/>
        </w:rPr>
        <w:t>ed</w:t>
      </w:r>
      <w:r>
        <w:rPr>
          <w:rFonts w:ascii="Times New Roman" w:eastAsia="Calibri" w:hAnsi="Times New Roman" w:cs="Times New Roman"/>
          <w:sz w:val="24"/>
          <w:szCs w:val="24"/>
        </w:rPr>
        <w:t xml:space="preserve"> </w:t>
      </w:r>
      <w:r w:rsidRPr="00613A8D">
        <w:rPr>
          <w:rFonts w:ascii="Times New Roman" w:eastAsia="Calibri" w:hAnsi="Times New Roman" w:cs="Times New Roman"/>
          <w:sz w:val="24"/>
          <w:szCs w:val="24"/>
        </w:rPr>
        <w:t>(Balanced Accuracy = 0.6</w:t>
      </w:r>
      <w:r>
        <w:rPr>
          <w:rFonts w:ascii="Times New Roman" w:eastAsia="Calibri" w:hAnsi="Times New Roman" w:cs="Times New Roman"/>
          <w:sz w:val="24"/>
          <w:szCs w:val="24"/>
        </w:rPr>
        <w:t>4, 95% CI [0.60</w:t>
      </w:r>
      <w:r w:rsidRPr="00613A8D">
        <w:rPr>
          <w:rFonts w:ascii="Times New Roman" w:eastAsia="Calibri" w:hAnsi="Times New Roman" w:cs="Times New Roman"/>
          <w:sz w:val="24"/>
          <w:szCs w:val="24"/>
        </w:rPr>
        <w:t>, 0.</w:t>
      </w:r>
      <w:r>
        <w:rPr>
          <w:rFonts w:ascii="Times New Roman" w:eastAsia="Calibri" w:hAnsi="Times New Roman" w:cs="Times New Roman"/>
          <w:sz w:val="24"/>
          <w:szCs w:val="24"/>
        </w:rPr>
        <w:t>67</w:t>
      </w:r>
      <w:r w:rsidRPr="00613A8D">
        <w:rPr>
          <w:rFonts w:ascii="Times New Roman" w:eastAsia="Calibri" w:hAnsi="Times New Roman" w:cs="Times New Roman"/>
          <w:sz w:val="24"/>
          <w:szCs w:val="24"/>
        </w:rPr>
        <w:t>])</w:t>
      </w:r>
      <w:r w:rsidR="006D73E2">
        <w:rPr>
          <w:rFonts w:ascii="Times New Roman" w:eastAsia="Calibri" w:hAnsi="Times New Roman" w:cs="Times New Roman"/>
          <w:sz w:val="24"/>
          <w:szCs w:val="24"/>
        </w:rPr>
        <w:t xml:space="preserve">, </w:t>
      </w:r>
      <w:r w:rsidRPr="001E466D">
        <w:rPr>
          <w:rFonts w:ascii="Times New Roman" w:eastAsia="Calibri" w:hAnsi="Times New Roman" w:cs="Times New Roman"/>
          <w:sz w:val="24"/>
          <w:szCs w:val="24"/>
        </w:rPr>
        <w:t xml:space="preserve">far </w:t>
      </w:r>
      <w:r w:rsidR="006D73E2">
        <w:rPr>
          <w:rFonts w:ascii="Times New Roman" w:eastAsia="Calibri" w:hAnsi="Times New Roman" w:cs="Times New Roman"/>
          <w:sz w:val="24"/>
          <w:szCs w:val="24"/>
        </w:rPr>
        <w:t xml:space="preserve">lower </w:t>
      </w:r>
      <w:r w:rsidRPr="001E466D">
        <w:rPr>
          <w:rFonts w:ascii="Times New Roman" w:eastAsia="Calibri" w:hAnsi="Times New Roman" w:cs="Times New Roman"/>
          <w:sz w:val="24"/>
          <w:szCs w:val="24"/>
        </w:rPr>
        <w:t xml:space="preserve">than what might be considered </w:t>
      </w:r>
      <w:r w:rsidR="006D73E2">
        <w:rPr>
          <w:rFonts w:ascii="Times New Roman" w:eastAsia="Calibri" w:hAnsi="Times New Roman" w:cs="Times New Roman"/>
          <w:sz w:val="24"/>
          <w:szCs w:val="24"/>
        </w:rPr>
        <w:t xml:space="preserve">as </w:t>
      </w:r>
      <w:r>
        <w:rPr>
          <w:rFonts w:ascii="Times New Roman" w:eastAsia="Calibri" w:hAnsi="Times New Roman" w:cs="Times New Roman"/>
          <w:sz w:val="24"/>
          <w:szCs w:val="24"/>
        </w:rPr>
        <w:t xml:space="preserve">a </w:t>
      </w:r>
      <w:r w:rsidRPr="001E466D">
        <w:rPr>
          <w:rFonts w:ascii="Times New Roman" w:eastAsia="Calibri" w:hAnsi="Times New Roman" w:cs="Times New Roman"/>
          <w:sz w:val="24"/>
          <w:szCs w:val="24"/>
        </w:rPr>
        <w:t>highly accurate decision (BA of .80 or .90).</w:t>
      </w:r>
    </w:p>
    <w:p w14:paraId="0FA34F9A" w14:textId="7090FA56" w:rsidR="00B469DC" w:rsidRDefault="006D73E2" w:rsidP="00E14726">
      <w:pPr>
        <w:spacing w:line="480" w:lineRule="auto"/>
        <w:ind w:firstLine="706"/>
        <w:rPr>
          <w:rFonts w:ascii="Times New Roman" w:eastAsia="Calibri" w:hAnsi="Times New Roman" w:cs="Times New Roman"/>
          <w:sz w:val="24"/>
          <w:szCs w:val="24"/>
        </w:rPr>
      </w:pPr>
      <w:r>
        <w:rPr>
          <w:rFonts w:ascii="Times New Roman" w:eastAsia="Calibri" w:hAnsi="Times New Roman" w:cs="Times New Roman"/>
          <w:sz w:val="24"/>
          <w:szCs w:val="24"/>
        </w:rPr>
        <w:t xml:space="preserve">The second </w:t>
      </w:r>
      <w:r w:rsidR="00BC33DD">
        <w:rPr>
          <w:rFonts w:ascii="Times New Roman" w:eastAsia="Calibri" w:hAnsi="Times New Roman" w:cs="Times New Roman"/>
          <w:sz w:val="24"/>
          <w:szCs w:val="24"/>
        </w:rPr>
        <w:t xml:space="preserve">classification </w:t>
      </w:r>
      <w:r w:rsidR="00211A4B">
        <w:rPr>
          <w:rFonts w:ascii="Times New Roman" w:eastAsia="Calibri" w:hAnsi="Times New Roman" w:cs="Times New Roman"/>
          <w:sz w:val="24"/>
          <w:szCs w:val="24"/>
        </w:rPr>
        <w:t xml:space="preserve">statistic </w:t>
      </w:r>
      <w:r>
        <w:rPr>
          <w:rFonts w:ascii="Times New Roman" w:eastAsia="Calibri" w:hAnsi="Times New Roman" w:cs="Times New Roman"/>
          <w:sz w:val="24"/>
          <w:szCs w:val="24"/>
        </w:rPr>
        <w:t xml:space="preserve">was </w:t>
      </w:r>
      <w:r w:rsidRPr="00AE3F2A">
        <w:rPr>
          <w:rFonts w:ascii="Times New Roman" w:eastAsia="Calibri" w:hAnsi="Times New Roman" w:cs="Times New Roman"/>
          <w:sz w:val="24"/>
          <w:szCs w:val="24"/>
        </w:rPr>
        <w:t>Youden</w:t>
      </w:r>
      <w:r w:rsidR="00F87A6F">
        <w:rPr>
          <w:rFonts w:ascii="Times New Roman" w:eastAsia="Calibri" w:hAnsi="Times New Roman" w:cs="Times New Roman"/>
          <w:sz w:val="24"/>
          <w:szCs w:val="24"/>
        </w:rPr>
        <w:t>’</w:t>
      </w:r>
      <w:r w:rsidRPr="00AE3F2A">
        <w:rPr>
          <w:rFonts w:ascii="Times New Roman" w:eastAsia="Calibri" w:hAnsi="Times New Roman" w:cs="Times New Roman"/>
          <w:sz w:val="24"/>
          <w:szCs w:val="24"/>
        </w:rPr>
        <w:t xml:space="preserve">s </w:t>
      </w:r>
      <w:r w:rsidRPr="00F87A6F">
        <w:rPr>
          <w:rFonts w:ascii="Times New Roman" w:eastAsia="Calibri" w:hAnsi="Times New Roman" w:cs="Times New Roman"/>
          <w:i/>
          <w:iCs/>
          <w:sz w:val="24"/>
          <w:szCs w:val="24"/>
        </w:rPr>
        <w:t>J</w:t>
      </w:r>
      <w:r>
        <w:rPr>
          <w:rFonts w:ascii="Times New Roman" w:eastAsia="Calibri" w:hAnsi="Times New Roman" w:cs="Times New Roman"/>
          <w:sz w:val="24"/>
          <w:szCs w:val="24"/>
        </w:rPr>
        <w:t xml:space="preserve"> which </w:t>
      </w:r>
      <w:r w:rsidR="00BC33DD">
        <w:rPr>
          <w:rFonts w:ascii="Times New Roman" w:eastAsia="Calibri" w:hAnsi="Times New Roman" w:cs="Times New Roman"/>
          <w:sz w:val="24"/>
          <w:szCs w:val="24"/>
        </w:rPr>
        <w:t xml:space="preserve">indicates </w:t>
      </w:r>
      <w:r w:rsidR="004538A2">
        <w:rPr>
          <w:rFonts w:ascii="Times New Roman" w:eastAsia="Calibri" w:hAnsi="Times New Roman" w:cs="Times New Roman"/>
          <w:sz w:val="24"/>
          <w:szCs w:val="24"/>
        </w:rPr>
        <w:t xml:space="preserve">the </w:t>
      </w:r>
      <w:r w:rsidR="00BC33DD">
        <w:rPr>
          <w:rFonts w:ascii="Times New Roman" w:eastAsia="Calibri" w:hAnsi="Times New Roman" w:cs="Times New Roman"/>
          <w:sz w:val="24"/>
          <w:szCs w:val="24"/>
        </w:rPr>
        <w:t>likel</w:t>
      </w:r>
      <w:r w:rsidR="004538A2">
        <w:rPr>
          <w:rFonts w:ascii="Times New Roman" w:eastAsia="Calibri" w:hAnsi="Times New Roman" w:cs="Times New Roman"/>
          <w:sz w:val="24"/>
          <w:szCs w:val="24"/>
        </w:rPr>
        <w:t>ihood that</w:t>
      </w:r>
      <w:r w:rsidR="00BC33DD">
        <w:rPr>
          <w:rFonts w:ascii="Times New Roman" w:eastAsia="Calibri" w:hAnsi="Times New Roman" w:cs="Times New Roman"/>
          <w:sz w:val="24"/>
          <w:szCs w:val="24"/>
        </w:rPr>
        <w:t xml:space="preserve"> </w:t>
      </w:r>
      <w:r w:rsidR="004538A2">
        <w:rPr>
          <w:rFonts w:ascii="Times New Roman" w:eastAsia="Calibri" w:hAnsi="Times New Roman" w:cs="Times New Roman"/>
          <w:sz w:val="24"/>
          <w:szCs w:val="24"/>
        </w:rPr>
        <w:t xml:space="preserve">a person </w:t>
      </w:r>
      <w:r w:rsidR="00BC33DD">
        <w:rPr>
          <w:rFonts w:ascii="Times New Roman" w:eastAsia="Calibri" w:hAnsi="Times New Roman" w:cs="Times New Roman"/>
          <w:sz w:val="24"/>
          <w:szCs w:val="24"/>
        </w:rPr>
        <w:t xml:space="preserve">will make an “informed decision” </w:t>
      </w:r>
      <w:r w:rsidR="007A0F4E">
        <w:rPr>
          <w:rFonts w:ascii="Times New Roman" w:eastAsia="Calibri" w:hAnsi="Times New Roman" w:cs="Times New Roman"/>
          <w:sz w:val="24"/>
          <w:szCs w:val="24"/>
        </w:rPr>
        <w:t>as opposed to a random guess</w:t>
      </w:r>
      <w:r w:rsidR="00BC33DD">
        <w:rPr>
          <w:rFonts w:ascii="Times New Roman" w:eastAsia="Calibri" w:hAnsi="Times New Roman" w:cs="Times New Roman"/>
          <w:sz w:val="24"/>
          <w:szCs w:val="24"/>
        </w:rPr>
        <w:t>.</w:t>
      </w:r>
      <w:r w:rsidR="007A0F4E">
        <w:rPr>
          <w:rFonts w:ascii="Times New Roman" w:eastAsia="Calibri" w:hAnsi="Times New Roman" w:cs="Times New Roman"/>
          <w:sz w:val="24"/>
          <w:szCs w:val="24"/>
        </w:rPr>
        <w:t xml:space="preserve"> </w:t>
      </w:r>
      <w:r w:rsidR="00AE3F2A" w:rsidRPr="00AE3F2A">
        <w:rPr>
          <w:rFonts w:ascii="Times New Roman" w:eastAsia="Calibri" w:hAnsi="Times New Roman" w:cs="Times New Roman"/>
          <w:sz w:val="24"/>
          <w:szCs w:val="24"/>
        </w:rPr>
        <w:t>Youden</w:t>
      </w:r>
      <w:r w:rsidR="007A0F4E">
        <w:rPr>
          <w:rFonts w:ascii="Times New Roman" w:eastAsia="Calibri" w:hAnsi="Times New Roman" w:cs="Times New Roman"/>
          <w:sz w:val="24"/>
          <w:szCs w:val="24"/>
        </w:rPr>
        <w:t>’</w:t>
      </w:r>
      <w:r w:rsidR="00AE3F2A" w:rsidRPr="00AE3F2A">
        <w:rPr>
          <w:rFonts w:ascii="Times New Roman" w:eastAsia="Calibri" w:hAnsi="Times New Roman" w:cs="Times New Roman"/>
          <w:sz w:val="24"/>
          <w:szCs w:val="24"/>
        </w:rPr>
        <w:t xml:space="preserve">s </w:t>
      </w:r>
      <w:r w:rsidR="00AE3F2A" w:rsidRPr="00F87A6F">
        <w:rPr>
          <w:rFonts w:ascii="Times New Roman" w:eastAsia="Calibri" w:hAnsi="Times New Roman" w:cs="Times New Roman"/>
          <w:i/>
          <w:iCs/>
          <w:sz w:val="24"/>
          <w:szCs w:val="24"/>
        </w:rPr>
        <w:t>J</w:t>
      </w:r>
      <w:r w:rsidR="00AE3F2A" w:rsidRPr="00AE3F2A">
        <w:rPr>
          <w:rFonts w:ascii="Times New Roman" w:eastAsia="Calibri" w:hAnsi="Times New Roman" w:cs="Times New Roman"/>
          <w:sz w:val="24"/>
          <w:szCs w:val="24"/>
        </w:rPr>
        <w:t xml:space="preserve"> combines </w:t>
      </w:r>
      <w:r w:rsidR="00FA33FD">
        <w:rPr>
          <w:rFonts w:ascii="Times New Roman" w:eastAsia="Calibri" w:hAnsi="Times New Roman" w:cs="Times New Roman"/>
          <w:sz w:val="24"/>
          <w:szCs w:val="24"/>
        </w:rPr>
        <w:lastRenderedPageBreak/>
        <w:t>S</w:t>
      </w:r>
      <w:r w:rsidR="00AE3F2A" w:rsidRPr="00AE3F2A">
        <w:rPr>
          <w:rFonts w:ascii="Times New Roman" w:eastAsia="Calibri" w:hAnsi="Times New Roman" w:cs="Times New Roman"/>
          <w:sz w:val="24"/>
          <w:szCs w:val="24"/>
        </w:rPr>
        <w:t xml:space="preserve">ensitivity and </w:t>
      </w:r>
      <w:r w:rsidR="00FA33FD">
        <w:rPr>
          <w:rFonts w:ascii="Times New Roman" w:eastAsia="Calibri" w:hAnsi="Times New Roman" w:cs="Times New Roman"/>
          <w:sz w:val="24"/>
          <w:szCs w:val="24"/>
        </w:rPr>
        <w:t>S</w:t>
      </w:r>
      <w:r w:rsidR="00AE3F2A" w:rsidRPr="00AE3F2A">
        <w:rPr>
          <w:rFonts w:ascii="Times New Roman" w:eastAsia="Calibri" w:hAnsi="Times New Roman" w:cs="Times New Roman"/>
          <w:sz w:val="24"/>
          <w:szCs w:val="24"/>
        </w:rPr>
        <w:t xml:space="preserve">pecificity into a single measure </w:t>
      </w:r>
      <w:r w:rsidR="007B36D9">
        <w:rPr>
          <w:rFonts w:ascii="Times New Roman" w:eastAsia="Calibri" w:hAnsi="Times New Roman" w:cs="Times New Roman"/>
          <w:sz w:val="24"/>
          <w:szCs w:val="24"/>
        </w:rPr>
        <w:t>([</w:t>
      </w:r>
      <w:r w:rsidR="00AE3F2A" w:rsidRPr="00AE3F2A">
        <w:rPr>
          <w:rFonts w:ascii="Times New Roman" w:eastAsia="Calibri" w:hAnsi="Times New Roman" w:cs="Times New Roman"/>
          <w:sz w:val="24"/>
          <w:szCs w:val="24"/>
        </w:rPr>
        <w:t>Sensitivity + Specificity</w:t>
      </w:r>
      <w:r w:rsidR="007B36D9">
        <w:rPr>
          <w:rFonts w:ascii="Times New Roman" w:eastAsia="Calibri" w:hAnsi="Times New Roman" w:cs="Times New Roman"/>
          <w:sz w:val="24"/>
          <w:szCs w:val="24"/>
        </w:rPr>
        <w:t>]</w:t>
      </w:r>
      <w:r w:rsidR="00AE3F2A" w:rsidRPr="00AE3F2A">
        <w:rPr>
          <w:rFonts w:ascii="Times New Roman" w:eastAsia="Calibri" w:hAnsi="Times New Roman" w:cs="Times New Roman"/>
          <w:sz w:val="24"/>
          <w:szCs w:val="24"/>
        </w:rPr>
        <w:t xml:space="preserve"> </w:t>
      </w:r>
      <w:r w:rsidR="007B36D9">
        <w:rPr>
          <w:rFonts w:ascii="Times New Roman" w:eastAsia="Calibri" w:hAnsi="Times New Roman" w:cs="Times New Roman"/>
          <w:sz w:val="24"/>
          <w:szCs w:val="24"/>
        </w:rPr>
        <w:t>–</w:t>
      </w:r>
      <w:r w:rsidR="00AE3F2A" w:rsidRPr="00AE3F2A">
        <w:rPr>
          <w:rFonts w:ascii="Times New Roman" w:eastAsia="Calibri" w:hAnsi="Times New Roman" w:cs="Times New Roman"/>
          <w:sz w:val="24"/>
          <w:szCs w:val="24"/>
        </w:rPr>
        <w:t xml:space="preserve"> 1</w:t>
      </w:r>
      <w:r w:rsidR="007B36D9">
        <w:rPr>
          <w:rFonts w:ascii="Times New Roman" w:eastAsia="Calibri" w:hAnsi="Times New Roman" w:cs="Times New Roman"/>
          <w:sz w:val="24"/>
          <w:szCs w:val="24"/>
        </w:rPr>
        <w:t>)</w:t>
      </w:r>
      <w:r w:rsidR="00AE3F2A" w:rsidRPr="00AE3F2A">
        <w:rPr>
          <w:rFonts w:ascii="Times New Roman" w:eastAsia="Calibri" w:hAnsi="Times New Roman" w:cs="Times New Roman"/>
          <w:sz w:val="24"/>
          <w:szCs w:val="24"/>
        </w:rPr>
        <w:t xml:space="preserve"> and </w:t>
      </w:r>
      <w:r w:rsidR="007B36D9">
        <w:rPr>
          <w:rFonts w:ascii="Times New Roman" w:eastAsia="Calibri" w:hAnsi="Times New Roman" w:cs="Times New Roman"/>
          <w:sz w:val="24"/>
          <w:szCs w:val="24"/>
        </w:rPr>
        <w:t xml:space="preserve">can range from </w:t>
      </w:r>
      <w:r w:rsidR="00AE3F2A" w:rsidRPr="00AE3F2A">
        <w:rPr>
          <w:rFonts w:ascii="Times New Roman" w:eastAsia="Calibri" w:hAnsi="Times New Roman" w:cs="Times New Roman"/>
          <w:sz w:val="24"/>
          <w:szCs w:val="24"/>
        </w:rPr>
        <w:t xml:space="preserve">0 </w:t>
      </w:r>
      <w:r w:rsidR="007B36D9">
        <w:rPr>
          <w:rFonts w:ascii="Times New Roman" w:eastAsia="Calibri" w:hAnsi="Times New Roman" w:cs="Times New Roman"/>
          <w:sz w:val="24"/>
          <w:szCs w:val="24"/>
        </w:rPr>
        <w:t xml:space="preserve">to </w:t>
      </w:r>
      <w:r w:rsidR="00AE3F2A" w:rsidRPr="00AE3F2A">
        <w:rPr>
          <w:rFonts w:ascii="Times New Roman" w:eastAsia="Calibri" w:hAnsi="Times New Roman" w:cs="Times New Roman"/>
          <w:sz w:val="24"/>
          <w:szCs w:val="24"/>
        </w:rPr>
        <w:t>1</w:t>
      </w:r>
      <w:r w:rsidR="007A0F4E">
        <w:rPr>
          <w:rFonts w:ascii="Times New Roman" w:eastAsia="Calibri" w:hAnsi="Times New Roman" w:cs="Times New Roman"/>
          <w:sz w:val="24"/>
          <w:szCs w:val="24"/>
        </w:rPr>
        <w:t xml:space="preserve"> (i.e., </w:t>
      </w:r>
      <w:r w:rsidR="004538A2">
        <w:rPr>
          <w:rFonts w:ascii="Times New Roman" w:eastAsia="Calibri" w:hAnsi="Times New Roman" w:cs="Times New Roman"/>
          <w:sz w:val="24"/>
          <w:szCs w:val="24"/>
        </w:rPr>
        <w:t xml:space="preserve">a </w:t>
      </w:r>
      <w:r w:rsidR="004538A2" w:rsidRPr="004538A2">
        <w:rPr>
          <w:rFonts w:ascii="Times New Roman" w:eastAsia="Calibri" w:hAnsi="Times New Roman" w:cs="Times New Roman"/>
          <w:sz w:val="24"/>
          <w:szCs w:val="24"/>
        </w:rPr>
        <w:t>value of 1 indicates that there are no false positives or false negatives</w:t>
      </w:r>
      <w:r w:rsidR="004538A2">
        <w:rPr>
          <w:rFonts w:ascii="Times New Roman" w:eastAsia="Calibri" w:hAnsi="Times New Roman" w:cs="Times New Roman"/>
          <w:sz w:val="24"/>
          <w:szCs w:val="24"/>
        </w:rPr>
        <w:t xml:space="preserve"> [perfect detection of </w:t>
      </w:r>
      <w:r w:rsidR="004C5E61" w:rsidRPr="004C5E61">
        <w:rPr>
          <w:rFonts w:ascii="Times New Roman" w:eastAsia="Calibri" w:hAnsi="Times New Roman" w:cs="Times New Roman"/>
          <w:i/>
          <w:iCs/>
          <w:sz w:val="24"/>
          <w:szCs w:val="24"/>
        </w:rPr>
        <w:t>C</w:t>
      </w:r>
      <w:r w:rsidR="004538A2" w:rsidRPr="004C5E61">
        <w:rPr>
          <w:rFonts w:ascii="Times New Roman" w:eastAsia="Calibri" w:hAnsi="Times New Roman" w:cs="Times New Roman"/>
          <w:i/>
          <w:iCs/>
          <w:sz w:val="24"/>
          <w:szCs w:val="24"/>
        </w:rPr>
        <w:t xml:space="preserve">ontent </w:t>
      </w:r>
      <w:r w:rsidR="004C5E61" w:rsidRPr="004C5E61">
        <w:rPr>
          <w:rFonts w:ascii="Times New Roman" w:eastAsia="Calibri" w:hAnsi="Times New Roman" w:cs="Times New Roman"/>
          <w:i/>
          <w:iCs/>
          <w:sz w:val="24"/>
          <w:szCs w:val="24"/>
        </w:rPr>
        <w:t>T</w:t>
      </w:r>
      <w:r w:rsidR="004538A2" w:rsidRPr="004C5E61">
        <w:rPr>
          <w:rFonts w:ascii="Times New Roman" w:eastAsia="Calibri" w:hAnsi="Times New Roman" w:cs="Times New Roman"/>
          <w:i/>
          <w:iCs/>
          <w:sz w:val="24"/>
          <w:szCs w:val="24"/>
        </w:rPr>
        <w:t>ype</w:t>
      </w:r>
      <w:r w:rsidR="004538A2">
        <w:rPr>
          <w:rFonts w:ascii="Times New Roman" w:eastAsia="Calibri" w:hAnsi="Times New Roman" w:cs="Times New Roman"/>
          <w:sz w:val="24"/>
          <w:szCs w:val="24"/>
        </w:rPr>
        <w:t xml:space="preserve">] whereas a value of 0 indicates the </w:t>
      </w:r>
      <w:r w:rsidR="004538A2" w:rsidRPr="004538A2">
        <w:rPr>
          <w:rFonts w:ascii="Times New Roman" w:eastAsia="Calibri" w:hAnsi="Times New Roman" w:cs="Times New Roman"/>
          <w:sz w:val="24"/>
          <w:szCs w:val="24"/>
        </w:rPr>
        <w:t xml:space="preserve">same proportion of positive results </w:t>
      </w:r>
      <w:r w:rsidR="00FA33FD">
        <w:rPr>
          <w:rFonts w:ascii="Times New Roman" w:eastAsia="Calibri" w:hAnsi="Times New Roman" w:cs="Times New Roman"/>
          <w:sz w:val="24"/>
          <w:szCs w:val="24"/>
        </w:rPr>
        <w:t xml:space="preserve">in both conditions </w:t>
      </w:r>
      <w:r w:rsidR="00DF4D57">
        <w:rPr>
          <w:rFonts w:ascii="Times New Roman" w:eastAsia="Calibri" w:hAnsi="Times New Roman" w:cs="Times New Roman"/>
          <w:sz w:val="24"/>
          <w:szCs w:val="24"/>
        </w:rPr>
        <w:t xml:space="preserve">[a totally </w:t>
      </w:r>
      <w:r w:rsidR="004538A2" w:rsidRPr="004538A2">
        <w:rPr>
          <w:rFonts w:ascii="Times New Roman" w:eastAsia="Calibri" w:hAnsi="Times New Roman" w:cs="Times New Roman"/>
          <w:sz w:val="24"/>
          <w:szCs w:val="24"/>
        </w:rPr>
        <w:t>useless</w:t>
      </w:r>
      <w:r w:rsidR="00DF4D57">
        <w:rPr>
          <w:rFonts w:ascii="Times New Roman" w:eastAsia="Calibri" w:hAnsi="Times New Roman" w:cs="Times New Roman"/>
          <w:sz w:val="24"/>
          <w:szCs w:val="24"/>
        </w:rPr>
        <w:t xml:space="preserve"> test]). </w:t>
      </w:r>
      <w:r w:rsidR="00F4122A" w:rsidRPr="00613A8D">
        <w:rPr>
          <w:rFonts w:ascii="Times New Roman" w:eastAsia="Calibri" w:hAnsi="Times New Roman" w:cs="Times New Roman"/>
          <w:sz w:val="24"/>
          <w:szCs w:val="24"/>
        </w:rPr>
        <w:t xml:space="preserve">Analyses revealed that </w:t>
      </w:r>
      <w:r w:rsidR="00F4122A" w:rsidRPr="00613A8D">
        <w:rPr>
          <w:rFonts w:ascii="Times New Roman" w:eastAsia="Calibri" w:hAnsi="Times New Roman" w:cs="Times New Roman"/>
          <w:bCs/>
          <w:sz w:val="24"/>
          <w:szCs w:val="24"/>
        </w:rPr>
        <w:t xml:space="preserve">participants </w:t>
      </w:r>
      <w:r w:rsidR="00F4122A" w:rsidRPr="00613A8D">
        <w:rPr>
          <w:rFonts w:ascii="Times New Roman" w:eastAsia="Calibri" w:hAnsi="Times New Roman" w:cs="Times New Roman"/>
          <w:sz w:val="24"/>
          <w:szCs w:val="24"/>
        </w:rPr>
        <w:t xml:space="preserve">were poor at making </w:t>
      </w:r>
      <w:r w:rsidR="00F4122A" w:rsidRPr="001E466D">
        <w:rPr>
          <w:rFonts w:ascii="Times New Roman" w:eastAsia="Calibri" w:hAnsi="Times New Roman" w:cs="Times New Roman"/>
          <w:i/>
          <w:iCs/>
          <w:sz w:val="24"/>
          <w:szCs w:val="24"/>
        </w:rPr>
        <w:t>informed</w:t>
      </w:r>
      <w:r w:rsidR="00F4122A" w:rsidRPr="00613A8D">
        <w:rPr>
          <w:rFonts w:ascii="Times New Roman" w:eastAsia="Calibri" w:hAnsi="Times New Roman" w:cs="Times New Roman"/>
          <w:sz w:val="24"/>
          <w:szCs w:val="24"/>
        </w:rPr>
        <w:t xml:space="preserve"> decisions about </w:t>
      </w:r>
      <w:r w:rsidR="004C5E61">
        <w:rPr>
          <w:rFonts w:ascii="Times New Roman" w:eastAsia="Calibri" w:hAnsi="Times New Roman" w:cs="Times New Roman"/>
          <w:sz w:val="24"/>
          <w:szCs w:val="24"/>
        </w:rPr>
        <w:t>C</w:t>
      </w:r>
      <w:r w:rsidR="00F4122A" w:rsidRPr="00613A8D">
        <w:rPr>
          <w:rFonts w:ascii="Times New Roman" w:eastAsia="Calibri" w:hAnsi="Times New Roman" w:cs="Times New Roman"/>
          <w:sz w:val="24"/>
          <w:szCs w:val="24"/>
        </w:rPr>
        <w:t xml:space="preserve">ontent </w:t>
      </w:r>
      <w:r w:rsidR="004C5E61">
        <w:rPr>
          <w:rFonts w:ascii="Times New Roman" w:eastAsia="Calibri" w:hAnsi="Times New Roman" w:cs="Times New Roman"/>
          <w:sz w:val="24"/>
          <w:szCs w:val="24"/>
        </w:rPr>
        <w:t>T</w:t>
      </w:r>
      <w:r w:rsidR="00FA33FD">
        <w:rPr>
          <w:rFonts w:ascii="Times New Roman" w:eastAsia="Calibri" w:hAnsi="Times New Roman" w:cs="Times New Roman"/>
          <w:sz w:val="24"/>
          <w:szCs w:val="24"/>
        </w:rPr>
        <w:t xml:space="preserve">ype </w:t>
      </w:r>
      <w:r w:rsidR="00F4122A" w:rsidRPr="00613A8D">
        <w:rPr>
          <w:rFonts w:ascii="Times New Roman" w:eastAsia="Calibri" w:hAnsi="Times New Roman" w:cs="Times New Roman"/>
          <w:sz w:val="24"/>
          <w:szCs w:val="24"/>
        </w:rPr>
        <w:t xml:space="preserve">(Youden’s </w:t>
      </w:r>
      <w:r w:rsidR="00F4122A" w:rsidRPr="00613A8D">
        <w:rPr>
          <w:rFonts w:ascii="Times New Roman" w:eastAsia="Calibri" w:hAnsi="Times New Roman" w:cs="Times New Roman"/>
          <w:i/>
          <w:sz w:val="24"/>
          <w:szCs w:val="24"/>
        </w:rPr>
        <w:t>J</w:t>
      </w:r>
      <w:r w:rsidR="00F4122A" w:rsidRPr="00613A8D">
        <w:rPr>
          <w:rFonts w:ascii="Times New Roman" w:eastAsia="Calibri" w:hAnsi="Times New Roman" w:cs="Times New Roman"/>
          <w:sz w:val="24"/>
          <w:szCs w:val="24"/>
        </w:rPr>
        <w:t xml:space="preserve"> = 0.</w:t>
      </w:r>
      <w:r w:rsidR="001E466D">
        <w:rPr>
          <w:rFonts w:ascii="Times New Roman" w:eastAsia="Calibri" w:hAnsi="Times New Roman" w:cs="Times New Roman"/>
          <w:sz w:val="24"/>
          <w:szCs w:val="24"/>
        </w:rPr>
        <w:t>27</w:t>
      </w:r>
      <w:r w:rsidR="00F4122A" w:rsidRPr="00613A8D">
        <w:rPr>
          <w:rFonts w:ascii="Times New Roman" w:eastAsia="Calibri" w:hAnsi="Times New Roman" w:cs="Times New Roman"/>
          <w:sz w:val="24"/>
          <w:szCs w:val="24"/>
        </w:rPr>
        <w:t>, 95% CI [0.</w:t>
      </w:r>
      <w:r w:rsidR="001E466D">
        <w:rPr>
          <w:rFonts w:ascii="Times New Roman" w:eastAsia="Calibri" w:hAnsi="Times New Roman" w:cs="Times New Roman"/>
          <w:sz w:val="24"/>
          <w:szCs w:val="24"/>
        </w:rPr>
        <w:t>20</w:t>
      </w:r>
      <w:r w:rsidR="00F4122A">
        <w:rPr>
          <w:rFonts w:ascii="Times New Roman" w:eastAsia="Calibri" w:hAnsi="Times New Roman" w:cs="Times New Roman"/>
          <w:sz w:val="24"/>
          <w:szCs w:val="24"/>
        </w:rPr>
        <w:t>, 0.</w:t>
      </w:r>
      <w:r w:rsidR="001E466D">
        <w:rPr>
          <w:rFonts w:ascii="Times New Roman" w:eastAsia="Calibri" w:hAnsi="Times New Roman" w:cs="Times New Roman"/>
          <w:sz w:val="24"/>
          <w:szCs w:val="24"/>
        </w:rPr>
        <w:t>35</w:t>
      </w:r>
      <w:r w:rsidR="00F4122A" w:rsidRPr="00613A8D">
        <w:rPr>
          <w:rFonts w:ascii="Times New Roman" w:eastAsia="Calibri" w:hAnsi="Times New Roman" w:cs="Times New Roman"/>
          <w:sz w:val="24"/>
          <w:szCs w:val="24"/>
        </w:rPr>
        <w:t>])</w:t>
      </w:r>
      <w:r w:rsidR="001E466D">
        <w:rPr>
          <w:rFonts w:ascii="Times New Roman" w:eastAsia="Calibri" w:hAnsi="Times New Roman" w:cs="Times New Roman"/>
          <w:sz w:val="24"/>
          <w:szCs w:val="24"/>
        </w:rPr>
        <w:t xml:space="preserve">, </w:t>
      </w:r>
      <w:r w:rsidR="001E466D" w:rsidRPr="001E466D">
        <w:rPr>
          <w:rFonts w:ascii="Times New Roman" w:eastAsia="Calibri" w:hAnsi="Times New Roman" w:cs="Times New Roman"/>
          <w:sz w:val="24"/>
          <w:szCs w:val="24"/>
        </w:rPr>
        <w:t xml:space="preserve">far less than what might be considered </w:t>
      </w:r>
      <w:r w:rsidR="001E466D">
        <w:rPr>
          <w:rFonts w:ascii="Times New Roman" w:eastAsia="Calibri" w:hAnsi="Times New Roman" w:cs="Times New Roman"/>
          <w:sz w:val="24"/>
          <w:szCs w:val="24"/>
        </w:rPr>
        <w:t xml:space="preserve">a </w:t>
      </w:r>
      <w:r w:rsidR="001E466D" w:rsidRPr="001E466D">
        <w:rPr>
          <w:rFonts w:ascii="Times New Roman" w:eastAsia="Calibri" w:hAnsi="Times New Roman" w:cs="Times New Roman"/>
          <w:sz w:val="24"/>
          <w:szCs w:val="24"/>
        </w:rPr>
        <w:t>highly informed decision (</w:t>
      </w:r>
      <w:r w:rsidR="001E466D" w:rsidRPr="001E466D">
        <w:rPr>
          <w:rFonts w:ascii="Times New Roman" w:eastAsia="Calibri" w:hAnsi="Times New Roman" w:cs="Times New Roman"/>
          <w:i/>
          <w:iCs/>
          <w:sz w:val="24"/>
          <w:szCs w:val="24"/>
        </w:rPr>
        <w:t>J</w:t>
      </w:r>
      <w:r w:rsidR="001E466D" w:rsidRPr="001E466D">
        <w:rPr>
          <w:rFonts w:ascii="Times New Roman" w:eastAsia="Calibri" w:hAnsi="Times New Roman" w:cs="Times New Roman"/>
          <w:sz w:val="24"/>
          <w:szCs w:val="24"/>
        </w:rPr>
        <w:t xml:space="preserve"> of .80 or .90).</w:t>
      </w:r>
      <w:r w:rsidR="006D62D5">
        <w:rPr>
          <w:rFonts w:ascii="Times New Roman" w:eastAsia="Calibri" w:hAnsi="Times New Roman" w:cs="Times New Roman"/>
          <w:sz w:val="24"/>
          <w:szCs w:val="24"/>
        </w:rPr>
        <w:t xml:space="preserve"> </w:t>
      </w:r>
    </w:p>
    <w:p w14:paraId="6A44F99E" w14:textId="6D7AAADA" w:rsidR="00F4122A" w:rsidRPr="00613A8D" w:rsidRDefault="00F4122A" w:rsidP="0052284F">
      <w:pPr>
        <w:spacing w:line="480" w:lineRule="auto"/>
        <w:ind w:firstLine="0"/>
        <w:rPr>
          <w:rFonts w:ascii="Times New Roman" w:eastAsia="Calibri" w:hAnsi="Times New Roman" w:cs="Times New Roman"/>
          <w:b/>
          <w:i/>
          <w:sz w:val="24"/>
          <w:szCs w:val="20"/>
        </w:rPr>
      </w:pPr>
      <w:r w:rsidRPr="00613A8D">
        <w:rPr>
          <w:rFonts w:ascii="Times New Roman" w:eastAsia="Calibri" w:hAnsi="Times New Roman" w:cs="Times New Roman"/>
          <w:b/>
          <w:i/>
          <w:sz w:val="24"/>
          <w:szCs w:val="20"/>
        </w:rPr>
        <w:t xml:space="preserve">People </w:t>
      </w:r>
      <w:r w:rsidR="000830BC">
        <w:rPr>
          <w:rFonts w:ascii="Times New Roman" w:eastAsia="Calibri" w:hAnsi="Times New Roman" w:cs="Times New Roman"/>
          <w:b/>
          <w:i/>
          <w:sz w:val="24"/>
          <w:szCs w:val="20"/>
        </w:rPr>
        <w:t xml:space="preserve">Who Are </w:t>
      </w:r>
      <w:r w:rsidRPr="00613A8D">
        <w:rPr>
          <w:rFonts w:ascii="Times New Roman" w:eastAsia="Calibri" w:hAnsi="Times New Roman" w:cs="Times New Roman"/>
          <w:b/>
          <w:i/>
          <w:sz w:val="24"/>
          <w:szCs w:val="20"/>
        </w:rPr>
        <w:t>Aware That Content Can Be Deepfaked</w:t>
      </w:r>
      <w:r w:rsidR="000830BC">
        <w:rPr>
          <w:rFonts w:ascii="Times New Roman" w:eastAsia="Calibri" w:hAnsi="Times New Roman" w:cs="Times New Roman"/>
          <w:b/>
          <w:i/>
          <w:sz w:val="24"/>
          <w:szCs w:val="20"/>
        </w:rPr>
        <w:t xml:space="preserve"> Are Better Able to </w:t>
      </w:r>
      <w:r w:rsidRPr="00613A8D">
        <w:rPr>
          <w:rFonts w:ascii="Times New Roman" w:eastAsia="Calibri" w:hAnsi="Times New Roman" w:cs="Times New Roman"/>
          <w:b/>
          <w:i/>
          <w:sz w:val="24"/>
          <w:szCs w:val="20"/>
        </w:rPr>
        <w:t>Detecting Them</w:t>
      </w:r>
    </w:p>
    <w:p w14:paraId="732909F2" w14:textId="3C4460A9" w:rsidR="00F4122A" w:rsidRPr="00216A9B" w:rsidRDefault="000065CF" w:rsidP="00216A9B">
      <w:pPr>
        <w:spacing w:line="480" w:lineRule="auto"/>
        <w:ind w:firstLine="706"/>
        <w:rPr>
          <w:rFonts w:ascii="Times New Roman" w:eastAsia="Times New Roman" w:hAnsi="Times New Roman" w:cs="Times New Roman"/>
          <w:sz w:val="24"/>
          <w:szCs w:val="24"/>
          <w:lang w:eastAsia="en-BE"/>
        </w:rPr>
      </w:pPr>
      <w:r>
        <w:rPr>
          <w:rFonts w:ascii="Times New Roman" w:eastAsia="Calibri" w:hAnsi="Times New Roman" w:cs="Times New Roman"/>
          <w:sz w:val="24"/>
          <w:szCs w:val="24"/>
        </w:rPr>
        <w:t xml:space="preserve">We also wanted to know if prior awareness that Deepfaking was possible would serve to protect viewers when they were eventually exposed to a Deepfake themselves. To answer this question we </w:t>
      </w:r>
      <w:r w:rsidR="00244EDB">
        <w:rPr>
          <w:rFonts w:ascii="Times New Roman" w:eastAsia="Calibri" w:hAnsi="Times New Roman" w:cs="Times New Roman"/>
          <w:sz w:val="24"/>
          <w:szCs w:val="24"/>
        </w:rPr>
        <w:t xml:space="preserve">first </w:t>
      </w:r>
      <w:r>
        <w:rPr>
          <w:rFonts w:ascii="Times New Roman" w:eastAsia="Calibri" w:hAnsi="Times New Roman" w:cs="Times New Roman"/>
          <w:sz w:val="24"/>
          <w:szCs w:val="24"/>
        </w:rPr>
        <w:t xml:space="preserve">asked participants if they were aware of Deepfaking as a technology before taking part in our study. </w:t>
      </w:r>
      <w:r w:rsidR="00F4122A" w:rsidRPr="00613A8D">
        <w:rPr>
          <w:rFonts w:ascii="Times New Roman" w:eastAsia="Calibri" w:hAnsi="Times New Roman" w:cs="Times New Roman"/>
          <w:sz w:val="24"/>
          <w:szCs w:val="24"/>
        </w:rPr>
        <w:t xml:space="preserve">56% of </w:t>
      </w:r>
      <w:r>
        <w:rPr>
          <w:rFonts w:ascii="Times New Roman" w:eastAsia="Calibri" w:hAnsi="Times New Roman" w:cs="Times New Roman"/>
          <w:sz w:val="24"/>
          <w:szCs w:val="24"/>
        </w:rPr>
        <w:t xml:space="preserve">our sample </w:t>
      </w:r>
      <w:r w:rsidR="00DA7FED">
        <w:rPr>
          <w:rFonts w:ascii="Times New Roman" w:eastAsia="Calibri" w:hAnsi="Times New Roman" w:cs="Times New Roman"/>
          <w:sz w:val="24"/>
          <w:szCs w:val="24"/>
        </w:rPr>
        <w:t xml:space="preserve">reported such </w:t>
      </w:r>
      <w:r>
        <w:rPr>
          <w:rFonts w:ascii="Times New Roman" w:eastAsia="Calibri" w:hAnsi="Times New Roman" w:cs="Times New Roman"/>
          <w:sz w:val="24"/>
          <w:szCs w:val="24"/>
        </w:rPr>
        <w:t xml:space="preserve">an awareness. </w:t>
      </w:r>
      <w:r w:rsidR="00A70861">
        <w:rPr>
          <w:rFonts w:ascii="Times New Roman" w:eastAsia="Calibri" w:hAnsi="Times New Roman" w:cs="Times New Roman"/>
          <w:sz w:val="24"/>
          <w:szCs w:val="24"/>
        </w:rPr>
        <w:t xml:space="preserve">We </w:t>
      </w:r>
      <w:r w:rsidR="00DA7FED">
        <w:rPr>
          <w:rFonts w:ascii="Times New Roman" w:eastAsia="Calibri" w:hAnsi="Times New Roman" w:cs="Times New Roman"/>
          <w:sz w:val="24"/>
          <w:szCs w:val="24"/>
        </w:rPr>
        <w:t xml:space="preserve">then </w:t>
      </w:r>
      <w:r w:rsidR="00244EDB">
        <w:rPr>
          <w:rFonts w:ascii="Times New Roman" w:eastAsia="Calibri" w:hAnsi="Times New Roman" w:cs="Times New Roman"/>
          <w:sz w:val="24"/>
          <w:szCs w:val="24"/>
        </w:rPr>
        <w:t xml:space="preserve">selected those participants who </w:t>
      </w:r>
      <w:r w:rsidR="002832E1">
        <w:rPr>
          <w:rFonts w:ascii="Times New Roman" w:eastAsia="Calibri" w:hAnsi="Times New Roman" w:cs="Times New Roman"/>
          <w:sz w:val="24"/>
          <w:szCs w:val="24"/>
        </w:rPr>
        <w:t xml:space="preserve">had </w:t>
      </w:r>
      <w:r w:rsidR="00244EDB">
        <w:rPr>
          <w:rFonts w:ascii="Times New Roman" w:eastAsia="Calibri" w:hAnsi="Times New Roman" w:cs="Times New Roman"/>
          <w:sz w:val="24"/>
          <w:szCs w:val="24"/>
        </w:rPr>
        <w:t xml:space="preserve">encountered a Deepfake video in our study and </w:t>
      </w:r>
      <w:r w:rsidR="00A70861">
        <w:rPr>
          <w:rFonts w:ascii="Times New Roman" w:eastAsia="Calibri" w:hAnsi="Times New Roman" w:cs="Times New Roman"/>
          <w:sz w:val="24"/>
          <w:szCs w:val="24"/>
        </w:rPr>
        <w:t xml:space="preserve">computed an </w:t>
      </w:r>
      <w:r w:rsidR="00A70861" w:rsidRPr="00A70861">
        <w:rPr>
          <w:rFonts w:ascii="Times New Roman" w:eastAsia="Calibri" w:hAnsi="Times New Roman" w:cs="Times New Roman"/>
          <w:sz w:val="24"/>
          <w:szCs w:val="24"/>
        </w:rPr>
        <w:t xml:space="preserve">incidence rate ratio </w:t>
      </w:r>
      <w:r w:rsidR="00A70861">
        <w:rPr>
          <w:rFonts w:ascii="Times New Roman" w:eastAsia="Calibri" w:hAnsi="Times New Roman" w:cs="Times New Roman"/>
          <w:sz w:val="24"/>
          <w:szCs w:val="24"/>
        </w:rPr>
        <w:t>(IRR)</w:t>
      </w:r>
      <w:r w:rsidR="00244EDB">
        <w:rPr>
          <w:rFonts w:ascii="Times New Roman" w:eastAsia="Calibri" w:hAnsi="Times New Roman" w:cs="Times New Roman"/>
          <w:sz w:val="24"/>
          <w:szCs w:val="24"/>
        </w:rPr>
        <w:t>.</w:t>
      </w:r>
      <w:r w:rsidR="00A70861">
        <w:rPr>
          <w:rFonts w:ascii="Times New Roman" w:eastAsia="Calibri" w:hAnsi="Times New Roman" w:cs="Times New Roman"/>
          <w:sz w:val="24"/>
          <w:szCs w:val="24"/>
        </w:rPr>
        <w:t xml:space="preserve"> </w:t>
      </w:r>
      <w:r w:rsidR="00244EDB">
        <w:rPr>
          <w:rFonts w:ascii="Times New Roman" w:eastAsia="Calibri" w:hAnsi="Times New Roman" w:cs="Times New Roman"/>
          <w:sz w:val="24"/>
          <w:szCs w:val="24"/>
        </w:rPr>
        <w:t xml:space="preserve">This statistic </w:t>
      </w:r>
      <w:r w:rsidR="00A70861" w:rsidRPr="00A70861">
        <w:rPr>
          <w:rFonts w:ascii="Times New Roman" w:eastAsia="Calibri" w:hAnsi="Times New Roman" w:cs="Times New Roman"/>
          <w:sz w:val="24"/>
          <w:szCs w:val="24"/>
        </w:rPr>
        <w:t>allow</w:t>
      </w:r>
      <w:r w:rsidR="00244EDB">
        <w:rPr>
          <w:rFonts w:ascii="Times New Roman" w:eastAsia="Calibri" w:hAnsi="Times New Roman" w:cs="Times New Roman"/>
          <w:sz w:val="24"/>
          <w:szCs w:val="24"/>
        </w:rPr>
        <w:t>ed</w:t>
      </w:r>
      <w:r w:rsidR="00A70861" w:rsidRPr="00A70861">
        <w:rPr>
          <w:rFonts w:ascii="Times New Roman" w:eastAsia="Calibri" w:hAnsi="Times New Roman" w:cs="Times New Roman"/>
          <w:sz w:val="24"/>
          <w:szCs w:val="24"/>
        </w:rPr>
        <w:t xml:space="preserve"> us to compare the incident rate </w:t>
      </w:r>
      <w:r w:rsidR="00A70861">
        <w:rPr>
          <w:rFonts w:ascii="Times New Roman" w:eastAsia="Calibri" w:hAnsi="Times New Roman" w:cs="Times New Roman"/>
          <w:sz w:val="24"/>
          <w:szCs w:val="24"/>
        </w:rPr>
        <w:t xml:space="preserve">(i.e., how </w:t>
      </w:r>
      <w:r w:rsidR="00244EDB">
        <w:rPr>
          <w:rFonts w:ascii="Times New Roman" w:eastAsia="Calibri" w:hAnsi="Times New Roman" w:cs="Times New Roman"/>
          <w:sz w:val="24"/>
          <w:szCs w:val="24"/>
        </w:rPr>
        <w:t xml:space="preserve">likely </w:t>
      </w:r>
      <w:r w:rsidR="00A70861">
        <w:rPr>
          <w:rFonts w:ascii="Times New Roman" w:eastAsia="Calibri" w:hAnsi="Times New Roman" w:cs="Times New Roman"/>
          <w:sz w:val="24"/>
          <w:szCs w:val="24"/>
        </w:rPr>
        <w:t xml:space="preserve">a Deepfake was </w:t>
      </w:r>
      <w:r w:rsidR="00DA7FED">
        <w:rPr>
          <w:rFonts w:ascii="Times New Roman" w:eastAsia="Calibri" w:hAnsi="Times New Roman" w:cs="Times New Roman"/>
          <w:sz w:val="24"/>
          <w:szCs w:val="24"/>
        </w:rPr>
        <w:t xml:space="preserve">correctly </w:t>
      </w:r>
      <w:r w:rsidR="00A70861">
        <w:rPr>
          <w:rFonts w:ascii="Times New Roman" w:eastAsia="Calibri" w:hAnsi="Times New Roman" w:cs="Times New Roman"/>
          <w:sz w:val="24"/>
          <w:szCs w:val="24"/>
        </w:rPr>
        <w:t xml:space="preserve">classified as a Deepfake) </w:t>
      </w:r>
      <w:r w:rsidR="00A70861" w:rsidRPr="00A70861">
        <w:rPr>
          <w:rFonts w:ascii="Times New Roman" w:eastAsia="Calibri" w:hAnsi="Times New Roman" w:cs="Times New Roman"/>
          <w:sz w:val="24"/>
          <w:szCs w:val="24"/>
        </w:rPr>
        <w:t xml:space="preserve">between </w:t>
      </w:r>
      <w:r w:rsidR="00244EDB">
        <w:rPr>
          <w:rFonts w:ascii="Times New Roman" w:eastAsia="Calibri" w:hAnsi="Times New Roman" w:cs="Times New Roman"/>
          <w:sz w:val="24"/>
          <w:szCs w:val="24"/>
        </w:rPr>
        <w:t xml:space="preserve">two groups: (a) </w:t>
      </w:r>
      <w:r w:rsidR="00A70861">
        <w:rPr>
          <w:rFonts w:ascii="Times New Roman" w:eastAsia="Calibri" w:hAnsi="Times New Roman" w:cs="Times New Roman"/>
          <w:sz w:val="24"/>
          <w:szCs w:val="24"/>
        </w:rPr>
        <w:t xml:space="preserve">those </w:t>
      </w:r>
      <w:r w:rsidR="00244EDB">
        <w:rPr>
          <w:rFonts w:ascii="Times New Roman" w:eastAsia="Calibri" w:hAnsi="Times New Roman" w:cs="Times New Roman"/>
          <w:sz w:val="24"/>
          <w:szCs w:val="24"/>
        </w:rPr>
        <w:t xml:space="preserve">who reported prior awareness that Deepfaking was possible, and (b) those who reported no such awareness. </w:t>
      </w:r>
      <w:r w:rsidR="00244EDB" w:rsidRPr="00244EDB">
        <w:rPr>
          <w:rFonts w:ascii="Times New Roman" w:eastAsia="Times New Roman" w:hAnsi="Times New Roman" w:cs="Times New Roman"/>
          <w:sz w:val="24"/>
          <w:szCs w:val="24"/>
          <w:lang w:val="en-BE" w:eastAsia="en-BE"/>
        </w:rPr>
        <w:t xml:space="preserve">We </w:t>
      </w:r>
      <w:r w:rsidR="002832E1" w:rsidRPr="002832E1">
        <w:rPr>
          <w:rFonts w:ascii="Times New Roman" w:eastAsia="Times New Roman" w:hAnsi="Times New Roman" w:cs="Times New Roman"/>
          <w:sz w:val="24"/>
          <w:szCs w:val="24"/>
          <w:lang w:eastAsia="en-BE"/>
        </w:rPr>
        <w:t xml:space="preserve">also </w:t>
      </w:r>
      <w:r w:rsidR="00244EDB" w:rsidRPr="00244EDB">
        <w:rPr>
          <w:rFonts w:ascii="Times New Roman" w:eastAsia="Times New Roman" w:hAnsi="Times New Roman" w:cs="Times New Roman"/>
          <w:sz w:val="24"/>
          <w:szCs w:val="24"/>
          <w:lang w:val="en-BE" w:eastAsia="en-BE"/>
        </w:rPr>
        <w:t>use</w:t>
      </w:r>
      <w:r w:rsidR="002832E1" w:rsidRPr="002832E1">
        <w:rPr>
          <w:rFonts w:ascii="Times New Roman" w:eastAsia="Times New Roman" w:hAnsi="Times New Roman" w:cs="Times New Roman"/>
          <w:sz w:val="24"/>
          <w:szCs w:val="24"/>
          <w:lang w:eastAsia="en-BE"/>
        </w:rPr>
        <w:t>d</w:t>
      </w:r>
      <w:r w:rsidR="00244EDB" w:rsidRPr="00244EDB">
        <w:rPr>
          <w:rFonts w:ascii="Times New Roman" w:eastAsia="Times New Roman" w:hAnsi="Times New Roman" w:cs="Times New Roman"/>
          <w:sz w:val="24"/>
          <w:szCs w:val="24"/>
          <w:lang w:val="en-BE" w:eastAsia="en-BE"/>
        </w:rPr>
        <w:t xml:space="preserve"> a Bayesian Poisson model to estimate a 95% Credible Interval around the effect’s Incidence Rate Ratio. </w:t>
      </w:r>
      <w:r w:rsidR="00216A9B">
        <w:rPr>
          <w:rFonts w:ascii="Times New Roman" w:eastAsia="Times New Roman" w:hAnsi="Times New Roman" w:cs="Times New Roman"/>
          <w:sz w:val="24"/>
          <w:szCs w:val="24"/>
          <w:lang w:eastAsia="en-BE"/>
        </w:rPr>
        <w:t>Analyses revealed that people who were aware of the concept of Deepfaking before participating in our study were 1.9 times more likely to detect they had been exposed to a Deepfake than those who encountered a Deepfake and lacked this prior awareness</w:t>
      </w:r>
      <w:r w:rsidR="00F4122A" w:rsidRPr="00613A8D">
        <w:rPr>
          <w:rFonts w:ascii="Times New Roman" w:eastAsia="Calibri" w:hAnsi="Times New Roman" w:cs="Times New Roman"/>
          <w:sz w:val="24"/>
          <w:szCs w:val="24"/>
        </w:rPr>
        <w:t xml:space="preserve"> (IRR = 1.</w:t>
      </w:r>
      <w:r w:rsidR="00216A9B">
        <w:rPr>
          <w:rFonts w:ascii="Times New Roman" w:eastAsia="Calibri" w:hAnsi="Times New Roman" w:cs="Times New Roman"/>
          <w:sz w:val="24"/>
          <w:szCs w:val="24"/>
        </w:rPr>
        <w:t>92</w:t>
      </w:r>
      <w:r w:rsidR="00F4122A" w:rsidRPr="00613A8D">
        <w:rPr>
          <w:rFonts w:ascii="Times New Roman" w:eastAsia="Calibri" w:hAnsi="Times New Roman" w:cs="Times New Roman"/>
          <w:sz w:val="24"/>
          <w:szCs w:val="24"/>
        </w:rPr>
        <w:t>, 95% CI [1.4</w:t>
      </w:r>
      <w:r w:rsidR="00216A9B">
        <w:rPr>
          <w:rFonts w:ascii="Times New Roman" w:eastAsia="Calibri" w:hAnsi="Times New Roman" w:cs="Times New Roman"/>
          <w:sz w:val="24"/>
          <w:szCs w:val="24"/>
        </w:rPr>
        <w:t>5</w:t>
      </w:r>
      <w:r w:rsidR="00F4122A" w:rsidRPr="00613A8D">
        <w:rPr>
          <w:rFonts w:ascii="Times New Roman" w:eastAsia="Calibri" w:hAnsi="Times New Roman" w:cs="Times New Roman"/>
          <w:sz w:val="24"/>
          <w:szCs w:val="24"/>
        </w:rPr>
        <w:t>, 2.5</w:t>
      </w:r>
      <w:r w:rsidR="00216A9B">
        <w:rPr>
          <w:rFonts w:ascii="Times New Roman" w:eastAsia="Calibri" w:hAnsi="Times New Roman" w:cs="Times New Roman"/>
          <w:sz w:val="24"/>
          <w:szCs w:val="24"/>
        </w:rPr>
        <w:t>1</w:t>
      </w:r>
      <w:r w:rsidR="00F4122A" w:rsidRPr="00613A8D">
        <w:rPr>
          <w:rFonts w:ascii="Times New Roman" w:eastAsia="Calibri" w:hAnsi="Times New Roman" w:cs="Times New Roman"/>
          <w:sz w:val="24"/>
          <w:szCs w:val="24"/>
        </w:rPr>
        <w:t>]</w:t>
      </w:r>
      <w:r w:rsidR="00216A9B">
        <w:rPr>
          <w:rFonts w:ascii="Times New Roman" w:eastAsia="Calibri" w:hAnsi="Times New Roman" w:cs="Times New Roman"/>
          <w:sz w:val="24"/>
          <w:szCs w:val="24"/>
        </w:rPr>
        <w:t xml:space="preserve">, </w:t>
      </w:r>
      <w:r w:rsidR="00216A9B" w:rsidRPr="00216A9B">
        <w:rPr>
          <w:rFonts w:ascii="Times New Roman" w:eastAsia="Calibri" w:hAnsi="Times New Roman" w:cs="Times New Roman"/>
          <w:i/>
          <w:iCs/>
          <w:sz w:val="24"/>
          <w:szCs w:val="24"/>
        </w:rPr>
        <w:t>p</w:t>
      </w:r>
      <w:r w:rsidR="00216A9B">
        <w:rPr>
          <w:rFonts w:ascii="Times New Roman" w:eastAsia="Calibri" w:hAnsi="Times New Roman" w:cs="Times New Roman"/>
          <w:sz w:val="24"/>
          <w:szCs w:val="24"/>
        </w:rPr>
        <w:t xml:space="preserve"> &lt; .001</w:t>
      </w:r>
      <w:r w:rsidR="00F4122A" w:rsidRPr="00613A8D">
        <w:rPr>
          <w:rFonts w:ascii="Times New Roman" w:eastAsia="Calibri" w:hAnsi="Times New Roman" w:cs="Times New Roman"/>
          <w:sz w:val="24"/>
          <w:szCs w:val="24"/>
        </w:rPr>
        <w:t xml:space="preserve">). Specifically, those who were previously unaware of Deepfaking had a 23% chance of detecting </w:t>
      </w:r>
      <w:r w:rsidR="00216A9B">
        <w:rPr>
          <w:rFonts w:ascii="Times New Roman" w:eastAsia="Calibri" w:hAnsi="Times New Roman" w:cs="Times New Roman"/>
          <w:sz w:val="24"/>
          <w:szCs w:val="24"/>
        </w:rPr>
        <w:t xml:space="preserve">they had been exposed to one </w:t>
      </w:r>
      <w:r w:rsidR="00F4122A" w:rsidRPr="00613A8D">
        <w:rPr>
          <w:rFonts w:ascii="Times New Roman" w:eastAsia="Calibri" w:hAnsi="Times New Roman" w:cs="Times New Roman"/>
          <w:sz w:val="24"/>
          <w:szCs w:val="24"/>
        </w:rPr>
        <w:t>whereas their aware counterparts had a 44% chance of detecti</w:t>
      </w:r>
      <w:r w:rsidR="00216A9B">
        <w:rPr>
          <w:rFonts w:ascii="Times New Roman" w:eastAsia="Calibri" w:hAnsi="Times New Roman" w:cs="Times New Roman"/>
          <w:sz w:val="24"/>
          <w:szCs w:val="24"/>
        </w:rPr>
        <w:t>on</w:t>
      </w:r>
      <w:r w:rsidR="00F4122A" w:rsidRPr="00613A8D">
        <w:rPr>
          <w:rFonts w:ascii="Times New Roman" w:eastAsia="Calibri" w:hAnsi="Times New Roman" w:cs="Times New Roman"/>
          <w:sz w:val="24"/>
          <w:szCs w:val="24"/>
        </w:rPr>
        <w:t>.</w:t>
      </w:r>
      <w:r w:rsidR="00680470">
        <w:rPr>
          <w:rFonts w:ascii="Times New Roman" w:eastAsia="Calibri" w:hAnsi="Times New Roman" w:cs="Times New Roman"/>
          <w:sz w:val="24"/>
          <w:szCs w:val="24"/>
        </w:rPr>
        <w:t xml:space="preserve"> </w:t>
      </w:r>
    </w:p>
    <w:p w14:paraId="086F8A2B" w14:textId="1FFFC0DA" w:rsidR="00F4122A" w:rsidRPr="00613A8D" w:rsidRDefault="00F4122A" w:rsidP="0052284F">
      <w:pPr>
        <w:spacing w:line="480" w:lineRule="auto"/>
        <w:ind w:firstLine="0"/>
        <w:rPr>
          <w:rFonts w:ascii="Times New Roman" w:eastAsia="Calibri" w:hAnsi="Times New Roman" w:cs="Times New Roman"/>
          <w:b/>
          <w:i/>
          <w:sz w:val="24"/>
          <w:szCs w:val="20"/>
        </w:rPr>
      </w:pPr>
      <w:r w:rsidRPr="00613A8D">
        <w:rPr>
          <w:rFonts w:ascii="Times New Roman" w:eastAsia="Calibri" w:hAnsi="Times New Roman" w:cs="Times New Roman"/>
          <w:b/>
          <w:i/>
          <w:sz w:val="24"/>
          <w:szCs w:val="20"/>
        </w:rPr>
        <w:t xml:space="preserve">Prior Awareness </w:t>
      </w:r>
      <w:r w:rsidR="0052284F">
        <w:rPr>
          <w:rFonts w:ascii="Times New Roman" w:eastAsia="Calibri" w:hAnsi="Times New Roman" w:cs="Times New Roman"/>
          <w:b/>
          <w:i/>
          <w:sz w:val="24"/>
          <w:szCs w:val="20"/>
        </w:rPr>
        <w:t xml:space="preserve">Does Not </w:t>
      </w:r>
      <w:r w:rsidR="000830BC">
        <w:rPr>
          <w:rFonts w:ascii="Times New Roman" w:eastAsia="Calibri" w:hAnsi="Times New Roman" w:cs="Times New Roman"/>
          <w:b/>
          <w:i/>
          <w:sz w:val="24"/>
          <w:szCs w:val="20"/>
        </w:rPr>
        <w:t>Protect</w:t>
      </w:r>
      <w:r w:rsidR="0052284F">
        <w:rPr>
          <w:rFonts w:ascii="Times New Roman" w:eastAsia="Calibri" w:hAnsi="Times New Roman" w:cs="Times New Roman"/>
          <w:b/>
          <w:i/>
          <w:sz w:val="24"/>
          <w:szCs w:val="20"/>
        </w:rPr>
        <w:t xml:space="preserve"> </w:t>
      </w:r>
      <w:r w:rsidR="00216A9B">
        <w:rPr>
          <w:rFonts w:ascii="Times New Roman" w:eastAsia="Calibri" w:hAnsi="Times New Roman" w:cs="Times New Roman"/>
          <w:b/>
          <w:i/>
          <w:sz w:val="24"/>
          <w:szCs w:val="20"/>
        </w:rPr>
        <w:t xml:space="preserve">One </w:t>
      </w:r>
      <w:r w:rsidR="000830BC">
        <w:rPr>
          <w:rFonts w:ascii="Times New Roman" w:eastAsia="Calibri" w:hAnsi="Times New Roman" w:cs="Times New Roman"/>
          <w:b/>
          <w:i/>
          <w:sz w:val="24"/>
          <w:szCs w:val="20"/>
        </w:rPr>
        <w:t>From Being Influenced</w:t>
      </w:r>
      <w:r w:rsidR="00216A9B">
        <w:rPr>
          <w:rFonts w:ascii="Times New Roman" w:eastAsia="Calibri" w:hAnsi="Times New Roman" w:cs="Times New Roman"/>
          <w:b/>
          <w:i/>
          <w:sz w:val="24"/>
          <w:szCs w:val="20"/>
        </w:rPr>
        <w:t xml:space="preserve"> by Deepfakes</w:t>
      </w:r>
    </w:p>
    <w:p w14:paraId="3A1453D6" w14:textId="7134669F" w:rsidR="00F4122A" w:rsidRDefault="00F4122A" w:rsidP="00C22781">
      <w:pPr>
        <w:spacing w:line="480" w:lineRule="auto"/>
        <w:ind w:firstLine="706"/>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We </w:t>
      </w:r>
      <w:r w:rsidR="00C22781">
        <w:rPr>
          <w:rFonts w:ascii="Times New Roman" w:eastAsia="Calibri" w:hAnsi="Times New Roman" w:cs="Times New Roman"/>
          <w:sz w:val="24"/>
          <w:szCs w:val="24"/>
        </w:rPr>
        <w:t xml:space="preserve">then </w:t>
      </w:r>
      <w:r w:rsidRPr="00613A8D">
        <w:rPr>
          <w:rFonts w:ascii="Times New Roman" w:eastAsia="Calibri" w:hAnsi="Times New Roman" w:cs="Times New Roman"/>
          <w:sz w:val="24"/>
          <w:szCs w:val="24"/>
        </w:rPr>
        <w:t xml:space="preserve">examined if attitudes and </w:t>
      </w:r>
      <w:r w:rsidR="004C5E61">
        <w:rPr>
          <w:rFonts w:ascii="Times New Roman" w:eastAsia="Calibri" w:hAnsi="Times New Roman" w:cs="Times New Roman"/>
          <w:sz w:val="24"/>
          <w:szCs w:val="24"/>
        </w:rPr>
        <w:t xml:space="preserve">sharing </w:t>
      </w:r>
      <w:r w:rsidRPr="00613A8D">
        <w:rPr>
          <w:rFonts w:ascii="Times New Roman" w:eastAsia="Calibri" w:hAnsi="Times New Roman" w:cs="Times New Roman"/>
          <w:sz w:val="24"/>
          <w:szCs w:val="24"/>
        </w:rPr>
        <w:t xml:space="preserve">intentions would still emerge for ‘aware’ participants (i.e., those who were exposed to a Deepfake and who reported being aware of the </w:t>
      </w:r>
      <w:r w:rsidRPr="00613A8D">
        <w:rPr>
          <w:rFonts w:ascii="Times New Roman" w:eastAsia="Calibri" w:hAnsi="Times New Roman" w:cs="Times New Roman"/>
          <w:sz w:val="24"/>
          <w:szCs w:val="24"/>
        </w:rPr>
        <w:lastRenderedPageBreak/>
        <w:t xml:space="preserve">concept of Deepfaking prior to taking part). Results indicated that prior awareness of Deepfaking </w:t>
      </w:r>
      <w:r w:rsidR="00C22781">
        <w:rPr>
          <w:rFonts w:ascii="Times New Roman" w:eastAsia="Calibri" w:hAnsi="Times New Roman" w:cs="Times New Roman"/>
          <w:sz w:val="24"/>
          <w:szCs w:val="24"/>
        </w:rPr>
        <w:t xml:space="preserve">as a technology </w:t>
      </w:r>
      <w:r w:rsidRPr="00613A8D">
        <w:rPr>
          <w:rFonts w:ascii="Times New Roman" w:eastAsia="Calibri" w:hAnsi="Times New Roman" w:cs="Times New Roman"/>
          <w:sz w:val="24"/>
          <w:szCs w:val="24"/>
        </w:rPr>
        <w:t xml:space="preserve">did not protect an individual from being influenced by </w:t>
      </w:r>
      <w:r w:rsidR="004C5E61">
        <w:rPr>
          <w:rFonts w:ascii="Times New Roman" w:eastAsia="Calibri" w:hAnsi="Times New Roman" w:cs="Times New Roman"/>
          <w:sz w:val="24"/>
          <w:szCs w:val="24"/>
        </w:rPr>
        <w:t xml:space="preserve">a </w:t>
      </w:r>
      <w:r w:rsidRPr="00613A8D">
        <w:rPr>
          <w:rFonts w:ascii="Times New Roman" w:eastAsia="Calibri" w:hAnsi="Times New Roman" w:cs="Times New Roman"/>
          <w:sz w:val="24"/>
          <w:szCs w:val="24"/>
        </w:rPr>
        <w:t>Deepfake</w:t>
      </w:r>
      <w:r w:rsidR="00C22781">
        <w:rPr>
          <w:rFonts w:ascii="Times New Roman" w:eastAsia="Calibri" w:hAnsi="Times New Roman" w:cs="Times New Roman"/>
          <w:sz w:val="24"/>
          <w:szCs w:val="24"/>
        </w:rPr>
        <w:t xml:space="preserve">. The </w:t>
      </w:r>
      <w:r w:rsidRPr="00613A8D">
        <w:rPr>
          <w:rFonts w:ascii="Times New Roman" w:eastAsia="Calibri" w:hAnsi="Times New Roman" w:cs="Times New Roman"/>
          <w:sz w:val="24"/>
          <w:szCs w:val="24"/>
        </w:rPr>
        <w:t xml:space="preserve">self-reported attitudes, </w:t>
      </w:r>
      <w:r w:rsidRPr="00613A8D">
        <w:rPr>
          <w:rFonts w:ascii="Times New Roman" w:eastAsia="Calibri" w:hAnsi="Times New Roman" w:cs="Times New Roman"/>
          <w:i/>
          <w:sz w:val="24"/>
          <w:szCs w:val="24"/>
        </w:rPr>
        <w:t>δ =</w:t>
      </w:r>
      <w:r w:rsidRPr="00613A8D">
        <w:rPr>
          <w:rFonts w:ascii="Times New Roman" w:eastAsia="Calibri" w:hAnsi="Times New Roman" w:cs="Times New Roman"/>
          <w:sz w:val="24"/>
          <w:szCs w:val="24"/>
        </w:rPr>
        <w:t xml:space="preserve"> 2.10, 95% CI [1.83, 2.41],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 implicit attitudes, </w:t>
      </w:r>
      <w:r w:rsidRPr="00613A8D">
        <w:rPr>
          <w:rFonts w:ascii="Times New Roman" w:eastAsia="Calibri" w:hAnsi="Times New Roman" w:cs="Times New Roman"/>
          <w:i/>
          <w:sz w:val="24"/>
          <w:szCs w:val="24"/>
        </w:rPr>
        <w:t>δ =</w:t>
      </w:r>
      <w:r w:rsidRPr="00613A8D">
        <w:rPr>
          <w:rFonts w:ascii="Times New Roman" w:eastAsia="Calibri" w:hAnsi="Times New Roman" w:cs="Times New Roman"/>
          <w:sz w:val="24"/>
          <w:szCs w:val="24"/>
        </w:rPr>
        <w:t xml:space="preserve"> 1.</w:t>
      </w:r>
      <w:r w:rsidR="00C22781">
        <w:rPr>
          <w:rFonts w:ascii="Times New Roman" w:eastAsia="Calibri" w:hAnsi="Times New Roman" w:cs="Times New Roman"/>
          <w:sz w:val="24"/>
          <w:szCs w:val="24"/>
        </w:rPr>
        <w:t>32</w:t>
      </w:r>
      <w:r w:rsidRPr="00613A8D">
        <w:rPr>
          <w:rFonts w:ascii="Times New Roman" w:eastAsia="Calibri" w:hAnsi="Times New Roman" w:cs="Times New Roman"/>
          <w:sz w:val="24"/>
          <w:szCs w:val="24"/>
        </w:rPr>
        <w:t xml:space="preserve">, 95% CI [1.03, 1.59],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 and </w:t>
      </w:r>
      <w:r w:rsidR="00201053">
        <w:rPr>
          <w:rFonts w:ascii="Times New Roman" w:eastAsia="Calibri" w:hAnsi="Times New Roman" w:cs="Times New Roman"/>
          <w:sz w:val="24"/>
          <w:szCs w:val="24"/>
        </w:rPr>
        <w:t xml:space="preserve">sharing </w:t>
      </w:r>
      <w:r w:rsidRPr="00613A8D">
        <w:rPr>
          <w:rFonts w:ascii="Times New Roman" w:eastAsia="Calibri" w:hAnsi="Times New Roman" w:cs="Times New Roman"/>
          <w:sz w:val="24"/>
          <w:szCs w:val="24"/>
        </w:rPr>
        <w:t xml:space="preserve">intentions, </w:t>
      </w:r>
      <w:r w:rsidRPr="00613A8D">
        <w:rPr>
          <w:rFonts w:ascii="Times New Roman" w:eastAsia="Calibri" w:hAnsi="Times New Roman" w:cs="Times New Roman"/>
          <w:i/>
          <w:sz w:val="24"/>
          <w:szCs w:val="24"/>
        </w:rPr>
        <w:t>δ =</w:t>
      </w:r>
      <w:r w:rsidRPr="00613A8D">
        <w:rPr>
          <w:rFonts w:ascii="Times New Roman" w:eastAsia="Calibri" w:hAnsi="Times New Roman" w:cs="Times New Roman"/>
          <w:sz w:val="24"/>
          <w:szCs w:val="24"/>
        </w:rPr>
        <w:t xml:space="preserve"> 1.5</w:t>
      </w:r>
      <w:r w:rsidR="00C22781">
        <w:rPr>
          <w:rFonts w:ascii="Times New Roman" w:eastAsia="Calibri" w:hAnsi="Times New Roman" w:cs="Times New Roman"/>
          <w:sz w:val="24"/>
          <w:szCs w:val="24"/>
        </w:rPr>
        <w:t>0</w:t>
      </w:r>
      <w:r w:rsidRPr="00613A8D">
        <w:rPr>
          <w:rFonts w:ascii="Times New Roman" w:eastAsia="Calibri" w:hAnsi="Times New Roman" w:cs="Times New Roman"/>
          <w:sz w:val="24"/>
          <w:szCs w:val="24"/>
        </w:rPr>
        <w:t>, 95% CI [1.2</w:t>
      </w:r>
      <w:r w:rsidR="00C22781">
        <w:rPr>
          <w:rFonts w:ascii="Times New Roman" w:eastAsia="Calibri" w:hAnsi="Times New Roman" w:cs="Times New Roman"/>
          <w:sz w:val="24"/>
          <w:szCs w:val="24"/>
        </w:rPr>
        <w:t>2</w:t>
      </w:r>
      <w:r w:rsidRPr="00613A8D">
        <w:rPr>
          <w:rFonts w:ascii="Times New Roman" w:eastAsia="Calibri" w:hAnsi="Times New Roman" w:cs="Times New Roman"/>
          <w:sz w:val="24"/>
          <w:szCs w:val="24"/>
        </w:rPr>
        <w:t>, 1.8</w:t>
      </w:r>
      <w:r w:rsidR="00C22781">
        <w:rPr>
          <w:rFonts w:ascii="Times New Roman" w:eastAsia="Calibri" w:hAnsi="Times New Roman" w:cs="Times New Roman"/>
          <w:sz w:val="24"/>
          <w:szCs w:val="24"/>
        </w:rPr>
        <w:t>1</w:t>
      </w:r>
      <w:r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w:t>
      </w:r>
      <w:r w:rsidR="00C22781">
        <w:rPr>
          <w:rFonts w:ascii="Times New Roman" w:eastAsia="Calibri" w:hAnsi="Times New Roman" w:cs="Times New Roman"/>
          <w:sz w:val="24"/>
          <w:szCs w:val="24"/>
        </w:rPr>
        <w:t xml:space="preserve">, of these individuals were </w:t>
      </w:r>
      <w:r w:rsidR="004C5E61">
        <w:rPr>
          <w:rFonts w:ascii="Times New Roman" w:eastAsia="Calibri" w:hAnsi="Times New Roman" w:cs="Times New Roman"/>
          <w:sz w:val="24"/>
          <w:szCs w:val="24"/>
        </w:rPr>
        <w:t xml:space="preserve">altered </w:t>
      </w:r>
      <w:r w:rsidR="00C22781">
        <w:rPr>
          <w:rFonts w:ascii="Times New Roman" w:eastAsia="Calibri" w:hAnsi="Times New Roman" w:cs="Times New Roman"/>
          <w:sz w:val="24"/>
          <w:szCs w:val="24"/>
        </w:rPr>
        <w:t>in</w:t>
      </w:r>
      <w:r w:rsidR="005D2CE7">
        <w:rPr>
          <w:rFonts w:ascii="Times New Roman" w:eastAsia="Calibri" w:hAnsi="Times New Roman" w:cs="Times New Roman"/>
          <w:sz w:val="24"/>
          <w:szCs w:val="24"/>
        </w:rPr>
        <w:t>-</w:t>
      </w:r>
      <w:r w:rsidR="00C22781">
        <w:rPr>
          <w:rFonts w:ascii="Times New Roman" w:eastAsia="Calibri" w:hAnsi="Times New Roman" w:cs="Times New Roman"/>
          <w:sz w:val="24"/>
          <w:szCs w:val="24"/>
        </w:rPr>
        <w:t>line with the Deepfake</w:t>
      </w:r>
      <w:r w:rsidR="004C5E61">
        <w:rPr>
          <w:rFonts w:ascii="Times New Roman" w:eastAsia="Calibri" w:hAnsi="Times New Roman" w:cs="Times New Roman"/>
          <w:sz w:val="24"/>
          <w:szCs w:val="24"/>
        </w:rPr>
        <w:t xml:space="preserve"> content</w:t>
      </w:r>
      <w:r w:rsidR="00C22781">
        <w:rPr>
          <w:rFonts w:ascii="Times New Roman" w:eastAsia="Calibri" w:hAnsi="Times New Roman" w:cs="Times New Roman"/>
          <w:sz w:val="24"/>
          <w:szCs w:val="24"/>
        </w:rPr>
        <w:t>.</w:t>
      </w:r>
    </w:p>
    <w:p w14:paraId="38E105C5" w14:textId="72AB9B1B" w:rsidR="00F4122A" w:rsidRPr="00613A8D" w:rsidRDefault="000830BC" w:rsidP="002C7FC4">
      <w:pPr>
        <w:spacing w:line="480" w:lineRule="auto"/>
        <w:ind w:firstLine="0"/>
        <w:rPr>
          <w:rFonts w:ascii="Times New Roman" w:eastAsia="Calibri" w:hAnsi="Times New Roman" w:cs="Times New Roman"/>
          <w:b/>
          <w:i/>
          <w:sz w:val="24"/>
          <w:szCs w:val="20"/>
        </w:rPr>
      </w:pPr>
      <w:r>
        <w:rPr>
          <w:rFonts w:ascii="Times New Roman" w:eastAsia="Calibri" w:hAnsi="Times New Roman" w:cs="Times New Roman"/>
          <w:b/>
          <w:i/>
          <w:sz w:val="24"/>
          <w:szCs w:val="20"/>
        </w:rPr>
        <w:t>Deepfake Detection Does Not Protect People From Being Influenced</w:t>
      </w:r>
    </w:p>
    <w:p w14:paraId="1DE76006" w14:textId="2B2D09E7" w:rsidR="009A628A" w:rsidRDefault="006C17A3" w:rsidP="009A628A">
      <w:pPr>
        <w:spacing w:line="480" w:lineRule="auto"/>
        <w:ind w:firstLine="708"/>
        <w:rPr>
          <w:rFonts w:ascii="Times New Roman" w:eastAsia="Calibri" w:hAnsi="Times New Roman" w:cs="Times New Roman"/>
          <w:sz w:val="24"/>
          <w:szCs w:val="24"/>
        </w:rPr>
      </w:pPr>
      <w:r>
        <w:rPr>
          <w:rFonts w:ascii="Times New Roman" w:eastAsia="Calibri" w:hAnsi="Times New Roman" w:cs="Times New Roman"/>
          <w:sz w:val="24"/>
          <w:szCs w:val="24"/>
        </w:rPr>
        <w:t xml:space="preserve">The aforementioned analyses centered around people who reporting being aware of Deepfaking </w:t>
      </w:r>
      <w:r w:rsidRPr="006C17A3">
        <w:rPr>
          <w:rFonts w:ascii="Times New Roman" w:eastAsia="Calibri" w:hAnsi="Times New Roman" w:cs="Times New Roman"/>
          <w:i/>
          <w:iCs/>
          <w:sz w:val="24"/>
          <w:szCs w:val="24"/>
        </w:rPr>
        <w:t>prior</w:t>
      </w:r>
      <w:r>
        <w:rPr>
          <w:rFonts w:ascii="Times New Roman" w:eastAsia="Calibri" w:hAnsi="Times New Roman" w:cs="Times New Roman"/>
          <w:sz w:val="24"/>
          <w:szCs w:val="24"/>
        </w:rPr>
        <w:t xml:space="preserve"> to the study. We were also curious to know if ‘Deepfake detectors’ (i.e., those who correctly recognized that they had encountered a Deepfake </w:t>
      </w:r>
      <w:r w:rsidRPr="006C17A3">
        <w:rPr>
          <w:rFonts w:ascii="Times New Roman" w:eastAsia="Calibri" w:hAnsi="Times New Roman" w:cs="Times New Roman"/>
          <w:i/>
          <w:iCs/>
          <w:sz w:val="24"/>
          <w:szCs w:val="24"/>
        </w:rPr>
        <w:t>during</w:t>
      </w:r>
      <w:r>
        <w:rPr>
          <w:rFonts w:ascii="Times New Roman" w:eastAsia="Calibri" w:hAnsi="Times New Roman" w:cs="Times New Roman"/>
          <w:sz w:val="24"/>
          <w:szCs w:val="24"/>
        </w:rPr>
        <w:t xml:space="preserve"> the study) would be more immune to the influence of that content (i.e., show smaller changes in attitudes and intentions). </w:t>
      </w:r>
      <w:r w:rsidR="00852ED2">
        <w:rPr>
          <w:rFonts w:ascii="Times New Roman" w:eastAsia="Calibri" w:hAnsi="Times New Roman" w:cs="Times New Roman"/>
          <w:sz w:val="24"/>
          <w:szCs w:val="24"/>
        </w:rPr>
        <w:t xml:space="preserve">To examine this question we selected the ‘Deepfake detectors’ from our sample and examined how they responded. Results showed that </w:t>
      </w:r>
      <w:r w:rsidR="00F4122A" w:rsidRPr="00613A8D">
        <w:rPr>
          <w:rFonts w:ascii="Times New Roman" w:eastAsia="Calibri" w:hAnsi="Times New Roman" w:cs="Times New Roman"/>
          <w:sz w:val="24"/>
          <w:szCs w:val="24"/>
        </w:rPr>
        <w:t xml:space="preserve">self-reported attitudes, </w:t>
      </w:r>
      <w:r w:rsidR="00F4122A" w:rsidRPr="00613A8D">
        <w:rPr>
          <w:rFonts w:ascii="Times New Roman" w:eastAsia="Calibri" w:hAnsi="Times New Roman" w:cs="Times New Roman"/>
          <w:i/>
          <w:sz w:val="24"/>
          <w:szCs w:val="24"/>
        </w:rPr>
        <w:t>δ</w:t>
      </w:r>
      <w:r w:rsidR="00F4122A" w:rsidRPr="00613A8D">
        <w:rPr>
          <w:rFonts w:ascii="Times New Roman" w:eastAsia="Calibri" w:hAnsi="Times New Roman" w:cs="Times New Roman"/>
          <w:sz w:val="24"/>
          <w:szCs w:val="24"/>
        </w:rPr>
        <w:t xml:space="preserve"> = 2.1</w:t>
      </w:r>
      <w:r w:rsidR="005D2CE7">
        <w:rPr>
          <w:rFonts w:ascii="Times New Roman" w:eastAsia="Calibri" w:hAnsi="Times New Roman" w:cs="Times New Roman"/>
          <w:sz w:val="24"/>
          <w:szCs w:val="24"/>
        </w:rPr>
        <w:t>9</w:t>
      </w:r>
      <w:r w:rsidR="00F4122A" w:rsidRPr="00613A8D">
        <w:rPr>
          <w:rFonts w:ascii="Times New Roman" w:eastAsia="Calibri" w:hAnsi="Times New Roman" w:cs="Times New Roman"/>
          <w:sz w:val="24"/>
          <w:szCs w:val="24"/>
        </w:rPr>
        <w:t xml:space="preserve">, 95% CI [1.93, 2.44],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 implicit attitudes, </w:t>
      </w:r>
      <w:r w:rsidR="00F4122A" w:rsidRPr="00613A8D">
        <w:rPr>
          <w:rFonts w:ascii="Times New Roman" w:eastAsia="Calibri" w:hAnsi="Times New Roman" w:cs="Times New Roman"/>
          <w:i/>
          <w:sz w:val="24"/>
          <w:szCs w:val="24"/>
        </w:rPr>
        <w:t>δ</w:t>
      </w:r>
      <w:r w:rsidR="00F4122A" w:rsidRPr="00613A8D">
        <w:rPr>
          <w:rFonts w:ascii="Times New Roman" w:eastAsia="Calibri" w:hAnsi="Times New Roman" w:cs="Times New Roman"/>
          <w:sz w:val="24"/>
          <w:szCs w:val="24"/>
        </w:rPr>
        <w:t xml:space="preserve"> = 1.3</w:t>
      </w:r>
      <w:r w:rsidR="005D2CE7">
        <w:rPr>
          <w:rFonts w:ascii="Times New Roman" w:eastAsia="Calibri" w:hAnsi="Times New Roman" w:cs="Times New Roman"/>
          <w:sz w:val="24"/>
          <w:szCs w:val="24"/>
        </w:rPr>
        <w:t>8</w:t>
      </w:r>
      <w:r w:rsidR="00F4122A" w:rsidRPr="00613A8D">
        <w:rPr>
          <w:rFonts w:ascii="Times New Roman" w:eastAsia="Calibri" w:hAnsi="Times New Roman" w:cs="Times New Roman"/>
          <w:sz w:val="24"/>
          <w:szCs w:val="24"/>
        </w:rPr>
        <w:t>, 95% CI [1.1</w:t>
      </w:r>
      <w:r w:rsidR="005D2CE7">
        <w:rPr>
          <w:rFonts w:ascii="Times New Roman" w:eastAsia="Calibri" w:hAnsi="Times New Roman" w:cs="Times New Roman"/>
          <w:sz w:val="24"/>
          <w:szCs w:val="24"/>
        </w:rPr>
        <w:t>1</w:t>
      </w:r>
      <w:r w:rsidR="00F4122A" w:rsidRPr="00613A8D">
        <w:rPr>
          <w:rFonts w:ascii="Times New Roman" w:eastAsia="Calibri" w:hAnsi="Times New Roman" w:cs="Times New Roman"/>
          <w:sz w:val="24"/>
          <w:szCs w:val="24"/>
        </w:rPr>
        <w:t>, 1.6</w:t>
      </w:r>
      <w:r w:rsidR="005D2CE7">
        <w:rPr>
          <w:rFonts w:ascii="Times New Roman" w:eastAsia="Calibri" w:hAnsi="Times New Roman" w:cs="Times New Roman"/>
          <w:sz w:val="24"/>
          <w:szCs w:val="24"/>
        </w:rPr>
        <w:t>2</w:t>
      </w:r>
      <w:r w:rsidR="00F4122A" w:rsidRPr="00613A8D">
        <w:rPr>
          <w:rFonts w:ascii="Times New Roman" w:eastAsia="Calibri" w:hAnsi="Times New Roman" w:cs="Times New Roman"/>
          <w:sz w:val="24"/>
          <w:szCs w:val="24"/>
        </w:rPr>
        <w:t xml:space="preserve">],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 and</w:t>
      </w:r>
      <w:r w:rsidR="00F4122A" w:rsidRPr="00613A8D">
        <w:rPr>
          <w:rFonts w:ascii="Times New Roman" w:eastAsia="Calibri" w:hAnsi="Times New Roman" w:cs="Times New Roman"/>
          <w:b/>
          <w:i/>
          <w:sz w:val="24"/>
          <w:szCs w:val="24"/>
        </w:rPr>
        <w:t xml:space="preserve"> </w:t>
      </w:r>
      <w:r w:rsidR="00201053">
        <w:rPr>
          <w:rFonts w:ascii="Times New Roman" w:eastAsia="Calibri" w:hAnsi="Times New Roman" w:cs="Times New Roman"/>
          <w:sz w:val="24"/>
          <w:szCs w:val="24"/>
        </w:rPr>
        <w:t xml:space="preserve">sharing </w:t>
      </w:r>
      <w:r w:rsidR="00F4122A" w:rsidRPr="00613A8D">
        <w:rPr>
          <w:rFonts w:ascii="Times New Roman" w:eastAsia="Calibri" w:hAnsi="Times New Roman" w:cs="Times New Roman"/>
          <w:sz w:val="24"/>
          <w:szCs w:val="24"/>
        </w:rPr>
        <w:t>intentions,</w:t>
      </w:r>
      <w:r w:rsidR="00F4122A" w:rsidRPr="00613A8D">
        <w:rPr>
          <w:rFonts w:ascii="Times New Roman" w:eastAsia="Calibri" w:hAnsi="Times New Roman" w:cs="Times New Roman"/>
          <w:b/>
          <w:sz w:val="24"/>
          <w:szCs w:val="24"/>
        </w:rPr>
        <w:t xml:space="preserve"> </w:t>
      </w:r>
      <w:r w:rsidR="00F4122A" w:rsidRPr="00613A8D">
        <w:rPr>
          <w:rFonts w:ascii="Times New Roman" w:eastAsia="Calibri" w:hAnsi="Times New Roman" w:cs="Times New Roman"/>
          <w:i/>
          <w:sz w:val="24"/>
          <w:szCs w:val="24"/>
        </w:rPr>
        <w:t>δ</w:t>
      </w:r>
      <w:r w:rsidR="00F4122A" w:rsidRPr="00613A8D">
        <w:rPr>
          <w:rFonts w:ascii="Times New Roman" w:eastAsia="Calibri" w:hAnsi="Times New Roman" w:cs="Times New Roman"/>
          <w:sz w:val="24"/>
          <w:szCs w:val="24"/>
        </w:rPr>
        <w:t xml:space="preserve"> = 1.59, 95% CI [1.3</w:t>
      </w:r>
      <w:r w:rsidR="005D2CE7">
        <w:rPr>
          <w:rFonts w:ascii="Times New Roman" w:eastAsia="Calibri" w:hAnsi="Times New Roman" w:cs="Times New Roman"/>
          <w:sz w:val="24"/>
          <w:szCs w:val="24"/>
        </w:rPr>
        <w:t>3</w:t>
      </w:r>
      <w:r w:rsidR="00F4122A" w:rsidRPr="00613A8D">
        <w:rPr>
          <w:rFonts w:ascii="Times New Roman" w:eastAsia="Calibri" w:hAnsi="Times New Roman" w:cs="Times New Roman"/>
          <w:sz w:val="24"/>
          <w:szCs w:val="24"/>
        </w:rPr>
        <w:t xml:space="preserve">, 1.84], </w:t>
      </w:r>
      <w:r w:rsidR="00F4122A" w:rsidRPr="00613A8D">
        <w:rPr>
          <w:rFonts w:ascii="Times New Roman" w:eastAsia="Calibri" w:hAnsi="Times New Roman" w:cs="Times New Roman"/>
          <w:i/>
          <w:sz w:val="24"/>
          <w:szCs w:val="24"/>
        </w:rPr>
        <w:t>p</w:t>
      </w:r>
      <w:r w:rsidR="00F4122A" w:rsidRPr="00613A8D">
        <w:rPr>
          <w:rFonts w:ascii="Times New Roman" w:eastAsia="Calibri" w:hAnsi="Times New Roman" w:cs="Times New Roman"/>
          <w:sz w:val="24"/>
          <w:szCs w:val="24"/>
        </w:rPr>
        <w:t xml:space="preserve"> &lt; .0000001</w:t>
      </w:r>
      <w:r w:rsidR="005D2CE7">
        <w:rPr>
          <w:rFonts w:ascii="Times New Roman" w:eastAsia="Calibri" w:hAnsi="Times New Roman" w:cs="Times New Roman"/>
          <w:sz w:val="24"/>
          <w:szCs w:val="24"/>
        </w:rPr>
        <w:t>, all varied in accordance with Deepfake</w:t>
      </w:r>
      <w:r w:rsidR="004C5E61">
        <w:rPr>
          <w:rFonts w:ascii="Times New Roman" w:eastAsia="Calibri" w:hAnsi="Times New Roman" w:cs="Times New Roman"/>
          <w:sz w:val="24"/>
          <w:szCs w:val="24"/>
        </w:rPr>
        <w:t>d content</w:t>
      </w:r>
      <w:r w:rsidR="005D2CE7">
        <w:rPr>
          <w:rFonts w:ascii="Times New Roman" w:eastAsia="Calibri" w:hAnsi="Times New Roman" w:cs="Times New Roman"/>
          <w:sz w:val="24"/>
          <w:szCs w:val="24"/>
        </w:rPr>
        <w:t xml:space="preserve">. </w:t>
      </w:r>
    </w:p>
    <w:p w14:paraId="4666698F" w14:textId="2C428314" w:rsidR="00F4122A" w:rsidRPr="00613A8D" w:rsidRDefault="005D2CE7" w:rsidP="009A628A">
      <w:pPr>
        <w:spacing w:line="480" w:lineRule="auto"/>
        <w:ind w:firstLine="0"/>
        <w:rPr>
          <w:rFonts w:ascii="Times New Roman" w:eastAsia="Calibri" w:hAnsi="Times New Roman" w:cs="Times New Roman"/>
          <w:b/>
          <w:i/>
          <w:sz w:val="24"/>
          <w:szCs w:val="20"/>
        </w:rPr>
      </w:pPr>
      <w:r>
        <w:rPr>
          <w:rFonts w:ascii="Times New Roman" w:eastAsia="Calibri" w:hAnsi="Times New Roman" w:cs="Times New Roman"/>
          <w:b/>
          <w:i/>
          <w:sz w:val="24"/>
          <w:szCs w:val="20"/>
        </w:rPr>
        <w:t xml:space="preserve">The Combined Impact of </w:t>
      </w:r>
      <w:r w:rsidR="00F4122A" w:rsidRPr="00613A8D">
        <w:rPr>
          <w:rFonts w:ascii="Times New Roman" w:eastAsia="Calibri" w:hAnsi="Times New Roman" w:cs="Times New Roman"/>
          <w:b/>
          <w:i/>
          <w:sz w:val="24"/>
          <w:szCs w:val="20"/>
        </w:rPr>
        <w:t>Aware</w:t>
      </w:r>
      <w:r w:rsidR="00447AC4">
        <w:rPr>
          <w:rFonts w:ascii="Times New Roman" w:eastAsia="Calibri" w:hAnsi="Times New Roman" w:cs="Times New Roman"/>
          <w:b/>
          <w:i/>
          <w:sz w:val="24"/>
          <w:szCs w:val="20"/>
        </w:rPr>
        <w:t>ness</w:t>
      </w:r>
      <w:r w:rsidR="000830BC">
        <w:rPr>
          <w:rFonts w:ascii="Times New Roman" w:eastAsia="Calibri" w:hAnsi="Times New Roman" w:cs="Times New Roman"/>
          <w:b/>
          <w:i/>
          <w:sz w:val="24"/>
          <w:szCs w:val="20"/>
        </w:rPr>
        <w:t xml:space="preserve"> </w:t>
      </w:r>
      <w:r>
        <w:rPr>
          <w:rFonts w:ascii="Times New Roman" w:eastAsia="Calibri" w:hAnsi="Times New Roman" w:cs="Times New Roman"/>
          <w:b/>
          <w:i/>
          <w:sz w:val="24"/>
          <w:szCs w:val="20"/>
        </w:rPr>
        <w:t xml:space="preserve">&amp; </w:t>
      </w:r>
      <w:r w:rsidR="00F4122A" w:rsidRPr="00613A8D">
        <w:rPr>
          <w:rFonts w:ascii="Times New Roman" w:eastAsia="Calibri" w:hAnsi="Times New Roman" w:cs="Times New Roman"/>
          <w:b/>
          <w:i/>
          <w:sz w:val="24"/>
          <w:szCs w:val="20"/>
        </w:rPr>
        <w:t>Detecti</w:t>
      </w:r>
      <w:r w:rsidR="00447AC4">
        <w:rPr>
          <w:rFonts w:ascii="Times New Roman" w:eastAsia="Calibri" w:hAnsi="Times New Roman" w:cs="Times New Roman"/>
          <w:b/>
          <w:i/>
          <w:sz w:val="24"/>
          <w:szCs w:val="20"/>
        </w:rPr>
        <w:t>on</w:t>
      </w:r>
      <w:r w:rsidR="00F4122A" w:rsidRPr="00613A8D">
        <w:rPr>
          <w:rFonts w:ascii="Times New Roman" w:eastAsia="Calibri" w:hAnsi="Times New Roman" w:cs="Times New Roman"/>
          <w:b/>
          <w:i/>
          <w:sz w:val="24"/>
          <w:szCs w:val="20"/>
        </w:rPr>
        <w:t xml:space="preserve"> </w:t>
      </w:r>
      <w:r w:rsidR="009A628A">
        <w:rPr>
          <w:rFonts w:ascii="Times New Roman" w:eastAsia="Calibri" w:hAnsi="Times New Roman" w:cs="Times New Roman"/>
          <w:b/>
          <w:i/>
          <w:sz w:val="24"/>
          <w:szCs w:val="20"/>
        </w:rPr>
        <w:t>Do</w:t>
      </w:r>
      <w:r w:rsidR="00447AC4">
        <w:rPr>
          <w:rFonts w:ascii="Times New Roman" w:eastAsia="Calibri" w:hAnsi="Times New Roman" w:cs="Times New Roman"/>
          <w:b/>
          <w:i/>
          <w:sz w:val="24"/>
          <w:szCs w:val="20"/>
        </w:rPr>
        <w:t>es</w:t>
      </w:r>
      <w:r w:rsidR="009A628A">
        <w:rPr>
          <w:rFonts w:ascii="Times New Roman" w:eastAsia="Calibri" w:hAnsi="Times New Roman" w:cs="Times New Roman"/>
          <w:b/>
          <w:i/>
          <w:sz w:val="24"/>
          <w:szCs w:val="20"/>
        </w:rPr>
        <w:t xml:space="preserve"> Not </w:t>
      </w:r>
      <w:r w:rsidR="00F4122A" w:rsidRPr="00613A8D">
        <w:rPr>
          <w:rFonts w:ascii="Times New Roman" w:eastAsia="Calibri" w:hAnsi="Times New Roman" w:cs="Times New Roman"/>
          <w:b/>
          <w:i/>
          <w:sz w:val="24"/>
          <w:szCs w:val="20"/>
        </w:rPr>
        <w:t xml:space="preserve">Protect </w:t>
      </w:r>
      <w:r>
        <w:rPr>
          <w:rFonts w:ascii="Times New Roman" w:eastAsia="Calibri" w:hAnsi="Times New Roman" w:cs="Times New Roman"/>
          <w:b/>
          <w:i/>
          <w:sz w:val="24"/>
          <w:szCs w:val="20"/>
        </w:rPr>
        <w:t xml:space="preserve">Against </w:t>
      </w:r>
      <w:r w:rsidR="000830BC">
        <w:rPr>
          <w:rFonts w:ascii="Times New Roman" w:eastAsia="Calibri" w:hAnsi="Times New Roman" w:cs="Times New Roman"/>
          <w:b/>
          <w:i/>
          <w:sz w:val="24"/>
          <w:szCs w:val="20"/>
        </w:rPr>
        <w:t>Influence</w:t>
      </w:r>
    </w:p>
    <w:p w14:paraId="61EC6DD6" w14:textId="48DE908D" w:rsidR="00F4122A" w:rsidRPr="00613A8D" w:rsidRDefault="00F4122A" w:rsidP="00F4122A">
      <w:pPr>
        <w:spacing w:line="480" w:lineRule="auto"/>
        <w:ind w:firstLine="708"/>
        <w:rPr>
          <w:rFonts w:ascii="Times New Roman" w:eastAsia="Calibri" w:hAnsi="Times New Roman" w:cs="Times New Roman"/>
          <w:sz w:val="24"/>
          <w:szCs w:val="24"/>
        </w:rPr>
      </w:pPr>
      <w:r w:rsidRPr="00613A8D">
        <w:rPr>
          <w:rFonts w:ascii="Times New Roman" w:eastAsia="Calibri" w:hAnsi="Times New Roman" w:cs="Times New Roman"/>
          <w:sz w:val="24"/>
          <w:szCs w:val="24"/>
        </w:rPr>
        <w:t xml:space="preserve">Finally, we wanted to know if </w:t>
      </w:r>
      <w:r w:rsidR="0017229C">
        <w:rPr>
          <w:rFonts w:ascii="Times New Roman" w:eastAsia="Calibri" w:hAnsi="Times New Roman" w:cs="Times New Roman"/>
          <w:sz w:val="24"/>
          <w:szCs w:val="24"/>
        </w:rPr>
        <w:t xml:space="preserve">viewers </w:t>
      </w:r>
      <w:r w:rsidRPr="00613A8D">
        <w:rPr>
          <w:rFonts w:ascii="Times New Roman" w:eastAsia="Calibri" w:hAnsi="Times New Roman" w:cs="Times New Roman"/>
          <w:sz w:val="24"/>
          <w:szCs w:val="24"/>
        </w:rPr>
        <w:t>who were both aware of Deepfak</w:t>
      </w:r>
      <w:r w:rsidR="00447AC4">
        <w:rPr>
          <w:rFonts w:ascii="Times New Roman" w:eastAsia="Calibri" w:hAnsi="Times New Roman" w:cs="Times New Roman"/>
          <w:sz w:val="24"/>
          <w:szCs w:val="24"/>
        </w:rPr>
        <w:t>es</w:t>
      </w:r>
      <w:r w:rsidRPr="00613A8D">
        <w:rPr>
          <w:rFonts w:ascii="Times New Roman" w:eastAsia="Calibri" w:hAnsi="Times New Roman" w:cs="Times New Roman"/>
          <w:sz w:val="24"/>
          <w:szCs w:val="24"/>
        </w:rPr>
        <w:t xml:space="preserve"> prior to the study </w:t>
      </w:r>
      <w:r w:rsidRPr="00613A8D">
        <w:rPr>
          <w:rFonts w:ascii="Times New Roman" w:eastAsia="Calibri" w:hAnsi="Times New Roman" w:cs="Times New Roman"/>
          <w:i/>
          <w:sz w:val="24"/>
          <w:szCs w:val="24"/>
        </w:rPr>
        <w:t>and</w:t>
      </w:r>
      <w:r w:rsidRPr="00613A8D">
        <w:rPr>
          <w:rFonts w:ascii="Times New Roman" w:eastAsia="Calibri" w:hAnsi="Times New Roman" w:cs="Times New Roman"/>
          <w:sz w:val="24"/>
          <w:szCs w:val="24"/>
        </w:rPr>
        <w:t xml:space="preserve"> who successfully detected the presence of the Deepfake, would be immune to </w:t>
      </w:r>
      <w:r w:rsidR="00447AC4">
        <w:rPr>
          <w:rFonts w:ascii="Times New Roman" w:eastAsia="Calibri" w:hAnsi="Times New Roman" w:cs="Times New Roman"/>
          <w:sz w:val="24"/>
          <w:szCs w:val="24"/>
        </w:rPr>
        <w:t xml:space="preserve">their </w:t>
      </w:r>
      <w:r w:rsidRPr="00613A8D">
        <w:rPr>
          <w:rFonts w:ascii="Times New Roman" w:eastAsia="Calibri" w:hAnsi="Times New Roman" w:cs="Times New Roman"/>
          <w:sz w:val="24"/>
          <w:szCs w:val="24"/>
        </w:rPr>
        <w:t xml:space="preserve">influence. Results indicated that </w:t>
      </w:r>
      <w:r w:rsidR="00447AC4">
        <w:rPr>
          <w:rFonts w:ascii="Times New Roman" w:eastAsia="Calibri" w:hAnsi="Times New Roman" w:cs="Times New Roman"/>
          <w:sz w:val="24"/>
          <w:szCs w:val="24"/>
        </w:rPr>
        <w:t xml:space="preserve">this was not the case: </w:t>
      </w:r>
      <w:r w:rsidR="0017229C">
        <w:rPr>
          <w:rFonts w:ascii="Times New Roman" w:eastAsia="Calibri" w:hAnsi="Times New Roman" w:cs="Times New Roman"/>
          <w:sz w:val="24"/>
          <w:szCs w:val="24"/>
        </w:rPr>
        <w:t xml:space="preserve">Deepfake detectors </w:t>
      </w:r>
      <w:r w:rsidR="00447AC4">
        <w:rPr>
          <w:rFonts w:ascii="Times New Roman" w:eastAsia="Calibri" w:hAnsi="Times New Roman" w:cs="Times New Roman"/>
          <w:sz w:val="24"/>
          <w:szCs w:val="24"/>
        </w:rPr>
        <w:t xml:space="preserve">who were </w:t>
      </w:r>
      <w:r w:rsidR="0017229C">
        <w:rPr>
          <w:rFonts w:ascii="Times New Roman" w:eastAsia="Calibri" w:hAnsi="Times New Roman" w:cs="Times New Roman"/>
          <w:sz w:val="24"/>
          <w:szCs w:val="24"/>
        </w:rPr>
        <w:t xml:space="preserve">also </w:t>
      </w:r>
      <w:r w:rsidR="00447AC4">
        <w:rPr>
          <w:rFonts w:ascii="Times New Roman" w:eastAsia="Calibri" w:hAnsi="Times New Roman" w:cs="Times New Roman"/>
          <w:sz w:val="24"/>
          <w:szCs w:val="24"/>
        </w:rPr>
        <w:t xml:space="preserve">aware </w:t>
      </w:r>
      <w:r w:rsidR="0017229C">
        <w:rPr>
          <w:rFonts w:ascii="Times New Roman" w:eastAsia="Calibri" w:hAnsi="Times New Roman" w:cs="Times New Roman"/>
          <w:sz w:val="24"/>
          <w:szCs w:val="24"/>
        </w:rPr>
        <w:t xml:space="preserve">of the technology prior to the study </w:t>
      </w:r>
      <w:r w:rsidR="00447AC4">
        <w:rPr>
          <w:rFonts w:ascii="Times New Roman" w:eastAsia="Calibri" w:hAnsi="Times New Roman" w:cs="Times New Roman"/>
          <w:sz w:val="24"/>
          <w:szCs w:val="24"/>
        </w:rPr>
        <w:t xml:space="preserve">still </w:t>
      </w:r>
      <w:r w:rsidRPr="00613A8D">
        <w:rPr>
          <w:rFonts w:ascii="Times New Roman" w:eastAsia="Calibri" w:hAnsi="Times New Roman" w:cs="Times New Roman"/>
          <w:sz w:val="24"/>
          <w:szCs w:val="24"/>
        </w:rPr>
        <w:t>showed expected change</w:t>
      </w:r>
      <w:r w:rsidR="0017229C">
        <w:rPr>
          <w:rFonts w:ascii="Times New Roman" w:eastAsia="Calibri" w:hAnsi="Times New Roman" w:cs="Times New Roman"/>
          <w:sz w:val="24"/>
          <w:szCs w:val="24"/>
        </w:rPr>
        <w:t>s</w:t>
      </w:r>
      <w:r w:rsidRPr="00613A8D">
        <w:rPr>
          <w:rFonts w:ascii="Times New Roman" w:eastAsia="Calibri" w:hAnsi="Times New Roman" w:cs="Times New Roman"/>
          <w:sz w:val="24"/>
          <w:szCs w:val="24"/>
        </w:rPr>
        <w:t xml:space="preserve"> in self-reported attitudes, </w:t>
      </w:r>
      <w:r w:rsidRPr="00613A8D">
        <w:rPr>
          <w:rFonts w:ascii="Times New Roman" w:eastAsia="Calibri" w:hAnsi="Times New Roman" w:cs="Times New Roman"/>
          <w:i/>
          <w:sz w:val="24"/>
          <w:szCs w:val="24"/>
        </w:rPr>
        <w:t>δ</w:t>
      </w:r>
      <w:r w:rsidRPr="00613A8D">
        <w:rPr>
          <w:rFonts w:ascii="Times New Roman" w:eastAsia="Calibri" w:hAnsi="Times New Roman" w:cs="Times New Roman"/>
          <w:sz w:val="24"/>
          <w:szCs w:val="24"/>
        </w:rPr>
        <w:t xml:space="preserve"> = 1.98, 95% CI [1.65, 2.2</w:t>
      </w:r>
      <w:r w:rsidR="0017229C">
        <w:rPr>
          <w:rFonts w:ascii="Times New Roman" w:eastAsia="Calibri" w:hAnsi="Times New Roman" w:cs="Times New Roman"/>
          <w:sz w:val="24"/>
          <w:szCs w:val="24"/>
        </w:rPr>
        <w:t>8</w:t>
      </w:r>
      <w:r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 implicit attitudes, </w:t>
      </w:r>
      <w:r w:rsidRPr="00613A8D">
        <w:rPr>
          <w:rFonts w:ascii="Times New Roman" w:eastAsia="Calibri" w:hAnsi="Times New Roman" w:cs="Times New Roman"/>
          <w:i/>
          <w:sz w:val="24"/>
          <w:szCs w:val="24"/>
        </w:rPr>
        <w:t>δ</w:t>
      </w:r>
      <w:r w:rsidRPr="00613A8D">
        <w:rPr>
          <w:rFonts w:ascii="Times New Roman" w:eastAsia="Calibri" w:hAnsi="Times New Roman" w:cs="Times New Roman"/>
          <w:sz w:val="24"/>
          <w:szCs w:val="24"/>
        </w:rPr>
        <w:t xml:space="preserve"> = 1.35, 95% CI [1.01, 1.6</w:t>
      </w:r>
      <w:r w:rsidR="0017229C">
        <w:rPr>
          <w:rFonts w:ascii="Times New Roman" w:eastAsia="Calibri" w:hAnsi="Times New Roman" w:cs="Times New Roman"/>
          <w:sz w:val="24"/>
          <w:szCs w:val="24"/>
        </w:rPr>
        <w:t>6</w:t>
      </w:r>
      <w:r w:rsidRPr="00613A8D">
        <w:rPr>
          <w:rFonts w:ascii="Times New Roman" w:eastAsia="Calibri" w:hAnsi="Times New Roman" w:cs="Times New Roman"/>
          <w:sz w:val="24"/>
          <w:szCs w:val="24"/>
        </w:rPr>
        <w:t xml:space="preserve">],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 and </w:t>
      </w:r>
      <w:r w:rsidR="00201053">
        <w:rPr>
          <w:rFonts w:ascii="Times New Roman" w:eastAsia="Calibri" w:hAnsi="Times New Roman" w:cs="Times New Roman"/>
          <w:sz w:val="24"/>
          <w:szCs w:val="24"/>
        </w:rPr>
        <w:t xml:space="preserve">sharing </w:t>
      </w:r>
      <w:r w:rsidRPr="00613A8D">
        <w:rPr>
          <w:rFonts w:ascii="Times New Roman" w:eastAsia="Calibri" w:hAnsi="Times New Roman" w:cs="Times New Roman"/>
          <w:sz w:val="24"/>
          <w:szCs w:val="24"/>
        </w:rPr>
        <w:t>intentions,</w:t>
      </w:r>
      <w:r w:rsidRPr="00613A8D">
        <w:rPr>
          <w:rFonts w:ascii="Times New Roman" w:eastAsia="Calibri" w:hAnsi="Times New Roman" w:cs="Times New Roman"/>
          <w:b/>
          <w:i/>
          <w:sz w:val="24"/>
          <w:szCs w:val="24"/>
        </w:rPr>
        <w:t xml:space="preserve"> </w:t>
      </w:r>
      <w:r w:rsidRPr="00613A8D">
        <w:rPr>
          <w:rFonts w:ascii="Times New Roman" w:eastAsia="Calibri" w:hAnsi="Times New Roman" w:cs="Times New Roman"/>
          <w:i/>
          <w:sz w:val="24"/>
          <w:szCs w:val="24"/>
        </w:rPr>
        <w:t>δ</w:t>
      </w:r>
      <w:r w:rsidRPr="00613A8D">
        <w:rPr>
          <w:rFonts w:ascii="Times New Roman" w:eastAsia="Calibri" w:hAnsi="Times New Roman" w:cs="Times New Roman"/>
          <w:sz w:val="24"/>
          <w:szCs w:val="24"/>
        </w:rPr>
        <w:t xml:space="preserve"> = 1.</w:t>
      </w:r>
      <w:r w:rsidR="008D7530">
        <w:rPr>
          <w:rFonts w:ascii="Times New Roman" w:eastAsia="Calibri" w:hAnsi="Times New Roman" w:cs="Times New Roman"/>
          <w:sz w:val="24"/>
          <w:szCs w:val="24"/>
        </w:rPr>
        <w:t>40</w:t>
      </w:r>
      <w:r w:rsidRPr="00613A8D">
        <w:rPr>
          <w:rFonts w:ascii="Times New Roman" w:eastAsia="Calibri" w:hAnsi="Times New Roman" w:cs="Times New Roman"/>
          <w:sz w:val="24"/>
          <w:szCs w:val="24"/>
        </w:rPr>
        <w:t>, 95% CI [1.0</w:t>
      </w:r>
      <w:r w:rsidR="008D7530">
        <w:rPr>
          <w:rFonts w:ascii="Times New Roman" w:eastAsia="Calibri" w:hAnsi="Times New Roman" w:cs="Times New Roman"/>
          <w:sz w:val="24"/>
          <w:szCs w:val="24"/>
        </w:rPr>
        <w:t>8</w:t>
      </w:r>
      <w:r w:rsidRPr="00613A8D">
        <w:rPr>
          <w:rFonts w:ascii="Times New Roman" w:eastAsia="Calibri" w:hAnsi="Times New Roman" w:cs="Times New Roman"/>
          <w:sz w:val="24"/>
          <w:szCs w:val="24"/>
        </w:rPr>
        <w:t xml:space="preserve">, 1.72],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.0000001.</w:t>
      </w:r>
    </w:p>
    <w:p w14:paraId="463E913E" w14:textId="41CA586C" w:rsidR="00F4122A" w:rsidRPr="00613A8D" w:rsidRDefault="009A628A" w:rsidP="009A628A">
      <w:pPr>
        <w:keepNext/>
        <w:keepLines/>
        <w:spacing w:before="40" w:line="480" w:lineRule="auto"/>
        <w:ind w:firstLine="0"/>
        <w:outlineLvl w:val="1"/>
        <w:rPr>
          <w:rFonts w:ascii="Times New Roman" w:eastAsia="Cambria" w:hAnsi="Times New Roman" w:cs="Times New Roman"/>
          <w:b/>
          <w:sz w:val="24"/>
          <w:szCs w:val="26"/>
        </w:rPr>
      </w:pPr>
      <w:r>
        <w:rPr>
          <w:rFonts w:ascii="Times New Roman" w:eastAsia="Cambria" w:hAnsi="Times New Roman" w:cs="Times New Roman"/>
          <w:b/>
          <w:sz w:val="24"/>
          <w:szCs w:val="26"/>
        </w:rPr>
        <w:t xml:space="preserve">Interim </w:t>
      </w:r>
      <w:r w:rsidR="00F4122A" w:rsidRPr="00613A8D">
        <w:rPr>
          <w:rFonts w:ascii="Times New Roman" w:eastAsia="Cambria" w:hAnsi="Times New Roman" w:cs="Times New Roman"/>
          <w:b/>
          <w:sz w:val="24"/>
          <w:szCs w:val="26"/>
        </w:rPr>
        <w:t>Discussion</w:t>
      </w:r>
    </w:p>
    <w:p w14:paraId="12CD07E2" w14:textId="557C5BBB" w:rsidR="001E6A6F" w:rsidRPr="009A628A" w:rsidRDefault="00F4122A" w:rsidP="009A628A">
      <w:pPr>
        <w:spacing w:before="120" w:line="480" w:lineRule="auto"/>
        <w:ind w:firstLine="720"/>
        <w:rPr>
          <w:rFonts w:ascii="Times New Roman" w:eastAsia="Times New Roman" w:hAnsi="Times New Roman" w:cs="Times New Roman"/>
          <w:sz w:val="24"/>
          <w:szCs w:val="24"/>
        </w:rPr>
      </w:pPr>
      <w:r w:rsidRPr="00613A8D">
        <w:rPr>
          <w:rFonts w:ascii="Times New Roman" w:eastAsia="Times New Roman" w:hAnsi="Times New Roman" w:cs="Times New Roman"/>
          <w:sz w:val="24"/>
          <w:szCs w:val="24"/>
        </w:rPr>
        <w:t xml:space="preserve">A high-powered, pre-registered, confirmatory study replicated the core findings from our </w:t>
      </w:r>
      <w:r w:rsidR="008D7530">
        <w:rPr>
          <w:rFonts w:ascii="Times New Roman" w:eastAsia="Times New Roman" w:hAnsi="Times New Roman" w:cs="Times New Roman"/>
          <w:sz w:val="24"/>
          <w:szCs w:val="24"/>
        </w:rPr>
        <w:t xml:space="preserve">exploratory </w:t>
      </w:r>
      <w:r w:rsidRPr="00613A8D">
        <w:rPr>
          <w:rFonts w:ascii="Times New Roman" w:eastAsia="Times New Roman" w:hAnsi="Times New Roman" w:cs="Times New Roman"/>
          <w:sz w:val="24"/>
          <w:szCs w:val="24"/>
        </w:rPr>
        <w:t>studies</w:t>
      </w:r>
      <w:r w:rsidR="008D7530">
        <w:rPr>
          <w:rFonts w:ascii="Times New Roman" w:eastAsia="Times New Roman" w:hAnsi="Times New Roman" w:cs="Times New Roman"/>
          <w:sz w:val="24"/>
          <w:szCs w:val="24"/>
        </w:rPr>
        <w:t xml:space="preserve">: </w:t>
      </w:r>
      <w:r w:rsidRPr="00613A8D">
        <w:rPr>
          <w:rFonts w:ascii="Times New Roman" w:eastAsia="Times New Roman" w:hAnsi="Times New Roman" w:cs="Times New Roman"/>
          <w:sz w:val="24"/>
          <w:szCs w:val="24"/>
        </w:rPr>
        <w:t xml:space="preserve">Deepfakes can be used to manipulate (implicit) attitudes and </w:t>
      </w:r>
      <w:r w:rsidRPr="00613A8D">
        <w:rPr>
          <w:rFonts w:ascii="Times New Roman" w:eastAsia="Times New Roman" w:hAnsi="Times New Roman" w:cs="Times New Roman"/>
          <w:sz w:val="24"/>
          <w:szCs w:val="24"/>
        </w:rPr>
        <w:lastRenderedPageBreak/>
        <w:t xml:space="preserve">intentions, and </w:t>
      </w:r>
      <w:r w:rsidR="004C5E61">
        <w:rPr>
          <w:rFonts w:ascii="Times New Roman" w:eastAsia="Times New Roman" w:hAnsi="Times New Roman" w:cs="Times New Roman"/>
          <w:sz w:val="24"/>
          <w:szCs w:val="24"/>
        </w:rPr>
        <w:t xml:space="preserve">did so </w:t>
      </w:r>
      <w:r w:rsidR="008D7530">
        <w:rPr>
          <w:rFonts w:ascii="Times New Roman" w:eastAsia="Times New Roman" w:hAnsi="Times New Roman" w:cs="Times New Roman"/>
          <w:sz w:val="24"/>
          <w:szCs w:val="24"/>
        </w:rPr>
        <w:t xml:space="preserve">in similar ways </w:t>
      </w:r>
      <w:r w:rsidR="0060115E">
        <w:rPr>
          <w:rFonts w:ascii="Times New Roman" w:eastAsia="Times New Roman" w:hAnsi="Times New Roman" w:cs="Times New Roman"/>
          <w:sz w:val="24"/>
          <w:szCs w:val="24"/>
        </w:rPr>
        <w:t xml:space="preserve">to </w:t>
      </w:r>
      <w:r w:rsidRPr="00613A8D">
        <w:rPr>
          <w:rFonts w:ascii="Times New Roman" w:eastAsia="Times New Roman" w:hAnsi="Times New Roman" w:cs="Times New Roman"/>
          <w:sz w:val="24"/>
          <w:szCs w:val="24"/>
        </w:rPr>
        <w:t>authentic content</w:t>
      </w:r>
      <w:r w:rsidR="004C5E61">
        <w:rPr>
          <w:rFonts w:ascii="Times New Roman" w:eastAsia="Times New Roman" w:hAnsi="Times New Roman" w:cs="Times New Roman"/>
          <w:sz w:val="24"/>
          <w:szCs w:val="24"/>
        </w:rPr>
        <w:t>,</w:t>
      </w:r>
      <w:r w:rsidR="008D7530">
        <w:rPr>
          <w:rFonts w:ascii="Times New Roman" w:eastAsia="Times New Roman" w:hAnsi="Times New Roman" w:cs="Times New Roman"/>
          <w:sz w:val="24"/>
          <w:szCs w:val="24"/>
        </w:rPr>
        <w:t xml:space="preserve"> despite their imperfections</w:t>
      </w:r>
      <w:r w:rsidRPr="00613A8D">
        <w:rPr>
          <w:rFonts w:ascii="Times New Roman" w:eastAsia="Times New Roman" w:hAnsi="Times New Roman" w:cs="Times New Roman"/>
          <w:sz w:val="24"/>
          <w:szCs w:val="24"/>
        </w:rPr>
        <w:t xml:space="preserve">. Many participants are unaware of this new technology, find it difficult to detect when they are being exposed to it, and neither awareness nor detection served to protect them from its influence. </w:t>
      </w:r>
    </w:p>
    <w:p w14:paraId="403D39FB" w14:textId="660D85D7" w:rsidR="001E6A6F" w:rsidRPr="00ED34C2" w:rsidRDefault="00ED34C2" w:rsidP="00ED34C2">
      <w:pPr>
        <w:spacing w:line="480" w:lineRule="auto"/>
        <w:ind w:firstLine="0"/>
        <w:jc w:val="center"/>
        <w:rPr>
          <w:rFonts w:ascii="Times New Roman" w:hAnsi="Times New Roman" w:cs="Times New Roman"/>
          <w:b/>
          <w:bCs/>
          <w:sz w:val="24"/>
          <w:szCs w:val="24"/>
        </w:rPr>
      </w:pPr>
      <w:r w:rsidRPr="00ED34C2">
        <w:rPr>
          <w:rFonts w:ascii="Times New Roman" w:hAnsi="Times New Roman" w:cs="Times New Roman"/>
          <w:b/>
          <w:bCs/>
          <w:sz w:val="24"/>
          <w:szCs w:val="24"/>
        </w:rPr>
        <w:t>General Discussion</w:t>
      </w:r>
    </w:p>
    <w:p w14:paraId="4B2C21C2" w14:textId="78A76987" w:rsidR="004E103F" w:rsidRPr="007B4733" w:rsidRDefault="00E8306C" w:rsidP="007B4733">
      <w:pPr>
        <w:spacing w:line="480" w:lineRule="auto"/>
        <w:ind w:firstLine="680"/>
        <w:rPr>
          <w:rFonts w:ascii="Times New Roman" w:hAnsi="Times New Roman" w:cs="Times New Roman"/>
          <w:sz w:val="24"/>
          <w:szCs w:val="24"/>
        </w:rPr>
      </w:pPr>
      <w:r>
        <w:rPr>
          <w:rFonts w:ascii="Times New Roman" w:hAnsi="Times New Roman" w:cs="Times New Roman"/>
          <w:sz w:val="24"/>
          <w:szCs w:val="24"/>
        </w:rPr>
        <w:t>P</w:t>
      </w:r>
      <w:r w:rsidR="0054729C" w:rsidRPr="00D3602A">
        <w:rPr>
          <w:rFonts w:ascii="Times New Roman" w:hAnsi="Times New Roman" w:cs="Times New Roman"/>
          <w:sz w:val="24"/>
          <w:szCs w:val="24"/>
        </w:rPr>
        <w:t xml:space="preserve">oliticians, academics, and think-tanks </w:t>
      </w:r>
      <w:r w:rsidR="00EA5DDF">
        <w:rPr>
          <w:rFonts w:ascii="Times New Roman" w:hAnsi="Times New Roman" w:cs="Times New Roman"/>
          <w:sz w:val="24"/>
          <w:szCs w:val="24"/>
        </w:rPr>
        <w:t xml:space="preserve">all </w:t>
      </w:r>
      <w:r w:rsidR="0054729C" w:rsidRPr="00D3602A">
        <w:rPr>
          <w:rFonts w:ascii="Times New Roman" w:hAnsi="Times New Roman" w:cs="Times New Roman"/>
          <w:sz w:val="24"/>
          <w:szCs w:val="24"/>
        </w:rPr>
        <w:t xml:space="preserve">warn </w:t>
      </w:r>
      <w:r w:rsidR="00D133B5">
        <w:rPr>
          <w:rFonts w:ascii="Times New Roman" w:hAnsi="Times New Roman" w:cs="Times New Roman"/>
          <w:sz w:val="24"/>
          <w:szCs w:val="24"/>
        </w:rPr>
        <w:t xml:space="preserve">that </w:t>
      </w:r>
      <w:r w:rsidR="0054729C" w:rsidRPr="00D3602A">
        <w:rPr>
          <w:rFonts w:ascii="Times New Roman" w:hAnsi="Times New Roman" w:cs="Times New Roman"/>
          <w:sz w:val="24"/>
          <w:szCs w:val="24"/>
        </w:rPr>
        <w:t xml:space="preserve">Deepfakes </w:t>
      </w:r>
      <w:r w:rsidR="00E1190A">
        <w:rPr>
          <w:rFonts w:ascii="Times New Roman" w:hAnsi="Times New Roman" w:cs="Times New Roman"/>
          <w:sz w:val="24"/>
          <w:szCs w:val="24"/>
        </w:rPr>
        <w:t xml:space="preserve">represent a dangerous new tool </w:t>
      </w:r>
      <w:r w:rsidR="00A163DD">
        <w:rPr>
          <w:rFonts w:ascii="Times New Roman" w:hAnsi="Times New Roman" w:cs="Times New Roman"/>
          <w:sz w:val="24"/>
          <w:szCs w:val="24"/>
        </w:rPr>
        <w:t xml:space="preserve">for </w:t>
      </w:r>
      <w:r w:rsidR="003E722B">
        <w:rPr>
          <w:rFonts w:ascii="Times New Roman" w:hAnsi="Times New Roman" w:cs="Times New Roman"/>
          <w:sz w:val="24"/>
          <w:szCs w:val="24"/>
        </w:rPr>
        <w:t xml:space="preserve">the </w:t>
      </w:r>
      <w:r w:rsidR="00A163DD">
        <w:rPr>
          <w:rFonts w:ascii="Times New Roman" w:hAnsi="Times New Roman" w:cs="Times New Roman"/>
          <w:sz w:val="24"/>
          <w:szCs w:val="24"/>
        </w:rPr>
        <w:t>creati</w:t>
      </w:r>
      <w:r w:rsidR="003E722B">
        <w:rPr>
          <w:rFonts w:ascii="Times New Roman" w:hAnsi="Times New Roman" w:cs="Times New Roman"/>
          <w:sz w:val="24"/>
          <w:szCs w:val="24"/>
        </w:rPr>
        <w:t>on</w:t>
      </w:r>
      <w:r w:rsidR="00A163DD">
        <w:rPr>
          <w:rFonts w:ascii="Times New Roman" w:hAnsi="Times New Roman" w:cs="Times New Roman"/>
          <w:sz w:val="24"/>
          <w:szCs w:val="24"/>
        </w:rPr>
        <w:t xml:space="preserve"> and </w:t>
      </w:r>
      <w:r w:rsidR="00E1190A">
        <w:rPr>
          <w:rFonts w:ascii="Times New Roman" w:hAnsi="Times New Roman" w:cs="Times New Roman"/>
          <w:sz w:val="24"/>
          <w:szCs w:val="24"/>
        </w:rPr>
        <w:t>spread</w:t>
      </w:r>
      <w:r w:rsidR="003E722B">
        <w:rPr>
          <w:rFonts w:ascii="Times New Roman" w:hAnsi="Times New Roman" w:cs="Times New Roman"/>
          <w:sz w:val="24"/>
          <w:szCs w:val="24"/>
        </w:rPr>
        <w:t xml:space="preserve"> of </w:t>
      </w:r>
      <w:r w:rsidR="00E1190A">
        <w:rPr>
          <w:rFonts w:ascii="Times New Roman" w:hAnsi="Times New Roman" w:cs="Times New Roman"/>
          <w:sz w:val="24"/>
          <w:szCs w:val="24"/>
        </w:rPr>
        <w:t xml:space="preserve">disinformation, </w:t>
      </w:r>
      <w:r w:rsidR="00A163DD">
        <w:rPr>
          <w:rFonts w:ascii="Times New Roman" w:hAnsi="Times New Roman" w:cs="Times New Roman"/>
          <w:sz w:val="24"/>
          <w:szCs w:val="24"/>
        </w:rPr>
        <w:t xml:space="preserve">one </w:t>
      </w:r>
      <w:r w:rsidR="00E1190A">
        <w:rPr>
          <w:rFonts w:ascii="Times New Roman" w:hAnsi="Times New Roman" w:cs="Times New Roman"/>
          <w:sz w:val="24"/>
          <w:szCs w:val="24"/>
        </w:rPr>
        <w:t xml:space="preserve">with </w:t>
      </w:r>
      <w:r w:rsidR="003E722B">
        <w:rPr>
          <w:rFonts w:ascii="Times New Roman" w:hAnsi="Times New Roman" w:cs="Times New Roman"/>
          <w:sz w:val="24"/>
          <w:szCs w:val="24"/>
        </w:rPr>
        <w:t xml:space="preserve">implications for democratic discourse, </w:t>
      </w:r>
      <w:r w:rsidR="003E722B" w:rsidRPr="003E722B">
        <w:rPr>
          <w:rFonts w:ascii="Times New Roman" w:hAnsi="Times New Roman" w:cs="Times New Roman"/>
          <w:sz w:val="24"/>
          <w:szCs w:val="24"/>
        </w:rPr>
        <w:t>national</w:t>
      </w:r>
      <w:r w:rsidR="003E722B">
        <w:rPr>
          <w:rFonts w:ascii="Times New Roman" w:hAnsi="Times New Roman" w:cs="Times New Roman"/>
          <w:sz w:val="24"/>
          <w:szCs w:val="24"/>
        </w:rPr>
        <w:t xml:space="preserve"> and </w:t>
      </w:r>
      <w:r w:rsidR="003E722B" w:rsidRPr="003E722B">
        <w:rPr>
          <w:rFonts w:ascii="Times New Roman" w:hAnsi="Times New Roman" w:cs="Times New Roman"/>
          <w:sz w:val="24"/>
          <w:szCs w:val="24"/>
        </w:rPr>
        <w:t>private-sector</w:t>
      </w:r>
      <w:r w:rsidR="003E722B">
        <w:rPr>
          <w:rFonts w:ascii="Times New Roman" w:hAnsi="Times New Roman" w:cs="Times New Roman"/>
          <w:sz w:val="24"/>
          <w:szCs w:val="24"/>
        </w:rPr>
        <w:t xml:space="preserve"> </w:t>
      </w:r>
      <w:r w:rsidR="003E722B" w:rsidRPr="003E722B">
        <w:rPr>
          <w:rFonts w:ascii="Times New Roman" w:hAnsi="Times New Roman" w:cs="Times New Roman"/>
          <w:sz w:val="24"/>
          <w:szCs w:val="24"/>
        </w:rPr>
        <w:t>security</w:t>
      </w:r>
      <w:r w:rsidR="003E722B">
        <w:rPr>
          <w:rFonts w:ascii="Times New Roman" w:hAnsi="Times New Roman" w:cs="Times New Roman"/>
          <w:sz w:val="24"/>
          <w:szCs w:val="24"/>
        </w:rPr>
        <w:t xml:space="preserve">, as well as citizens attitudes, memories, and trust </w:t>
      </w:r>
      <w:r w:rsidR="007B4733">
        <w:rPr>
          <w:rFonts w:ascii="Times New Roman" w:hAnsi="Times New Roman" w:cs="Times New Roman"/>
          <w:sz w:val="24"/>
          <w:szCs w:val="24"/>
        </w:rPr>
        <w:t xml:space="preserve">in media </w:t>
      </w:r>
      <w:r w:rsidR="003E722B">
        <w:rPr>
          <w:rFonts w:ascii="Times New Roman" w:hAnsi="Times New Roman" w:cs="Times New Roman"/>
          <w:sz w:val="24"/>
          <w:szCs w:val="24"/>
        </w:rPr>
        <w:t>(e.g., Hwang, 2020</w:t>
      </w:r>
      <w:r w:rsidR="00A1768A">
        <w:rPr>
          <w:rFonts w:ascii="Times New Roman" w:hAnsi="Times New Roman" w:cs="Times New Roman"/>
          <w:sz w:val="24"/>
          <w:szCs w:val="24"/>
        </w:rPr>
        <w:t xml:space="preserve">; </w:t>
      </w:r>
      <w:r w:rsidR="00A1768A" w:rsidRPr="007F56CB">
        <w:rPr>
          <w:rFonts w:ascii="Times New Roman" w:hAnsi="Times New Roman" w:cs="Times New Roman"/>
          <w:sz w:val="24"/>
          <w:szCs w:val="24"/>
        </w:rPr>
        <w:t xml:space="preserve">Van </w:t>
      </w:r>
      <w:proofErr w:type="spellStart"/>
      <w:r w:rsidR="00A1768A" w:rsidRPr="007F56CB">
        <w:rPr>
          <w:rFonts w:ascii="Times New Roman" w:hAnsi="Times New Roman" w:cs="Times New Roman"/>
          <w:sz w:val="24"/>
          <w:szCs w:val="24"/>
        </w:rPr>
        <w:t>Huijstee</w:t>
      </w:r>
      <w:proofErr w:type="spellEnd"/>
      <w:r w:rsidR="00A1768A" w:rsidRPr="007F56CB">
        <w:rPr>
          <w:rFonts w:ascii="Times New Roman" w:hAnsi="Times New Roman" w:cs="Times New Roman"/>
          <w:sz w:val="24"/>
          <w:szCs w:val="24"/>
        </w:rPr>
        <w:t xml:space="preserve"> et al., 2021</w:t>
      </w:r>
      <w:r w:rsidR="003E722B">
        <w:rPr>
          <w:rFonts w:ascii="Times New Roman" w:hAnsi="Times New Roman" w:cs="Times New Roman"/>
          <w:sz w:val="24"/>
          <w:szCs w:val="24"/>
        </w:rPr>
        <w:t>)</w:t>
      </w:r>
      <w:r w:rsidR="00A1768A">
        <w:rPr>
          <w:rFonts w:ascii="Times New Roman" w:hAnsi="Times New Roman" w:cs="Times New Roman"/>
          <w:sz w:val="24"/>
          <w:szCs w:val="24"/>
        </w:rPr>
        <w:t xml:space="preserve">. </w:t>
      </w:r>
      <w:r w:rsidR="007B4733">
        <w:rPr>
          <w:rFonts w:ascii="Times New Roman" w:hAnsi="Times New Roman" w:cs="Times New Roman"/>
          <w:sz w:val="24"/>
          <w:szCs w:val="24"/>
        </w:rPr>
        <w:t xml:space="preserve">Whereas attention has </w:t>
      </w:r>
      <w:r w:rsidR="00C96AA2">
        <w:rPr>
          <w:rFonts w:ascii="Times New Roman" w:hAnsi="Times New Roman" w:cs="Times New Roman"/>
          <w:sz w:val="24"/>
          <w:szCs w:val="24"/>
        </w:rPr>
        <w:t xml:space="preserve">largely </w:t>
      </w:r>
      <w:r w:rsidR="007B4733">
        <w:rPr>
          <w:rFonts w:ascii="Times New Roman" w:hAnsi="Times New Roman" w:cs="Times New Roman"/>
          <w:sz w:val="24"/>
          <w:szCs w:val="24"/>
        </w:rPr>
        <w:t xml:space="preserve">focused on </w:t>
      </w:r>
      <w:r w:rsidR="00A1768A" w:rsidRPr="00823218">
        <w:rPr>
          <w:rFonts w:ascii="Times New Roman" w:hAnsi="Times New Roman" w:cs="Times New Roman"/>
          <w:sz w:val="24"/>
          <w:szCs w:val="24"/>
        </w:rPr>
        <w:t xml:space="preserve">legislative and technological </w:t>
      </w:r>
      <w:r w:rsidR="00A1768A">
        <w:rPr>
          <w:rFonts w:ascii="Times New Roman" w:hAnsi="Times New Roman" w:cs="Times New Roman"/>
          <w:sz w:val="24"/>
          <w:szCs w:val="24"/>
        </w:rPr>
        <w:t xml:space="preserve">solutions </w:t>
      </w:r>
      <w:r w:rsidR="007B4733">
        <w:rPr>
          <w:rFonts w:ascii="Times New Roman" w:hAnsi="Times New Roman" w:cs="Times New Roman"/>
          <w:sz w:val="24"/>
          <w:szCs w:val="24"/>
        </w:rPr>
        <w:t xml:space="preserve">to the </w:t>
      </w:r>
      <w:r w:rsidR="002839EC">
        <w:rPr>
          <w:rFonts w:ascii="Times New Roman" w:hAnsi="Times New Roman" w:cs="Times New Roman"/>
          <w:sz w:val="24"/>
          <w:szCs w:val="24"/>
        </w:rPr>
        <w:t xml:space="preserve">dangers of </w:t>
      </w:r>
      <w:r w:rsidR="007B4733">
        <w:rPr>
          <w:rFonts w:ascii="Times New Roman" w:hAnsi="Times New Roman" w:cs="Times New Roman"/>
          <w:sz w:val="24"/>
          <w:szCs w:val="24"/>
        </w:rPr>
        <w:t xml:space="preserve">Deepfaking, less </w:t>
      </w:r>
      <w:r w:rsidR="00C96AA2">
        <w:rPr>
          <w:rFonts w:ascii="Times New Roman" w:hAnsi="Times New Roman" w:cs="Times New Roman"/>
          <w:sz w:val="24"/>
          <w:szCs w:val="24"/>
        </w:rPr>
        <w:t xml:space="preserve">has been said about </w:t>
      </w:r>
      <w:r w:rsidR="007B4733">
        <w:rPr>
          <w:rFonts w:ascii="Times New Roman" w:hAnsi="Times New Roman" w:cs="Times New Roman"/>
          <w:sz w:val="24"/>
          <w:szCs w:val="24"/>
        </w:rPr>
        <w:t xml:space="preserve">the </w:t>
      </w:r>
      <w:r w:rsidR="00D47E52" w:rsidRPr="00D47E52">
        <w:rPr>
          <w:rFonts w:ascii="Times New Roman" w:hAnsi="Times New Roman" w:cs="Times New Roman"/>
          <w:sz w:val="24"/>
          <w:szCs w:val="24"/>
        </w:rPr>
        <w:t>human</w:t>
      </w:r>
      <w:r w:rsidR="00D47E52">
        <w:rPr>
          <w:rFonts w:ascii="Times New Roman" w:hAnsi="Times New Roman" w:cs="Times New Roman"/>
          <w:i/>
          <w:iCs/>
          <w:sz w:val="24"/>
          <w:szCs w:val="24"/>
        </w:rPr>
        <w:t xml:space="preserve"> </w:t>
      </w:r>
      <w:r w:rsidR="00D47E52">
        <w:rPr>
          <w:rFonts w:ascii="Times New Roman" w:hAnsi="Times New Roman" w:cs="Times New Roman"/>
          <w:sz w:val="24"/>
          <w:szCs w:val="24"/>
        </w:rPr>
        <w:t>dimension</w:t>
      </w:r>
      <w:r w:rsidR="007B4733">
        <w:rPr>
          <w:rFonts w:ascii="Times New Roman" w:hAnsi="Times New Roman" w:cs="Times New Roman"/>
          <w:sz w:val="24"/>
          <w:szCs w:val="24"/>
        </w:rPr>
        <w:t>.</w:t>
      </w:r>
      <w:r w:rsidR="00EC3D0B">
        <w:rPr>
          <w:rFonts w:ascii="Times New Roman" w:hAnsi="Times New Roman" w:cs="Times New Roman"/>
          <w:sz w:val="24"/>
          <w:szCs w:val="24"/>
        </w:rPr>
        <w:t xml:space="preserve"> </w:t>
      </w:r>
      <w:r w:rsidR="007B4733">
        <w:rPr>
          <w:rFonts w:ascii="Times New Roman" w:hAnsi="Times New Roman" w:cs="Times New Roman"/>
          <w:sz w:val="24"/>
          <w:szCs w:val="24"/>
        </w:rPr>
        <w:t xml:space="preserve">A small but growing literature has emerged on the </w:t>
      </w:r>
      <w:r w:rsidR="007B4733" w:rsidRPr="001F2BC5">
        <w:rPr>
          <w:rFonts w:ascii="Times New Roman" w:hAnsi="Times New Roman" w:cs="Times New Roman"/>
          <w:i/>
          <w:iCs/>
          <w:sz w:val="24"/>
          <w:szCs w:val="24"/>
        </w:rPr>
        <w:t>Psychology of Deepfakes</w:t>
      </w:r>
      <w:r w:rsidR="007B4733">
        <w:rPr>
          <w:rFonts w:ascii="Times New Roman" w:hAnsi="Times New Roman" w:cs="Times New Roman"/>
          <w:sz w:val="24"/>
          <w:szCs w:val="24"/>
        </w:rPr>
        <w:t xml:space="preserve">, </w:t>
      </w:r>
      <w:r w:rsidR="002839EC">
        <w:rPr>
          <w:rFonts w:ascii="Times New Roman" w:hAnsi="Times New Roman" w:cs="Times New Roman"/>
          <w:sz w:val="24"/>
          <w:szCs w:val="24"/>
        </w:rPr>
        <w:t xml:space="preserve">and </w:t>
      </w:r>
      <w:r w:rsidR="007B4733">
        <w:rPr>
          <w:rFonts w:ascii="Times New Roman" w:hAnsi="Times New Roman" w:cs="Times New Roman"/>
          <w:sz w:val="24"/>
          <w:szCs w:val="24"/>
        </w:rPr>
        <w:t>illustrat</w:t>
      </w:r>
      <w:r w:rsidR="002839EC">
        <w:rPr>
          <w:rFonts w:ascii="Times New Roman" w:hAnsi="Times New Roman" w:cs="Times New Roman"/>
          <w:sz w:val="24"/>
          <w:szCs w:val="24"/>
        </w:rPr>
        <w:t>ed</w:t>
      </w:r>
      <w:r w:rsidR="007B4733">
        <w:rPr>
          <w:rFonts w:ascii="Times New Roman" w:hAnsi="Times New Roman" w:cs="Times New Roman"/>
          <w:sz w:val="24"/>
          <w:szCs w:val="24"/>
        </w:rPr>
        <w:t xml:space="preserve"> how </w:t>
      </w:r>
      <w:r w:rsidR="00182198">
        <w:rPr>
          <w:rFonts w:ascii="Times New Roman" w:hAnsi="Times New Roman" w:cs="Times New Roman"/>
          <w:sz w:val="24"/>
          <w:szCs w:val="24"/>
        </w:rPr>
        <w:t xml:space="preserve">AI-generated media </w:t>
      </w:r>
      <w:r w:rsidR="007B4733">
        <w:rPr>
          <w:rFonts w:ascii="Times New Roman" w:hAnsi="Times New Roman" w:cs="Times New Roman"/>
          <w:sz w:val="24"/>
          <w:szCs w:val="24"/>
        </w:rPr>
        <w:t xml:space="preserve">has the potential to </w:t>
      </w:r>
      <w:r w:rsidR="00182198">
        <w:rPr>
          <w:rFonts w:ascii="Times New Roman" w:hAnsi="Times New Roman" w:cs="Times New Roman"/>
          <w:sz w:val="24"/>
          <w:szCs w:val="24"/>
        </w:rPr>
        <w:t>influence our thoughts, feelings, and actions</w:t>
      </w:r>
      <w:r w:rsidR="001F2BC5">
        <w:rPr>
          <w:rFonts w:ascii="Times New Roman" w:hAnsi="Times New Roman" w:cs="Times New Roman"/>
          <w:sz w:val="24"/>
          <w:szCs w:val="24"/>
        </w:rPr>
        <w:t>;</w:t>
      </w:r>
      <w:r w:rsidR="00182198">
        <w:rPr>
          <w:rFonts w:ascii="Times New Roman" w:hAnsi="Times New Roman" w:cs="Times New Roman"/>
          <w:sz w:val="24"/>
          <w:szCs w:val="24"/>
        </w:rPr>
        <w:t xml:space="preserve"> </w:t>
      </w:r>
      <w:r w:rsidR="001F2BC5">
        <w:rPr>
          <w:rFonts w:ascii="Times New Roman" w:hAnsi="Times New Roman" w:cs="Times New Roman"/>
          <w:sz w:val="24"/>
          <w:szCs w:val="24"/>
        </w:rPr>
        <w:t>t</w:t>
      </w:r>
      <w:r w:rsidR="007B4733">
        <w:rPr>
          <w:rFonts w:ascii="Times New Roman" w:hAnsi="Times New Roman" w:cs="Times New Roman"/>
          <w:sz w:val="24"/>
          <w:szCs w:val="24"/>
        </w:rPr>
        <w:t xml:space="preserve">hat </w:t>
      </w:r>
      <w:r w:rsidR="00182198">
        <w:rPr>
          <w:rFonts w:ascii="Times New Roman" w:hAnsi="Times New Roman" w:cs="Times New Roman"/>
          <w:sz w:val="24"/>
          <w:szCs w:val="24"/>
        </w:rPr>
        <w:t xml:space="preserve">people </w:t>
      </w:r>
      <w:r w:rsidR="001F2BC5">
        <w:rPr>
          <w:rFonts w:ascii="Times New Roman" w:hAnsi="Times New Roman" w:cs="Times New Roman"/>
          <w:sz w:val="24"/>
          <w:szCs w:val="24"/>
        </w:rPr>
        <w:t xml:space="preserve">often </w:t>
      </w:r>
      <w:r w:rsidR="007B4733">
        <w:rPr>
          <w:rFonts w:ascii="Times New Roman" w:hAnsi="Times New Roman" w:cs="Times New Roman"/>
          <w:sz w:val="24"/>
          <w:szCs w:val="24"/>
        </w:rPr>
        <w:t xml:space="preserve">find it difficult to </w:t>
      </w:r>
      <w:r w:rsidR="00182198">
        <w:rPr>
          <w:rFonts w:ascii="Times New Roman" w:hAnsi="Times New Roman" w:cs="Times New Roman"/>
          <w:sz w:val="24"/>
          <w:szCs w:val="24"/>
        </w:rPr>
        <w:t xml:space="preserve">differentiate fact </w:t>
      </w:r>
      <w:r w:rsidR="007B4733">
        <w:rPr>
          <w:rFonts w:ascii="Times New Roman" w:hAnsi="Times New Roman" w:cs="Times New Roman"/>
          <w:sz w:val="24"/>
          <w:szCs w:val="24"/>
        </w:rPr>
        <w:t>(</w:t>
      </w:r>
      <w:r w:rsidR="00182198">
        <w:rPr>
          <w:rFonts w:ascii="Times New Roman" w:hAnsi="Times New Roman" w:cs="Times New Roman"/>
          <w:sz w:val="24"/>
          <w:szCs w:val="24"/>
        </w:rPr>
        <w:t>authentic content</w:t>
      </w:r>
      <w:r w:rsidR="007B4733">
        <w:rPr>
          <w:rFonts w:ascii="Times New Roman" w:hAnsi="Times New Roman" w:cs="Times New Roman"/>
          <w:sz w:val="24"/>
          <w:szCs w:val="24"/>
        </w:rPr>
        <w:t>)</w:t>
      </w:r>
      <w:r w:rsidR="00182198">
        <w:rPr>
          <w:rFonts w:ascii="Times New Roman" w:hAnsi="Times New Roman" w:cs="Times New Roman"/>
          <w:sz w:val="24"/>
          <w:szCs w:val="24"/>
        </w:rPr>
        <w:t xml:space="preserve"> from fiction </w:t>
      </w:r>
      <w:r w:rsidR="007B4733">
        <w:rPr>
          <w:rFonts w:ascii="Times New Roman" w:hAnsi="Times New Roman" w:cs="Times New Roman"/>
          <w:sz w:val="24"/>
          <w:szCs w:val="24"/>
        </w:rPr>
        <w:t>(</w:t>
      </w:r>
      <w:r w:rsidR="00182198">
        <w:rPr>
          <w:rFonts w:ascii="Times New Roman" w:hAnsi="Times New Roman" w:cs="Times New Roman"/>
          <w:sz w:val="24"/>
          <w:szCs w:val="24"/>
        </w:rPr>
        <w:t>Deepfakes</w:t>
      </w:r>
      <w:r w:rsidR="007B4733">
        <w:rPr>
          <w:rFonts w:ascii="Times New Roman" w:hAnsi="Times New Roman" w:cs="Times New Roman"/>
          <w:sz w:val="24"/>
          <w:szCs w:val="24"/>
        </w:rPr>
        <w:t>)</w:t>
      </w:r>
      <w:r w:rsidR="001F2BC5">
        <w:rPr>
          <w:rFonts w:ascii="Times New Roman" w:hAnsi="Times New Roman" w:cs="Times New Roman"/>
          <w:sz w:val="24"/>
          <w:szCs w:val="24"/>
        </w:rPr>
        <w:t>;</w:t>
      </w:r>
      <w:r w:rsidR="00182198">
        <w:rPr>
          <w:rFonts w:ascii="Times New Roman" w:hAnsi="Times New Roman" w:cs="Times New Roman"/>
          <w:sz w:val="24"/>
          <w:szCs w:val="24"/>
        </w:rPr>
        <w:t xml:space="preserve"> </w:t>
      </w:r>
      <w:r w:rsidR="00EC3D0B">
        <w:rPr>
          <w:rFonts w:ascii="Times New Roman" w:hAnsi="Times New Roman" w:cs="Times New Roman"/>
          <w:sz w:val="24"/>
          <w:szCs w:val="24"/>
        </w:rPr>
        <w:t xml:space="preserve">and </w:t>
      </w:r>
      <w:r w:rsidR="007B4733">
        <w:rPr>
          <w:rFonts w:ascii="Times New Roman" w:hAnsi="Times New Roman" w:cs="Times New Roman"/>
          <w:sz w:val="24"/>
          <w:szCs w:val="24"/>
        </w:rPr>
        <w:t xml:space="preserve">that several </w:t>
      </w:r>
      <w:r w:rsidR="00EC3D0B">
        <w:rPr>
          <w:rFonts w:ascii="Times New Roman" w:hAnsi="Times New Roman" w:cs="Times New Roman"/>
          <w:sz w:val="24"/>
          <w:szCs w:val="24"/>
        </w:rPr>
        <w:t xml:space="preserve">factors </w:t>
      </w:r>
      <w:r w:rsidR="00961551">
        <w:rPr>
          <w:rFonts w:ascii="Times New Roman" w:hAnsi="Times New Roman" w:cs="Times New Roman"/>
          <w:sz w:val="24"/>
          <w:szCs w:val="24"/>
        </w:rPr>
        <w:t xml:space="preserve">may </w:t>
      </w:r>
      <w:r w:rsidR="00EC3D0B">
        <w:rPr>
          <w:rFonts w:ascii="Times New Roman" w:hAnsi="Times New Roman" w:cs="Times New Roman"/>
          <w:sz w:val="24"/>
          <w:szCs w:val="24"/>
        </w:rPr>
        <w:t xml:space="preserve">help </w:t>
      </w:r>
      <w:r w:rsidR="001F2BC5">
        <w:rPr>
          <w:rFonts w:ascii="Times New Roman" w:hAnsi="Times New Roman" w:cs="Times New Roman"/>
          <w:sz w:val="24"/>
          <w:szCs w:val="24"/>
        </w:rPr>
        <w:t xml:space="preserve">people to detect and </w:t>
      </w:r>
      <w:r w:rsidR="00EC3D0B">
        <w:rPr>
          <w:rFonts w:ascii="Times New Roman" w:hAnsi="Times New Roman" w:cs="Times New Roman"/>
          <w:sz w:val="24"/>
          <w:szCs w:val="24"/>
        </w:rPr>
        <w:t xml:space="preserve">mitigate against this </w:t>
      </w:r>
      <w:r w:rsidR="007B4733">
        <w:rPr>
          <w:rFonts w:ascii="Times New Roman" w:hAnsi="Times New Roman" w:cs="Times New Roman"/>
          <w:sz w:val="24"/>
          <w:szCs w:val="24"/>
        </w:rPr>
        <w:t xml:space="preserve">new </w:t>
      </w:r>
      <w:r w:rsidR="00EC3D0B">
        <w:rPr>
          <w:rFonts w:ascii="Times New Roman" w:hAnsi="Times New Roman" w:cs="Times New Roman"/>
          <w:sz w:val="24"/>
          <w:szCs w:val="24"/>
        </w:rPr>
        <w:t>technology</w:t>
      </w:r>
      <w:r w:rsidR="00D47E52">
        <w:rPr>
          <w:rFonts w:ascii="Times New Roman" w:hAnsi="Times New Roman" w:cs="Times New Roman"/>
          <w:sz w:val="24"/>
          <w:szCs w:val="24"/>
        </w:rPr>
        <w:t xml:space="preserve">. </w:t>
      </w:r>
    </w:p>
    <w:p w14:paraId="5CAE0DFE" w14:textId="7713EB10" w:rsidR="002461BB" w:rsidRDefault="006F40C5" w:rsidP="00330B09">
      <w:pPr>
        <w:spacing w:line="480" w:lineRule="auto"/>
        <w:ind w:firstLine="680"/>
        <w:rPr>
          <w:rFonts w:ascii="Times New Roman" w:hAnsi="Times New Roman" w:cs="Times New Roman"/>
          <w:sz w:val="24"/>
          <w:szCs w:val="24"/>
        </w:rPr>
      </w:pPr>
      <w:r>
        <w:rPr>
          <w:rFonts w:ascii="Times New Roman" w:hAnsi="Times New Roman" w:cs="Times New Roman"/>
          <w:sz w:val="24"/>
          <w:szCs w:val="24"/>
        </w:rPr>
        <w:t>Our work contributes to this burgeoning literature in three ways. First, it shows that</w:t>
      </w:r>
      <w:r w:rsidR="00C25B6E">
        <w:rPr>
          <w:rFonts w:ascii="Times New Roman" w:hAnsi="Times New Roman" w:cs="Times New Roman"/>
          <w:sz w:val="24"/>
          <w:szCs w:val="24"/>
        </w:rPr>
        <w:t xml:space="preserve"> a single brief exposure to a Deepfake </w:t>
      </w:r>
      <w:r w:rsidR="00EA5DDF">
        <w:rPr>
          <w:rFonts w:ascii="Times New Roman" w:hAnsi="Times New Roman" w:cs="Times New Roman"/>
          <w:sz w:val="24"/>
          <w:szCs w:val="24"/>
        </w:rPr>
        <w:t xml:space="preserve">can </w:t>
      </w:r>
      <w:r w:rsidR="00C25B6E">
        <w:rPr>
          <w:rFonts w:ascii="Times New Roman" w:hAnsi="Times New Roman" w:cs="Times New Roman"/>
          <w:sz w:val="24"/>
          <w:szCs w:val="24"/>
        </w:rPr>
        <w:t xml:space="preserve">influence </w:t>
      </w:r>
      <w:r>
        <w:rPr>
          <w:rFonts w:ascii="Times New Roman" w:hAnsi="Times New Roman" w:cs="Times New Roman"/>
          <w:sz w:val="24"/>
          <w:szCs w:val="24"/>
        </w:rPr>
        <w:t xml:space="preserve">implicit </w:t>
      </w:r>
      <w:r w:rsidR="00EE3626">
        <w:rPr>
          <w:rFonts w:ascii="Times New Roman" w:hAnsi="Times New Roman" w:cs="Times New Roman"/>
          <w:sz w:val="24"/>
          <w:szCs w:val="24"/>
        </w:rPr>
        <w:t xml:space="preserve">attitudes, </w:t>
      </w:r>
      <w:r>
        <w:rPr>
          <w:rFonts w:ascii="Times New Roman" w:hAnsi="Times New Roman" w:cs="Times New Roman"/>
          <w:sz w:val="24"/>
          <w:szCs w:val="24"/>
        </w:rPr>
        <w:t>explicit attitudes</w:t>
      </w:r>
      <w:r w:rsidR="00EE3626">
        <w:rPr>
          <w:rFonts w:ascii="Times New Roman" w:hAnsi="Times New Roman" w:cs="Times New Roman"/>
          <w:sz w:val="24"/>
          <w:szCs w:val="24"/>
        </w:rPr>
        <w:t xml:space="preserve">, and </w:t>
      </w:r>
      <w:r w:rsidR="00201053">
        <w:rPr>
          <w:rFonts w:ascii="Times New Roman" w:hAnsi="Times New Roman" w:cs="Times New Roman"/>
          <w:sz w:val="24"/>
          <w:szCs w:val="24"/>
        </w:rPr>
        <w:t>sharing</w:t>
      </w:r>
      <w:r w:rsidR="00EE3626">
        <w:rPr>
          <w:rFonts w:ascii="Times New Roman" w:hAnsi="Times New Roman" w:cs="Times New Roman"/>
          <w:sz w:val="24"/>
          <w:szCs w:val="24"/>
        </w:rPr>
        <w:t xml:space="preserve"> intentions</w:t>
      </w:r>
      <w:r>
        <w:rPr>
          <w:rFonts w:ascii="Times New Roman" w:hAnsi="Times New Roman" w:cs="Times New Roman"/>
          <w:sz w:val="24"/>
          <w:szCs w:val="24"/>
        </w:rPr>
        <w:t xml:space="preserve"> </w:t>
      </w:r>
      <w:r w:rsidR="00C25B6E">
        <w:rPr>
          <w:rFonts w:ascii="Times New Roman" w:hAnsi="Times New Roman" w:cs="Times New Roman"/>
          <w:sz w:val="24"/>
          <w:szCs w:val="24"/>
        </w:rPr>
        <w:t xml:space="preserve">towards </w:t>
      </w:r>
      <w:r w:rsidR="00EA5DDF">
        <w:rPr>
          <w:rFonts w:ascii="Times New Roman" w:hAnsi="Times New Roman" w:cs="Times New Roman"/>
          <w:sz w:val="24"/>
          <w:szCs w:val="24"/>
        </w:rPr>
        <w:t>regular members of the public</w:t>
      </w:r>
      <w:r>
        <w:rPr>
          <w:rFonts w:ascii="Times New Roman" w:hAnsi="Times New Roman" w:cs="Times New Roman"/>
          <w:sz w:val="24"/>
          <w:szCs w:val="24"/>
        </w:rPr>
        <w:t xml:space="preserve">. </w:t>
      </w:r>
      <w:r w:rsidR="006764FC">
        <w:rPr>
          <w:rFonts w:ascii="Times New Roman" w:hAnsi="Times New Roman" w:cs="Times New Roman"/>
          <w:sz w:val="24"/>
          <w:szCs w:val="24"/>
        </w:rPr>
        <w:t xml:space="preserve">The total control afford by the technology allowed us </w:t>
      </w:r>
      <w:r w:rsidR="00AE2499">
        <w:rPr>
          <w:rFonts w:ascii="Times New Roman" w:hAnsi="Times New Roman" w:cs="Times New Roman"/>
          <w:sz w:val="24"/>
          <w:szCs w:val="24"/>
        </w:rPr>
        <w:t xml:space="preserve">to bias the </w:t>
      </w:r>
      <w:r w:rsidR="00C96AA2">
        <w:rPr>
          <w:rFonts w:ascii="Times New Roman" w:hAnsi="Times New Roman" w:cs="Times New Roman"/>
          <w:sz w:val="24"/>
          <w:szCs w:val="24"/>
        </w:rPr>
        <w:t xml:space="preserve">recipient’s </w:t>
      </w:r>
      <w:r w:rsidR="00AE2499">
        <w:rPr>
          <w:rFonts w:ascii="Times New Roman" w:hAnsi="Times New Roman" w:cs="Times New Roman"/>
          <w:sz w:val="24"/>
          <w:szCs w:val="24"/>
        </w:rPr>
        <w:t xml:space="preserve">perceptions of </w:t>
      </w:r>
      <w:r w:rsidR="006C2486">
        <w:rPr>
          <w:rFonts w:ascii="Times New Roman" w:hAnsi="Times New Roman" w:cs="Times New Roman"/>
          <w:sz w:val="24"/>
          <w:szCs w:val="24"/>
        </w:rPr>
        <w:t>the target</w:t>
      </w:r>
      <w:r w:rsidR="00AE2499">
        <w:rPr>
          <w:rFonts w:ascii="Times New Roman" w:hAnsi="Times New Roman" w:cs="Times New Roman"/>
          <w:sz w:val="24"/>
          <w:szCs w:val="24"/>
        </w:rPr>
        <w:t xml:space="preserve">, so that he was </w:t>
      </w:r>
      <w:r w:rsidR="006C2486">
        <w:rPr>
          <w:rFonts w:ascii="Times New Roman" w:hAnsi="Times New Roman" w:cs="Times New Roman"/>
          <w:sz w:val="24"/>
          <w:szCs w:val="24"/>
        </w:rPr>
        <w:t xml:space="preserve">strongly </w:t>
      </w:r>
      <w:r w:rsidR="00AE2499">
        <w:rPr>
          <w:rFonts w:ascii="Times New Roman" w:hAnsi="Times New Roman" w:cs="Times New Roman"/>
          <w:sz w:val="24"/>
          <w:szCs w:val="24"/>
        </w:rPr>
        <w:t xml:space="preserve">despised by </w:t>
      </w:r>
      <w:r w:rsidR="00324E14">
        <w:rPr>
          <w:rFonts w:ascii="Times New Roman" w:hAnsi="Times New Roman" w:cs="Times New Roman"/>
          <w:sz w:val="24"/>
          <w:szCs w:val="24"/>
        </w:rPr>
        <w:t xml:space="preserve">some </w:t>
      </w:r>
      <w:r w:rsidR="00AE2499">
        <w:rPr>
          <w:rFonts w:ascii="Times New Roman" w:hAnsi="Times New Roman" w:cs="Times New Roman"/>
          <w:sz w:val="24"/>
          <w:szCs w:val="24"/>
        </w:rPr>
        <w:t xml:space="preserve">and favored by others. </w:t>
      </w:r>
      <w:r w:rsidR="00207AA0">
        <w:rPr>
          <w:rFonts w:ascii="Times New Roman" w:hAnsi="Times New Roman" w:cs="Times New Roman"/>
          <w:sz w:val="24"/>
          <w:szCs w:val="24"/>
        </w:rPr>
        <w:t xml:space="preserve">This was true </w:t>
      </w:r>
      <w:r w:rsidR="00C96AA2">
        <w:rPr>
          <w:rFonts w:ascii="Times New Roman" w:hAnsi="Times New Roman" w:cs="Times New Roman"/>
          <w:sz w:val="24"/>
          <w:szCs w:val="24"/>
        </w:rPr>
        <w:t xml:space="preserve">for both audio and video </w:t>
      </w:r>
      <w:r w:rsidR="00AE2499">
        <w:rPr>
          <w:rFonts w:ascii="Times New Roman" w:hAnsi="Times New Roman" w:cs="Times New Roman"/>
          <w:sz w:val="24"/>
          <w:szCs w:val="24"/>
        </w:rPr>
        <w:t>Deepfakes</w:t>
      </w:r>
      <w:r w:rsidR="00207AA0">
        <w:rPr>
          <w:rFonts w:ascii="Times New Roman" w:hAnsi="Times New Roman" w:cs="Times New Roman"/>
          <w:sz w:val="24"/>
          <w:szCs w:val="24"/>
        </w:rPr>
        <w:t>.</w:t>
      </w:r>
      <w:r w:rsidR="002461BB">
        <w:rPr>
          <w:rFonts w:ascii="Times New Roman" w:hAnsi="Times New Roman" w:cs="Times New Roman"/>
          <w:sz w:val="24"/>
          <w:szCs w:val="24"/>
        </w:rPr>
        <w:t xml:space="preserve"> </w:t>
      </w:r>
      <w:r w:rsidR="00B0237D">
        <w:rPr>
          <w:rFonts w:ascii="Times New Roman" w:hAnsi="Times New Roman" w:cs="Times New Roman"/>
          <w:sz w:val="24"/>
          <w:szCs w:val="24"/>
        </w:rPr>
        <w:t>Somewhat surprisingly</w:t>
      </w:r>
      <w:r w:rsidR="00E76823">
        <w:rPr>
          <w:rFonts w:ascii="Times New Roman" w:hAnsi="Times New Roman" w:cs="Times New Roman"/>
          <w:sz w:val="24"/>
          <w:szCs w:val="24"/>
        </w:rPr>
        <w:t>,</w:t>
      </w:r>
      <w:r w:rsidR="00B0237D">
        <w:rPr>
          <w:rFonts w:ascii="Times New Roman" w:hAnsi="Times New Roman" w:cs="Times New Roman"/>
          <w:sz w:val="24"/>
          <w:szCs w:val="24"/>
        </w:rPr>
        <w:t xml:space="preserve"> </w:t>
      </w:r>
      <w:r w:rsidR="0020785B">
        <w:rPr>
          <w:rFonts w:ascii="Times New Roman" w:hAnsi="Times New Roman" w:cs="Times New Roman"/>
          <w:sz w:val="24"/>
          <w:szCs w:val="24"/>
        </w:rPr>
        <w:t xml:space="preserve">Deepfake-induced </w:t>
      </w:r>
      <w:r w:rsidR="00B0237D">
        <w:rPr>
          <w:rFonts w:ascii="Times New Roman" w:hAnsi="Times New Roman" w:cs="Times New Roman"/>
          <w:sz w:val="24"/>
          <w:szCs w:val="24"/>
        </w:rPr>
        <w:t>a</w:t>
      </w:r>
      <w:r w:rsidR="002461BB">
        <w:rPr>
          <w:rFonts w:ascii="Times New Roman" w:hAnsi="Times New Roman" w:cs="Times New Roman"/>
          <w:sz w:val="24"/>
          <w:szCs w:val="24"/>
        </w:rPr>
        <w:t xml:space="preserve">ttitudes </w:t>
      </w:r>
      <w:r w:rsidR="00EE3626">
        <w:rPr>
          <w:rFonts w:ascii="Times New Roman" w:hAnsi="Times New Roman" w:cs="Times New Roman"/>
          <w:sz w:val="24"/>
          <w:szCs w:val="24"/>
        </w:rPr>
        <w:t xml:space="preserve">and intentions </w:t>
      </w:r>
      <w:r w:rsidR="00330B09">
        <w:rPr>
          <w:rFonts w:ascii="Times New Roman" w:hAnsi="Times New Roman" w:cs="Times New Roman"/>
          <w:sz w:val="24"/>
          <w:szCs w:val="24"/>
        </w:rPr>
        <w:t xml:space="preserve">were </w:t>
      </w:r>
      <w:r w:rsidR="002461BB">
        <w:rPr>
          <w:rFonts w:ascii="Times New Roman" w:hAnsi="Times New Roman" w:cs="Times New Roman"/>
          <w:sz w:val="24"/>
          <w:szCs w:val="24"/>
        </w:rPr>
        <w:t xml:space="preserve">similar </w:t>
      </w:r>
      <w:r w:rsidR="00330B09">
        <w:rPr>
          <w:rFonts w:ascii="Times New Roman" w:hAnsi="Times New Roman" w:cs="Times New Roman"/>
          <w:sz w:val="24"/>
          <w:szCs w:val="24"/>
        </w:rPr>
        <w:t xml:space="preserve">in strength </w:t>
      </w:r>
      <w:r w:rsidR="002461BB">
        <w:rPr>
          <w:rFonts w:ascii="Times New Roman" w:hAnsi="Times New Roman" w:cs="Times New Roman"/>
          <w:sz w:val="24"/>
          <w:szCs w:val="24"/>
        </w:rPr>
        <w:t xml:space="preserve">to those </w:t>
      </w:r>
      <w:r w:rsidR="00821F3D">
        <w:rPr>
          <w:rFonts w:ascii="Times New Roman" w:hAnsi="Times New Roman" w:cs="Times New Roman"/>
          <w:sz w:val="24"/>
          <w:szCs w:val="24"/>
        </w:rPr>
        <w:t xml:space="preserve">established </w:t>
      </w:r>
      <w:r w:rsidR="002461BB">
        <w:rPr>
          <w:rFonts w:ascii="Times New Roman" w:hAnsi="Times New Roman" w:cs="Times New Roman"/>
          <w:sz w:val="24"/>
          <w:szCs w:val="24"/>
        </w:rPr>
        <w:t xml:space="preserve">via authentic content. This was </w:t>
      </w:r>
      <w:r w:rsidR="00E76823">
        <w:rPr>
          <w:rFonts w:ascii="Times New Roman" w:hAnsi="Times New Roman" w:cs="Times New Roman"/>
          <w:sz w:val="24"/>
          <w:szCs w:val="24"/>
        </w:rPr>
        <w:t xml:space="preserve">despite the fact that </w:t>
      </w:r>
      <w:r w:rsidR="0020785B">
        <w:rPr>
          <w:rFonts w:ascii="Times New Roman" w:hAnsi="Times New Roman" w:cs="Times New Roman"/>
          <w:sz w:val="24"/>
          <w:szCs w:val="24"/>
        </w:rPr>
        <w:t xml:space="preserve">our </w:t>
      </w:r>
      <w:r w:rsidR="002461BB">
        <w:rPr>
          <w:rFonts w:ascii="Times New Roman" w:hAnsi="Times New Roman" w:cs="Times New Roman"/>
          <w:sz w:val="24"/>
          <w:szCs w:val="24"/>
        </w:rPr>
        <w:t xml:space="preserve">Deepfakes </w:t>
      </w:r>
      <w:r w:rsidR="00E76823">
        <w:rPr>
          <w:rFonts w:ascii="Times New Roman" w:hAnsi="Times New Roman" w:cs="Times New Roman"/>
          <w:sz w:val="24"/>
          <w:szCs w:val="24"/>
        </w:rPr>
        <w:t xml:space="preserve">– like most used in past work and currently circulating online - </w:t>
      </w:r>
      <w:r w:rsidR="002461BB">
        <w:rPr>
          <w:rFonts w:ascii="Times New Roman" w:hAnsi="Times New Roman" w:cs="Times New Roman"/>
          <w:sz w:val="24"/>
          <w:szCs w:val="24"/>
        </w:rPr>
        <w:t xml:space="preserve">contained audio and visual artefacts that should have </w:t>
      </w:r>
      <w:r w:rsidR="00022043">
        <w:rPr>
          <w:rFonts w:ascii="Times New Roman" w:hAnsi="Times New Roman" w:cs="Times New Roman"/>
          <w:sz w:val="24"/>
          <w:szCs w:val="24"/>
        </w:rPr>
        <w:t xml:space="preserve">alerted </w:t>
      </w:r>
      <w:r w:rsidR="0020785B">
        <w:rPr>
          <w:rFonts w:ascii="Times New Roman" w:hAnsi="Times New Roman" w:cs="Times New Roman"/>
          <w:sz w:val="24"/>
          <w:szCs w:val="24"/>
        </w:rPr>
        <w:t>recipient</w:t>
      </w:r>
      <w:r w:rsidR="00E76823">
        <w:rPr>
          <w:rFonts w:ascii="Times New Roman" w:hAnsi="Times New Roman" w:cs="Times New Roman"/>
          <w:sz w:val="24"/>
          <w:szCs w:val="24"/>
        </w:rPr>
        <w:t>s</w:t>
      </w:r>
      <w:r w:rsidR="0020785B">
        <w:rPr>
          <w:rFonts w:ascii="Times New Roman" w:hAnsi="Times New Roman" w:cs="Times New Roman"/>
          <w:sz w:val="24"/>
          <w:szCs w:val="24"/>
        </w:rPr>
        <w:t xml:space="preserve"> </w:t>
      </w:r>
      <w:r w:rsidR="00022043">
        <w:rPr>
          <w:rFonts w:ascii="Times New Roman" w:hAnsi="Times New Roman" w:cs="Times New Roman"/>
          <w:sz w:val="24"/>
          <w:szCs w:val="24"/>
        </w:rPr>
        <w:t xml:space="preserve">to the fact that </w:t>
      </w:r>
      <w:r w:rsidR="00E76823">
        <w:rPr>
          <w:rFonts w:ascii="Times New Roman" w:hAnsi="Times New Roman" w:cs="Times New Roman"/>
          <w:sz w:val="24"/>
          <w:szCs w:val="24"/>
        </w:rPr>
        <w:t xml:space="preserve">this </w:t>
      </w:r>
      <w:r w:rsidR="00022043">
        <w:rPr>
          <w:rFonts w:ascii="Times New Roman" w:hAnsi="Times New Roman" w:cs="Times New Roman"/>
          <w:sz w:val="24"/>
          <w:szCs w:val="24"/>
        </w:rPr>
        <w:t xml:space="preserve">content had been manipulated, and thus </w:t>
      </w:r>
      <w:r w:rsidR="0020785B">
        <w:rPr>
          <w:rFonts w:ascii="Times New Roman" w:hAnsi="Times New Roman" w:cs="Times New Roman"/>
          <w:sz w:val="24"/>
          <w:szCs w:val="24"/>
        </w:rPr>
        <w:t xml:space="preserve">constitutes </w:t>
      </w:r>
      <w:r w:rsidR="00022043">
        <w:rPr>
          <w:rFonts w:ascii="Times New Roman" w:hAnsi="Times New Roman" w:cs="Times New Roman"/>
          <w:sz w:val="24"/>
          <w:szCs w:val="24"/>
        </w:rPr>
        <w:t xml:space="preserve">a flawed or biased </w:t>
      </w:r>
      <w:r w:rsidR="002461BB">
        <w:rPr>
          <w:rFonts w:ascii="Times New Roman" w:hAnsi="Times New Roman" w:cs="Times New Roman"/>
          <w:sz w:val="24"/>
          <w:szCs w:val="24"/>
        </w:rPr>
        <w:t>information source.</w:t>
      </w:r>
      <w:r w:rsidR="002F2B9C">
        <w:rPr>
          <w:rFonts w:ascii="Times New Roman" w:hAnsi="Times New Roman" w:cs="Times New Roman"/>
          <w:sz w:val="24"/>
          <w:szCs w:val="24"/>
        </w:rPr>
        <w:t xml:space="preserve"> </w:t>
      </w:r>
      <w:r w:rsidR="00E76823">
        <w:rPr>
          <w:rFonts w:ascii="Times New Roman" w:hAnsi="Times New Roman" w:cs="Times New Roman"/>
          <w:sz w:val="24"/>
          <w:szCs w:val="24"/>
        </w:rPr>
        <w:t xml:space="preserve">Our findings indicate that </w:t>
      </w:r>
      <w:r w:rsidR="002F2B9C">
        <w:rPr>
          <w:rFonts w:ascii="Times New Roman" w:hAnsi="Times New Roman" w:cs="Times New Roman"/>
          <w:sz w:val="24"/>
          <w:szCs w:val="24"/>
        </w:rPr>
        <w:t xml:space="preserve">even imperfect </w:t>
      </w:r>
      <w:r w:rsidR="002F2B9C">
        <w:rPr>
          <w:rFonts w:ascii="Times New Roman" w:hAnsi="Times New Roman" w:cs="Times New Roman"/>
          <w:sz w:val="24"/>
          <w:szCs w:val="24"/>
        </w:rPr>
        <w:lastRenderedPageBreak/>
        <w:t xml:space="preserve">Deepfakes can exert an immediate and powerful impact </w:t>
      </w:r>
      <w:r w:rsidR="00821F3D">
        <w:rPr>
          <w:rFonts w:ascii="Times New Roman" w:hAnsi="Times New Roman" w:cs="Times New Roman"/>
          <w:sz w:val="24"/>
          <w:szCs w:val="24"/>
        </w:rPr>
        <w:t xml:space="preserve">on the </w:t>
      </w:r>
      <w:r w:rsidR="000E486A">
        <w:rPr>
          <w:rFonts w:ascii="Times New Roman" w:hAnsi="Times New Roman" w:cs="Times New Roman"/>
          <w:sz w:val="24"/>
          <w:szCs w:val="24"/>
        </w:rPr>
        <w:t>public</w:t>
      </w:r>
      <w:r w:rsidR="00821F3D">
        <w:rPr>
          <w:rFonts w:ascii="Times New Roman" w:hAnsi="Times New Roman" w:cs="Times New Roman"/>
          <w:sz w:val="24"/>
          <w:szCs w:val="24"/>
        </w:rPr>
        <w:t>’s</w:t>
      </w:r>
      <w:r w:rsidR="000E486A">
        <w:rPr>
          <w:rFonts w:ascii="Times New Roman" w:hAnsi="Times New Roman" w:cs="Times New Roman"/>
          <w:sz w:val="24"/>
          <w:szCs w:val="24"/>
        </w:rPr>
        <w:t xml:space="preserve"> </w:t>
      </w:r>
      <w:r w:rsidR="002F2B9C">
        <w:rPr>
          <w:rFonts w:ascii="Times New Roman" w:hAnsi="Times New Roman" w:cs="Times New Roman"/>
          <w:sz w:val="24"/>
          <w:szCs w:val="24"/>
        </w:rPr>
        <w:t>perceptions.</w:t>
      </w:r>
      <w:r w:rsidR="007A4B92">
        <w:rPr>
          <w:rFonts w:ascii="Times New Roman" w:hAnsi="Times New Roman" w:cs="Times New Roman"/>
          <w:sz w:val="24"/>
          <w:szCs w:val="24"/>
        </w:rPr>
        <w:t xml:space="preserve"> We </w:t>
      </w:r>
      <w:r w:rsidR="000E486A">
        <w:rPr>
          <w:rFonts w:ascii="Times New Roman" w:hAnsi="Times New Roman" w:cs="Times New Roman"/>
          <w:sz w:val="24"/>
          <w:szCs w:val="24"/>
        </w:rPr>
        <w:t xml:space="preserve">will </w:t>
      </w:r>
      <w:r w:rsidR="007A4B92">
        <w:rPr>
          <w:rFonts w:ascii="Times New Roman" w:hAnsi="Times New Roman" w:cs="Times New Roman"/>
          <w:sz w:val="24"/>
          <w:szCs w:val="24"/>
        </w:rPr>
        <w:t xml:space="preserve">return to this </w:t>
      </w:r>
      <w:r w:rsidR="00B0237D">
        <w:rPr>
          <w:rFonts w:ascii="Times New Roman" w:hAnsi="Times New Roman" w:cs="Times New Roman"/>
          <w:sz w:val="24"/>
          <w:szCs w:val="24"/>
        </w:rPr>
        <w:t xml:space="preserve">point </w:t>
      </w:r>
      <w:r w:rsidR="00EA5DDF">
        <w:rPr>
          <w:rFonts w:ascii="Times New Roman" w:hAnsi="Times New Roman" w:cs="Times New Roman"/>
          <w:sz w:val="24"/>
          <w:szCs w:val="24"/>
        </w:rPr>
        <w:t>below</w:t>
      </w:r>
      <w:r w:rsidR="007A4B92">
        <w:rPr>
          <w:rFonts w:ascii="Times New Roman" w:hAnsi="Times New Roman" w:cs="Times New Roman"/>
          <w:sz w:val="24"/>
          <w:szCs w:val="24"/>
        </w:rPr>
        <w:t xml:space="preserve">. </w:t>
      </w:r>
    </w:p>
    <w:p w14:paraId="643B6DC0" w14:textId="1A1250BD" w:rsidR="00FC79BA" w:rsidRDefault="008502F9" w:rsidP="00AA2663">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Second, </w:t>
      </w:r>
      <w:r w:rsidR="009D3C27">
        <w:rPr>
          <w:rFonts w:ascii="Times New Roman" w:hAnsi="Times New Roman" w:cs="Times New Roman"/>
          <w:sz w:val="24"/>
          <w:szCs w:val="24"/>
        </w:rPr>
        <w:t>we show that people find it difficult to detect when they are being exposed to Deepfakes</w:t>
      </w:r>
      <w:r w:rsidR="00441553">
        <w:rPr>
          <w:rFonts w:ascii="Times New Roman" w:hAnsi="Times New Roman" w:cs="Times New Roman"/>
          <w:sz w:val="24"/>
          <w:szCs w:val="24"/>
        </w:rPr>
        <w:t xml:space="preserve"> of </w:t>
      </w:r>
      <w:r w:rsidR="00E76823">
        <w:rPr>
          <w:rFonts w:ascii="Times New Roman" w:hAnsi="Times New Roman" w:cs="Times New Roman"/>
          <w:sz w:val="24"/>
          <w:szCs w:val="24"/>
        </w:rPr>
        <w:t>members of the general public</w:t>
      </w:r>
      <w:r w:rsidR="009D3C27">
        <w:rPr>
          <w:rFonts w:ascii="Times New Roman" w:hAnsi="Times New Roman" w:cs="Times New Roman"/>
          <w:sz w:val="24"/>
          <w:szCs w:val="24"/>
        </w:rPr>
        <w:t xml:space="preserve">. </w:t>
      </w:r>
      <w:r w:rsidR="00552643">
        <w:rPr>
          <w:rFonts w:ascii="Times New Roman" w:hAnsi="Times New Roman" w:cs="Times New Roman"/>
          <w:sz w:val="24"/>
          <w:szCs w:val="24"/>
        </w:rPr>
        <w:t xml:space="preserve">Classification statistics revealed that participants failed to </w:t>
      </w:r>
      <w:r w:rsidR="00552643">
        <w:rPr>
          <w:rFonts w:ascii="Times New Roman" w:eastAsia="Calibri" w:hAnsi="Times New Roman" w:cs="Times New Roman"/>
          <w:bCs/>
          <w:sz w:val="24"/>
          <w:szCs w:val="24"/>
        </w:rPr>
        <w:t xml:space="preserve">make </w:t>
      </w:r>
      <w:r w:rsidR="00552643" w:rsidRPr="007A24C6">
        <w:rPr>
          <w:rFonts w:ascii="Times New Roman" w:eastAsia="Calibri" w:hAnsi="Times New Roman" w:cs="Times New Roman"/>
          <w:sz w:val="24"/>
          <w:szCs w:val="24"/>
        </w:rPr>
        <w:t>accurate</w:t>
      </w:r>
      <w:r w:rsidR="00552643" w:rsidRPr="00613A8D">
        <w:rPr>
          <w:rFonts w:ascii="Times New Roman" w:eastAsia="Calibri" w:hAnsi="Times New Roman" w:cs="Times New Roman"/>
          <w:sz w:val="24"/>
          <w:szCs w:val="24"/>
        </w:rPr>
        <w:t xml:space="preserve"> </w:t>
      </w:r>
      <w:r w:rsidR="00552643">
        <w:rPr>
          <w:rFonts w:ascii="Times New Roman" w:eastAsia="Calibri" w:hAnsi="Times New Roman" w:cs="Times New Roman"/>
          <w:sz w:val="24"/>
          <w:szCs w:val="24"/>
        </w:rPr>
        <w:t xml:space="preserve">or informed </w:t>
      </w:r>
      <w:r w:rsidR="00552643" w:rsidRPr="00613A8D">
        <w:rPr>
          <w:rFonts w:ascii="Times New Roman" w:eastAsia="Calibri" w:hAnsi="Times New Roman" w:cs="Times New Roman"/>
          <w:sz w:val="24"/>
          <w:szCs w:val="24"/>
        </w:rPr>
        <w:t xml:space="preserve">decisions about </w:t>
      </w:r>
      <w:r w:rsidR="00552643">
        <w:rPr>
          <w:rFonts w:ascii="Times New Roman" w:eastAsia="Calibri" w:hAnsi="Times New Roman" w:cs="Times New Roman"/>
          <w:sz w:val="24"/>
          <w:szCs w:val="24"/>
        </w:rPr>
        <w:t xml:space="preserve">the type of </w:t>
      </w:r>
      <w:r w:rsidR="00552643" w:rsidRPr="00613A8D">
        <w:rPr>
          <w:rFonts w:ascii="Times New Roman" w:eastAsia="Calibri" w:hAnsi="Times New Roman" w:cs="Times New Roman"/>
          <w:sz w:val="24"/>
          <w:szCs w:val="24"/>
        </w:rPr>
        <w:t xml:space="preserve">content </w:t>
      </w:r>
      <w:r w:rsidR="00552643">
        <w:rPr>
          <w:rFonts w:ascii="Times New Roman" w:eastAsia="Calibri" w:hAnsi="Times New Roman" w:cs="Times New Roman"/>
          <w:sz w:val="24"/>
          <w:szCs w:val="24"/>
        </w:rPr>
        <w:t xml:space="preserve">they had encountered. </w:t>
      </w:r>
      <w:r w:rsidR="007733CD">
        <w:rPr>
          <w:rFonts w:ascii="Times New Roman" w:hAnsi="Times New Roman" w:cs="Times New Roman"/>
          <w:sz w:val="24"/>
          <w:szCs w:val="24"/>
        </w:rPr>
        <w:t xml:space="preserve">Nearly </w:t>
      </w:r>
      <w:r w:rsidR="007A24C6">
        <w:rPr>
          <w:rFonts w:ascii="Times New Roman" w:hAnsi="Times New Roman" w:cs="Times New Roman"/>
          <w:sz w:val="24"/>
          <w:szCs w:val="24"/>
        </w:rPr>
        <w:t xml:space="preserve">half of our </w:t>
      </w:r>
      <w:r w:rsidR="00B50146">
        <w:rPr>
          <w:rFonts w:ascii="Times New Roman" w:hAnsi="Times New Roman" w:cs="Times New Roman"/>
          <w:sz w:val="24"/>
          <w:szCs w:val="24"/>
        </w:rPr>
        <w:t xml:space="preserve">confirmatory </w:t>
      </w:r>
      <w:r w:rsidR="007A24C6">
        <w:rPr>
          <w:rFonts w:ascii="Times New Roman" w:hAnsi="Times New Roman" w:cs="Times New Roman"/>
          <w:sz w:val="24"/>
          <w:szCs w:val="24"/>
        </w:rPr>
        <w:t>sample (</w:t>
      </w:r>
      <w:r w:rsidR="007733CD">
        <w:rPr>
          <w:rFonts w:ascii="Times New Roman" w:hAnsi="Times New Roman" w:cs="Times New Roman"/>
          <w:sz w:val="24"/>
          <w:szCs w:val="24"/>
        </w:rPr>
        <w:t>44</w:t>
      </w:r>
      <w:r w:rsidR="007A24C6">
        <w:rPr>
          <w:rFonts w:ascii="Times New Roman" w:hAnsi="Times New Roman" w:cs="Times New Roman"/>
          <w:sz w:val="24"/>
          <w:szCs w:val="24"/>
        </w:rPr>
        <w:t xml:space="preserve">%) were </w:t>
      </w:r>
      <w:r w:rsidR="007733CD">
        <w:rPr>
          <w:rFonts w:ascii="Times New Roman" w:hAnsi="Times New Roman" w:cs="Times New Roman"/>
          <w:sz w:val="24"/>
          <w:szCs w:val="24"/>
        </w:rPr>
        <w:t>un</w:t>
      </w:r>
      <w:r w:rsidR="007A24C6">
        <w:rPr>
          <w:rFonts w:ascii="Times New Roman" w:hAnsi="Times New Roman" w:cs="Times New Roman"/>
          <w:sz w:val="24"/>
          <w:szCs w:val="24"/>
        </w:rPr>
        <w:t xml:space="preserve">aware that Deepfaking was possible prior to the study while </w:t>
      </w:r>
      <w:r w:rsidR="009D4244">
        <w:rPr>
          <w:rFonts w:ascii="Times New Roman" w:hAnsi="Times New Roman" w:cs="Times New Roman"/>
          <w:sz w:val="24"/>
          <w:szCs w:val="24"/>
        </w:rPr>
        <w:t xml:space="preserve">accurate </w:t>
      </w:r>
      <w:r w:rsidR="007A24C6">
        <w:rPr>
          <w:rFonts w:ascii="Times New Roman" w:hAnsi="Times New Roman" w:cs="Times New Roman"/>
          <w:sz w:val="24"/>
          <w:szCs w:val="24"/>
        </w:rPr>
        <w:t xml:space="preserve">Deepfake </w:t>
      </w:r>
      <w:r w:rsidR="009D4244">
        <w:rPr>
          <w:rFonts w:ascii="Times New Roman" w:hAnsi="Times New Roman" w:cs="Times New Roman"/>
          <w:sz w:val="24"/>
          <w:szCs w:val="24"/>
        </w:rPr>
        <w:t>detection rates were also far from perfect (</w:t>
      </w:r>
      <w:r w:rsidR="007A24C6">
        <w:rPr>
          <w:rFonts w:ascii="Times New Roman" w:hAnsi="Times New Roman" w:cs="Times New Roman"/>
          <w:sz w:val="24"/>
          <w:szCs w:val="24"/>
        </w:rPr>
        <w:t>65%</w:t>
      </w:r>
      <w:r w:rsidR="009D4244">
        <w:rPr>
          <w:rFonts w:ascii="Times New Roman" w:hAnsi="Times New Roman" w:cs="Times New Roman"/>
          <w:sz w:val="24"/>
          <w:szCs w:val="24"/>
        </w:rPr>
        <w:t>)</w:t>
      </w:r>
      <w:r w:rsidR="007A24C6">
        <w:rPr>
          <w:rFonts w:ascii="Times New Roman" w:hAnsi="Times New Roman" w:cs="Times New Roman"/>
          <w:sz w:val="24"/>
          <w:szCs w:val="24"/>
        </w:rPr>
        <w:t xml:space="preserve">. </w:t>
      </w:r>
      <w:r w:rsidR="00FC79BA">
        <w:rPr>
          <w:rFonts w:ascii="Times New Roman" w:eastAsia="Calibri" w:hAnsi="Times New Roman" w:cs="Times New Roman"/>
          <w:sz w:val="24"/>
          <w:szCs w:val="24"/>
        </w:rPr>
        <w:t xml:space="preserve">These </w:t>
      </w:r>
      <w:r w:rsidR="007733CD">
        <w:rPr>
          <w:rFonts w:ascii="Times New Roman" w:eastAsia="Calibri" w:hAnsi="Times New Roman" w:cs="Times New Roman"/>
          <w:sz w:val="24"/>
          <w:szCs w:val="24"/>
        </w:rPr>
        <w:t xml:space="preserve">rates are similar to those reported elsewhere in the literature (e.g., </w:t>
      </w:r>
      <w:r w:rsidR="007733CD" w:rsidRPr="007733CD">
        <w:rPr>
          <w:rFonts w:ascii="Times New Roman" w:eastAsia="Calibri" w:hAnsi="Times New Roman" w:cs="Times New Roman"/>
          <w:sz w:val="24"/>
          <w:szCs w:val="24"/>
        </w:rPr>
        <w:t>Groh et al.</w:t>
      </w:r>
      <w:r w:rsidR="007733CD">
        <w:rPr>
          <w:rFonts w:ascii="Times New Roman" w:eastAsia="Calibri" w:hAnsi="Times New Roman" w:cs="Times New Roman"/>
          <w:sz w:val="24"/>
          <w:szCs w:val="24"/>
        </w:rPr>
        <w:t xml:space="preserve">, </w:t>
      </w:r>
      <w:r w:rsidR="007733CD" w:rsidRPr="007733CD">
        <w:rPr>
          <w:rFonts w:ascii="Times New Roman" w:eastAsia="Calibri" w:hAnsi="Times New Roman" w:cs="Times New Roman"/>
          <w:sz w:val="24"/>
          <w:szCs w:val="24"/>
        </w:rPr>
        <w:t>2021</w:t>
      </w:r>
      <w:r w:rsidR="007733CD">
        <w:rPr>
          <w:rFonts w:ascii="Times New Roman" w:eastAsia="Calibri" w:hAnsi="Times New Roman" w:cs="Times New Roman"/>
          <w:sz w:val="24"/>
          <w:szCs w:val="24"/>
        </w:rPr>
        <w:t xml:space="preserve">; </w:t>
      </w:r>
      <w:proofErr w:type="spellStart"/>
      <w:r w:rsidR="007733CD" w:rsidRPr="007733CD">
        <w:rPr>
          <w:rFonts w:ascii="Times New Roman" w:eastAsia="Calibri" w:hAnsi="Times New Roman" w:cs="Times New Roman"/>
          <w:sz w:val="24"/>
          <w:szCs w:val="24"/>
        </w:rPr>
        <w:t>Kobis</w:t>
      </w:r>
      <w:proofErr w:type="spellEnd"/>
      <w:r w:rsidR="007733CD" w:rsidRPr="007733CD">
        <w:rPr>
          <w:rFonts w:ascii="Times New Roman" w:eastAsia="Calibri" w:hAnsi="Times New Roman" w:cs="Times New Roman"/>
          <w:sz w:val="24"/>
          <w:szCs w:val="24"/>
        </w:rPr>
        <w:t xml:space="preserve"> et al., 2021</w:t>
      </w:r>
      <w:r w:rsidR="007733CD">
        <w:rPr>
          <w:rFonts w:ascii="Times New Roman" w:eastAsia="Calibri" w:hAnsi="Times New Roman" w:cs="Times New Roman"/>
          <w:sz w:val="24"/>
          <w:szCs w:val="24"/>
        </w:rPr>
        <w:t xml:space="preserve">; </w:t>
      </w:r>
      <w:proofErr w:type="spellStart"/>
      <w:r w:rsidR="007733CD" w:rsidRPr="007733CD">
        <w:rPr>
          <w:rFonts w:ascii="Times New Roman" w:eastAsia="Calibri" w:hAnsi="Times New Roman" w:cs="Times New Roman"/>
          <w:sz w:val="24"/>
          <w:szCs w:val="24"/>
        </w:rPr>
        <w:t>Rössler</w:t>
      </w:r>
      <w:proofErr w:type="spellEnd"/>
      <w:r w:rsidR="007733CD" w:rsidRPr="007733CD">
        <w:rPr>
          <w:rFonts w:ascii="Times New Roman" w:eastAsia="Calibri" w:hAnsi="Times New Roman" w:cs="Times New Roman"/>
          <w:sz w:val="24"/>
          <w:szCs w:val="24"/>
        </w:rPr>
        <w:t xml:space="preserve"> et al.</w:t>
      </w:r>
      <w:r w:rsidR="007733CD">
        <w:rPr>
          <w:rFonts w:ascii="Times New Roman" w:eastAsia="Calibri" w:hAnsi="Times New Roman" w:cs="Times New Roman"/>
          <w:sz w:val="24"/>
          <w:szCs w:val="24"/>
        </w:rPr>
        <w:t xml:space="preserve">, </w:t>
      </w:r>
      <w:r w:rsidR="007733CD" w:rsidRPr="007733CD">
        <w:rPr>
          <w:rFonts w:ascii="Times New Roman" w:eastAsia="Calibri" w:hAnsi="Times New Roman" w:cs="Times New Roman"/>
          <w:sz w:val="24"/>
          <w:szCs w:val="24"/>
        </w:rPr>
        <w:t>2018</w:t>
      </w:r>
      <w:r w:rsidR="007733CD">
        <w:rPr>
          <w:rFonts w:ascii="Times New Roman" w:eastAsia="Calibri" w:hAnsi="Times New Roman" w:cs="Times New Roman"/>
          <w:sz w:val="24"/>
          <w:szCs w:val="24"/>
        </w:rPr>
        <w:t xml:space="preserve">;  </w:t>
      </w:r>
      <w:r w:rsidR="007733CD" w:rsidRPr="007733CD">
        <w:rPr>
          <w:rFonts w:ascii="Times New Roman" w:eastAsia="Calibri" w:hAnsi="Times New Roman" w:cs="Times New Roman"/>
          <w:sz w:val="24"/>
          <w:szCs w:val="24"/>
        </w:rPr>
        <w:t>Thaw et al., 2020</w:t>
      </w:r>
      <w:r w:rsidR="007733CD">
        <w:rPr>
          <w:rFonts w:ascii="Times New Roman" w:eastAsia="Calibri" w:hAnsi="Times New Roman" w:cs="Times New Roman"/>
          <w:sz w:val="24"/>
          <w:szCs w:val="24"/>
        </w:rPr>
        <w:t>)</w:t>
      </w:r>
      <w:r w:rsidR="001B66C3">
        <w:rPr>
          <w:rFonts w:ascii="Times New Roman" w:eastAsia="Calibri" w:hAnsi="Times New Roman" w:cs="Times New Roman"/>
          <w:sz w:val="24"/>
          <w:szCs w:val="24"/>
        </w:rPr>
        <w:t xml:space="preserve">, and suggest that people </w:t>
      </w:r>
      <w:r w:rsidR="00FC79BA">
        <w:rPr>
          <w:rFonts w:ascii="Times New Roman" w:eastAsia="Calibri" w:hAnsi="Times New Roman" w:cs="Times New Roman"/>
          <w:sz w:val="24"/>
          <w:szCs w:val="24"/>
        </w:rPr>
        <w:t xml:space="preserve">can </w:t>
      </w:r>
      <w:r w:rsidR="005E1C67">
        <w:rPr>
          <w:rFonts w:ascii="Times New Roman" w:eastAsia="Calibri" w:hAnsi="Times New Roman" w:cs="Times New Roman"/>
          <w:sz w:val="24"/>
          <w:szCs w:val="24"/>
        </w:rPr>
        <w:t xml:space="preserve">struggle </w:t>
      </w:r>
      <w:r w:rsidR="001B66C3">
        <w:rPr>
          <w:rFonts w:ascii="Times New Roman" w:eastAsia="Calibri" w:hAnsi="Times New Roman" w:cs="Times New Roman"/>
          <w:sz w:val="24"/>
          <w:szCs w:val="24"/>
        </w:rPr>
        <w:t xml:space="preserve">to recognize </w:t>
      </w:r>
      <w:r w:rsidR="00EA5DDF">
        <w:rPr>
          <w:rFonts w:ascii="Times New Roman" w:eastAsia="Calibri" w:hAnsi="Times New Roman" w:cs="Times New Roman"/>
          <w:sz w:val="24"/>
          <w:szCs w:val="24"/>
        </w:rPr>
        <w:t xml:space="preserve">imperfect </w:t>
      </w:r>
      <w:r w:rsidR="001B66C3">
        <w:rPr>
          <w:rFonts w:ascii="Times New Roman" w:eastAsia="Calibri" w:hAnsi="Times New Roman" w:cs="Times New Roman"/>
          <w:sz w:val="24"/>
          <w:szCs w:val="24"/>
        </w:rPr>
        <w:t xml:space="preserve">Deepfakes. </w:t>
      </w:r>
      <w:r w:rsidR="005D212A">
        <w:rPr>
          <w:rStyle w:val="FootnoteReference"/>
          <w:rFonts w:ascii="Times New Roman" w:eastAsia="Calibri" w:hAnsi="Times New Roman" w:cs="Times New Roman"/>
          <w:sz w:val="24"/>
          <w:szCs w:val="24"/>
        </w:rPr>
        <w:footnoteReference w:id="12"/>
      </w:r>
      <w:r w:rsidR="000627EB">
        <w:rPr>
          <w:rFonts w:ascii="Times New Roman" w:eastAsia="Calibri" w:hAnsi="Times New Roman" w:cs="Times New Roman"/>
          <w:sz w:val="24"/>
          <w:szCs w:val="24"/>
        </w:rPr>
        <w:t xml:space="preserve"> </w:t>
      </w:r>
      <w:r w:rsidR="006A6154">
        <w:rPr>
          <w:rFonts w:ascii="Times New Roman" w:hAnsi="Times New Roman" w:cs="Times New Roman"/>
          <w:sz w:val="24"/>
          <w:szCs w:val="24"/>
        </w:rPr>
        <w:t>Finally</w:t>
      </w:r>
      <w:r w:rsidR="009D3C27">
        <w:rPr>
          <w:rFonts w:ascii="Times New Roman" w:hAnsi="Times New Roman" w:cs="Times New Roman"/>
          <w:sz w:val="24"/>
          <w:szCs w:val="24"/>
        </w:rPr>
        <w:t xml:space="preserve">, </w:t>
      </w:r>
      <w:r w:rsidR="007A4B92">
        <w:rPr>
          <w:rFonts w:ascii="Times New Roman" w:hAnsi="Times New Roman" w:cs="Times New Roman"/>
          <w:sz w:val="24"/>
          <w:szCs w:val="24"/>
        </w:rPr>
        <w:t xml:space="preserve">we </w:t>
      </w:r>
      <w:r w:rsidR="009D3C27">
        <w:rPr>
          <w:rFonts w:ascii="Times New Roman" w:hAnsi="Times New Roman" w:cs="Times New Roman"/>
          <w:sz w:val="24"/>
          <w:szCs w:val="24"/>
        </w:rPr>
        <w:t>show that prior awareness and/or detecti</w:t>
      </w:r>
      <w:r w:rsidR="007222D9">
        <w:rPr>
          <w:rFonts w:ascii="Times New Roman" w:hAnsi="Times New Roman" w:cs="Times New Roman"/>
          <w:sz w:val="24"/>
          <w:szCs w:val="24"/>
        </w:rPr>
        <w:t>on</w:t>
      </w:r>
      <w:r w:rsidR="009D3C27">
        <w:rPr>
          <w:rFonts w:ascii="Times New Roman" w:hAnsi="Times New Roman" w:cs="Times New Roman"/>
          <w:sz w:val="24"/>
          <w:szCs w:val="24"/>
        </w:rPr>
        <w:t xml:space="preserve"> </w:t>
      </w:r>
      <w:r w:rsidR="007222D9">
        <w:rPr>
          <w:rFonts w:ascii="Times New Roman" w:hAnsi="Times New Roman" w:cs="Times New Roman"/>
          <w:sz w:val="24"/>
          <w:szCs w:val="24"/>
        </w:rPr>
        <w:t xml:space="preserve">does </w:t>
      </w:r>
      <w:r w:rsidR="009D3C27">
        <w:rPr>
          <w:rFonts w:ascii="Times New Roman" w:hAnsi="Times New Roman" w:cs="Times New Roman"/>
          <w:sz w:val="24"/>
          <w:szCs w:val="24"/>
        </w:rPr>
        <w:t xml:space="preserve">not immunize people from being </w:t>
      </w:r>
      <w:r w:rsidR="007222D9">
        <w:rPr>
          <w:rFonts w:ascii="Times New Roman" w:hAnsi="Times New Roman" w:cs="Times New Roman"/>
          <w:sz w:val="24"/>
          <w:szCs w:val="24"/>
        </w:rPr>
        <w:t xml:space="preserve">biased </w:t>
      </w:r>
      <w:r w:rsidR="009D3C27">
        <w:rPr>
          <w:rFonts w:ascii="Times New Roman" w:hAnsi="Times New Roman" w:cs="Times New Roman"/>
          <w:sz w:val="24"/>
          <w:szCs w:val="24"/>
        </w:rPr>
        <w:t xml:space="preserve">by Deepfaked content. </w:t>
      </w:r>
      <w:r w:rsidR="006A6154">
        <w:rPr>
          <w:rFonts w:ascii="Times New Roman" w:hAnsi="Times New Roman" w:cs="Times New Roman"/>
          <w:sz w:val="24"/>
          <w:szCs w:val="24"/>
        </w:rPr>
        <w:t xml:space="preserve">Participants whom we thought would have the greatest potential to reject Deepfakes as biased informational sources (i.e., those who were previously aware of Deepfaking and successfully detected that they had been exposed to one) </w:t>
      </w:r>
      <w:r w:rsidR="00D80C09">
        <w:rPr>
          <w:rFonts w:ascii="Times New Roman" w:hAnsi="Times New Roman" w:cs="Times New Roman"/>
          <w:sz w:val="24"/>
          <w:szCs w:val="24"/>
        </w:rPr>
        <w:t xml:space="preserve">still had their attitudes and intentions shaped in the </w:t>
      </w:r>
      <w:r w:rsidR="00FC79BA">
        <w:rPr>
          <w:rFonts w:ascii="Times New Roman" w:hAnsi="Times New Roman" w:cs="Times New Roman"/>
          <w:sz w:val="24"/>
          <w:szCs w:val="24"/>
        </w:rPr>
        <w:t xml:space="preserve">targeted </w:t>
      </w:r>
      <w:r w:rsidR="00D80C09">
        <w:rPr>
          <w:rFonts w:ascii="Times New Roman" w:hAnsi="Times New Roman" w:cs="Times New Roman"/>
          <w:sz w:val="24"/>
          <w:szCs w:val="24"/>
        </w:rPr>
        <w:t>direction</w:t>
      </w:r>
      <w:r w:rsidR="006A6154">
        <w:rPr>
          <w:rFonts w:ascii="Times New Roman" w:hAnsi="Times New Roman" w:cs="Times New Roman"/>
          <w:sz w:val="24"/>
          <w:szCs w:val="24"/>
        </w:rPr>
        <w:t>s</w:t>
      </w:r>
      <w:r w:rsidR="00D80C09">
        <w:rPr>
          <w:rFonts w:ascii="Times New Roman" w:hAnsi="Times New Roman" w:cs="Times New Roman"/>
          <w:sz w:val="24"/>
          <w:szCs w:val="24"/>
        </w:rPr>
        <w:t xml:space="preserve">. </w:t>
      </w:r>
    </w:p>
    <w:p w14:paraId="6C3D8667" w14:textId="25590C59" w:rsidR="000627EB" w:rsidRPr="00AA2663" w:rsidRDefault="00AA2663" w:rsidP="00AA2663">
      <w:pPr>
        <w:spacing w:line="480" w:lineRule="auto"/>
        <w:ind w:firstLine="680"/>
        <w:rPr>
          <w:rFonts w:ascii="Times New Roman" w:hAnsi="Times New Roman" w:cs="Times New Roman"/>
          <w:sz w:val="24"/>
          <w:szCs w:val="24"/>
        </w:rPr>
      </w:pPr>
      <w:r>
        <w:rPr>
          <w:rFonts w:ascii="Times New Roman" w:hAnsi="Times New Roman" w:cs="Times New Roman"/>
          <w:sz w:val="24"/>
          <w:szCs w:val="24"/>
        </w:rPr>
        <w:t>In what follows we consider the implications of these findings as well as open questions and future directions for research in this area.</w:t>
      </w:r>
    </w:p>
    <w:p w14:paraId="6D970968" w14:textId="44631429" w:rsidR="00552643" w:rsidRPr="00552643" w:rsidRDefault="00552643" w:rsidP="00552643">
      <w:pPr>
        <w:spacing w:line="480" w:lineRule="auto"/>
        <w:ind w:firstLine="0"/>
        <w:rPr>
          <w:rFonts w:ascii="Times New Roman" w:hAnsi="Times New Roman" w:cs="Times New Roman"/>
          <w:b/>
          <w:bCs/>
          <w:sz w:val="24"/>
          <w:szCs w:val="24"/>
        </w:rPr>
      </w:pPr>
      <w:r w:rsidRPr="00552643">
        <w:rPr>
          <w:rFonts w:ascii="Times New Roman" w:hAnsi="Times New Roman" w:cs="Times New Roman"/>
          <w:b/>
          <w:bCs/>
          <w:sz w:val="24"/>
          <w:szCs w:val="24"/>
        </w:rPr>
        <w:t>Theoretical Considerations</w:t>
      </w:r>
    </w:p>
    <w:p w14:paraId="4020E95C" w14:textId="621F1D53" w:rsidR="00184443" w:rsidRDefault="00184443"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Perhaps the most interesting question is why Deepfakes influenced (implicit) attitudes and intentions </w:t>
      </w:r>
      <w:r w:rsidR="00FC79BA">
        <w:rPr>
          <w:rFonts w:ascii="Times New Roman" w:hAnsi="Times New Roman" w:cs="Times New Roman"/>
          <w:sz w:val="24"/>
          <w:szCs w:val="24"/>
        </w:rPr>
        <w:t xml:space="preserve">despite </w:t>
      </w:r>
      <w:r>
        <w:rPr>
          <w:rFonts w:ascii="Times New Roman" w:hAnsi="Times New Roman" w:cs="Times New Roman"/>
          <w:sz w:val="24"/>
          <w:szCs w:val="24"/>
        </w:rPr>
        <w:t>contain</w:t>
      </w:r>
      <w:r w:rsidR="00FC79BA">
        <w:rPr>
          <w:rFonts w:ascii="Times New Roman" w:hAnsi="Times New Roman" w:cs="Times New Roman"/>
          <w:sz w:val="24"/>
          <w:szCs w:val="24"/>
        </w:rPr>
        <w:t>ing</w:t>
      </w:r>
      <w:r>
        <w:rPr>
          <w:rFonts w:ascii="Times New Roman" w:hAnsi="Times New Roman" w:cs="Times New Roman"/>
          <w:sz w:val="24"/>
          <w:szCs w:val="24"/>
        </w:rPr>
        <w:t xml:space="preserve"> visual and auditory artefacts. These artefacts represent validity cues signaling that the content had been tampered with, artificially constructed, or otherwise edited or modified. This should have undermined the believability of that content and its subsequent impact on the recipient. </w:t>
      </w:r>
    </w:p>
    <w:p w14:paraId="49A5377A" w14:textId="053F4018" w:rsidR="00184443" w:rsidRDefault="00A31C70"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We can see s</w:t>
      </w:r>
      <w:r w:rsidR="00184443">
        <w:rPr>
          <w:rFonts w:ascii="Times New Roman" w:hAnsi="Times New Roman" w:cs="Times New Roman"/>
          <w:sz w:val="24"/>
          <w:szCs w:val="24"/>
        </w:rPr>
        <w:t xml:space="preserve">everal </w:t>
      </w:r>
      <w:r>
        <w:rPr>
          <w:rFonts w:ascii="Times New Roman" w:hAnsi="Times New Roman" w:cs="Times New Roman"/>
          <w:sz w:val="24"/>
          <w:szCs w:val="24"/>
        </w:rPr>
        <w:t>possibilities here</w:t>
      </w:r>
      <w:r w:rsidR="00184443">
        <w:rPr>
          <w:rFonts w:ascii="Times New Roman" w:hAnsi="Times New Roman" w:cs="Times New Roman"/>
          <w:sz w:val="24"/>
          <w:szCs w:val="24"/>
        </w:rPr>
        <w:t xml:space="preserve">. </w:t>
      </w:r>
      <w:r>
        <w:rPr>
          <w:rFonts w:ascii="Times New Roman" w:hAnsi="Times New Roman" w:cs="Times New Roman"/>
          <w:sz w:val="24"/>
          <w:szCs w:val="24"/>
        </w:rPr>
        <w:t xml:space="preserve">The first </w:t>
      </w:r>
      <w:r w:rsidR="00184443">
        <w:rPr>
          <w:rFonts w:ascii="Times New Roman" w:hAnsi="Times New Roman" w:cs="Times New Roman"/>
          <w:sz w:val="24"/>
          <w:szCs w:val="24"/>
        </w:rPr>
        <w:t xml:space="preserve">is that participants were aware of the artefacts within the Deepfaked content but failed to stop and reflect on the implications of those cues or integrate this </w:t>
      </w:r>
      <w:r>
        <w:rPr>
          <w:rFonts w:ascii="Times New Roman" w:hAnsi="Times New Roman" w:cs="Times New Roman"/>
          <w:sz w:val="24"/>
          <w:szCs w:val="24"/>
        </w:rPr>
        <w:t xml:space="preserve">validity </w:t>
      </w:r>
      <w:r w:rsidR="00184443">
        <w:rPr>
          <w:rFonts w:ascii="Times New Roman" w:hAnsi="Times New Roman" w:cs="Times New Roman"/>
          <w:sz w:val="24"/>
          <w:szCs w:val="24"/>
        </w:rPr>
        <w:t xml:space="preserve">information into their evaluative judgements and decision making (sharing intentions). Popular dual-process theories posit that human cognition can be broadly divided into two qualitatively </w:t>
      </w:r>
      <w:r>
        <w:rPr>
          <w:rFonts w:ascii="Times New Roman" w:hAnsi="Times New Roman" w:cs="Times New Roman"/>
          <w:sz w:val="24"/>
          <w:szCs w:val="24"/>
        </w:rPr>
        <w:t xml:space="preserve">distinct </w:t>
      </w:r>
      <w:r w:rsidR="00184443">
        <w:rPr>
          <w:rFonts w:ascii="Times New Roman" w:hAnsi="Times New Roman" w:cs="Times New Roman"/>
          <w:sz w:val="24"/>
          <w:szCs w:val="24"/>
        </w:rPr>
        <w:t xml:space="preserve">categories with opposing properties: ‘intuitive’ cognitive processes that are emitted quickly, without intention, awareness, or control (System 1), and ‘deliberate’ cognitive processes that are emitted slowly, with intention, awareness, and control (see </w:t>
      </w:r>
      <w:r w:rsidR="00184443" w:rsidRPr="00733386">
        <w:rPr>
          <w:rFonts w:ascii="Times New Roman" w:hAnsi="Times New Roman" w:cs="Times New Roman"/>
          <w:sz w:val="24"/>
          <w:szCs w:val="24"/>
        </w:rPr>
        <w:t>Evans</w:t>
      </w:r>
      <w:r w:rsidR="00184443">
        <w:rPr>
          <w:rFonts w:ascii="Times New Roman" w:hAnsi="Times New Roman" w:cs="Times New Roman"/>
          <w:sz w:val="24"/>
          <w:szCs w:val="24"/>
        </w:rPr>
        <w:t xml:space="preserve"> </w:t>
      </w:r>
      <w:r w:rsidR="00184443" w:rsidRPr="00733386">
        <w:rPr>
          <w:rFonts w:ascii="Times New Roman" w:hAnsi="Times New Roman" w:cs="Times New Roman"/>
          <w:sz w:val="24"/>
          <w:szCs w:val="24"/>
        </w:rPr>
        <w:t>&amp; Stanovich, 2013</w:t>
      </w:r>
      <w:r w:rsidR="00184443">
        <w:rPr>
          <w:rFonts w:ascii="Times New Roman" w:hAnsi="Times New Roman" w:cs="Times New Roman"/>
          <w:sz w:val="24"/>
          <w:szCs w:val="24"/>
        </w:rPr>
        <w:t xml:space="preserve">; </w:t>
      </w:r>
      <w:r w:rsidR="00184443" w:rsidRPr="000B4AAD">
        <w:rPr>
          <w:rFonts w:ascii="Times New Roman" w:hAnsi="Times New Roman" w:cs="Times New Roman"/>
          <w:sz w:val="24"/>
          <w:szCs w:val="24"/>
        </w:rPr>
        <w:t xml:space="preserve">De </w:t>
      </w:r>
      <w:proofErr w:type="spellStart"/>
      <w:r w:rsidR="00184443" w:rsidRPr="000B4AAD">
        <w:rPr>
          <w:rFonts w:ascii="Times New Roman" w:hAnsi="Times New Roman" w:cs="Times New Roman"/>
          <w:sz w:val="24"/>
          <w:szCs w:val="24"/>
        </w:rPr>
        <w:t>Neys</w:t>
      </w:r>
      <w:proofErr w:type="spellEnd"/>
      <w:r w:rsidR="00184443" w:rsidRPr="000B4AAD">
        <w:rPr>
          <w:rFonts w:ascii="Times New Roman" w:hAnsi="Times New Roman" w:cs="Times New Roman"/>
          <w:sz w:val="24"/>
          <w:szCs w:val="24"/>
        </w:rPr>
        <w:t>, 2021</w:t>
      </w:r>
      <w:r w:rsidR="00184443">
        <w:rPr>
          <w:rFonts w:ascii="Times New Roman" w:hAnsi="Times New Roman" w:cs="Times New Roman"/>
          <w:sz w:val="24"/>
          <w:szCs w:val="24"/>
        </w:rPr>
        <w:t>).</w:t>
      </w:r>
      <w:r>
        <w:rPr>
          <w:rFonts w:ascii="Times New Roman" w:hAnsi="Times New Roman" w:cs="Times New Roman"/>
          <w:sz w:val="24"/>
          <w:szCs w:val="24"/>
        </w:rPr>
        <w:t xml:space="preserve"> </w:t>
      </w:r>
      <w:r w:rsidR="00184443">
        <w:rPr>
          <w:rStyle w:val="FootnoteReference"/>
          <w:sz w:val="24"/>
          <w:szCs w:val="24"/>
        </w:rPr>
        <w:footnoteReference w:id="13"/>
      </w:r>
      <w:r w:rsidR="00184443">
        <w:rPr>
          <w:rFonts w:ascii="Times New Roman" w:hAnsi="Times New Roman" w:cs="Times New Roman"/>
          <w:sz w:val="24"/>
          <w:szCs w:val="24"/>
        </w:rPr>
        <w:t xml:space="preserve"> In situations where motivation and opportunity to think in deliberate and effortful ways is low</w:t>
      </w:r>
      <w:r w:rsidR="007D686E">
        <w:rPr>
          <w:rFonts w:ascii="Times New Roman" w:hAnsi="Times New Roman" w:cs="Times New Roman"/>
          <w:sz w:val="24"/>
          <w:szCs w:val="24"/>
        </w:rPr>
        <w:t>,</w:t>
      </w:r>
      <w:r w:rsidR="00184443">
        <w:rPr>
          <w:rFonts w:ascii="Times New Roman" w:hAnsi="Times New Roman" w:cs="Times New Roman"/>
          <w:sz w:val="24"/>
          <w:szCs w:val="24"/>
        </w:rPr>
        <w:t xml:space="preserve"> people may over-rely on ‘quick-and-dirty’ thinking (System 1) that eschews careful deliberation in exchange for speed and efficiency. Others have argued that humans are ‘cognitive misers’ who seek to minimize resource intensive cognitive efforts, and as a result, often fail to consider all aspects of the content they encounter, instead focusing only on certain salient features (i.e., System 1 thinking may be a default setting for many people; </w:t>
      </w:r>
      <w:r w:rsidR="00184443" w:rsidRPr="00015299">
        <w:rPr>
          <w:rFonts w:ascii="Times New Roman" w:hAnsi="Times New Roman" w:cs="Times New Roman"/>
          <w:sz w:val="24"/>
          <w:szCs w:val="24"/>
        </w:rPr>
        <w:t xml:space="preserve">Fiske </w:t>
      </w:r>
      <w:r w:rsidR="00CB1141">
        <w:rPr>
          <w:rFonts w:ascii="Times New Roman" w:hAnsi="Times New Roman" w:cs="Times New Roman"/>
          <w:sz w:val="24"/>
          <w:szCs w:val="24"/>
        </w:rPr>
        <w:t>&amp;</w:t>
      </w:r>
      <w:r w:rsidR="00184443" w:rsidRPr="00015299">
        <w:rPr>
          <w:rFonts w:ascii="Times New Roman" w:hAnsi="Times New Roman" w:cs="Times New Roman"/>
          <w:sz w:val="24"/>
          <w:szCs w:val="24"/>
        </w:rPr>
        <w:t xml:space="preserve"> Taylor, 2013</w:t>
      </w:r>
      <w:r w:rsidR="00184443">
        <w:rPr>
          <w:rFonts w:ascii="Times New Roman" w:hAnsi="Times New Roman" w:cs="Times New Roman"/>
          <w:sz w:val="24"/>
          <w:szCs w:val="24"/>
        </w:rPr>
        <w:t xml:space="preserve">). </w:t>
      </w:r>
    </w:p>
    <w:p w14:paraId="624E20FB" w14:textId="1B4347C6" w:rsidR="00184443" w:rsidRDefault="00184443"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If correct then people may focus more on salient aspects of Deepfaked content such as the target’s appearance and demeanor or the information being conveying and less on those subtle validity cues which require careful and analytic consideration. Put simply, it’s not that people </w:t>
      </w:r>
      <w:r w:rsidRPr="00485886">
        <w:rPr>
          <w:rFonts w:ascii="Times New Roman" w:hAnsi="Times New Roman" w:cs="Times New Roman"/>
          <w:i/>
          <w:iCs/>
          <w:sz w:val="24"/>
          <w:szCs w:val="24"/>
        </w:rPr>
        <w:t>cannot</w:t>
      </w:r>
      <w:r>
        <w:rPr>
          <w:rFonts w:ascii="Times New Roman" w:hAnsi="Times New Roman" w:cs="Times New Roman"/>
          <w:sz w:val="24"/>
          <w:szCs w:val="24"/>
        </w:rPr>
        <w:t xml:space="preserve"> think analytically about Deepfaked content, it’s just that they opt not to do so. Such over-reliance on System 1 thinking may be exacerbated under automaticity conditions that deprive the individual of the opportunity or motivation to stop and critically evaluate what they are seeing and hearing. These conditions </w:t>
      </w:r>
      <w:r w:rsidR="00A31C70">
        <w:rPr>
          <w:rFonts w:ascii="Times New Roman" w:hAnsi="Times New Roman" w:cs="Times New Roman"/>
          <w:sz w:val="24"/>
          <w:szCs w:val="24"/>
        </w:rPr>
        <w:t xml:space="preserve">are likely present in </w:t>
      </w:r>
      <w:r>
        <w:rPr>
          <w:rFonts w:ascii="Times New Roman" w:hAnsi="Times New Roman" w:cs="Times New Roman"/>
          <w:sz w:val="24"/>
          <w:szCs w:val="24"/>
        </w:rPr>
        <w:t xml:space="preserve">the contexts where Deepfaked content </w:t>
      </w:r>
      <w:r w:rsidR="007D686E">
        <w:rPr>
          <w:rFonts w:ascii="Times New Roman" w:hAnsi="Times New Roman" w:cs="Times New Roman"/>
          <w:sz w:val="24"/>
          <w:szCs w:val="24"/>
        </w:rPr>
        <w:t xml:space="preserve">is </w:t>
      </w:r>
      <w:r>
        <w:rPr>
          <w:rFonts w:ascii="Times New Roman" w:hAnsi="Times New Roman" w:cs="Times New Roman"/>
          <w:sz w:val="24"/>
          <w:szCs w:val="24"/>
        </w:rPr>
        <w:t xml:space="preserve">encountered (i.e., when one is quickly scrolling through their social media feed or news website in the presence of multiple distracting stimuli, and without the intention to carefully evaluate each piece of content encountered). </w:t>
      </w:r>
    </w:p>
    <w:p w14:paraId="6A5418F8" w14:textId="3612D73F" w:rsidR="00184443" w:rsidRDefault="00184443"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above perspective is consistent with past work showing that people often fall for others forms of disinformation (fake news) because they </w:t>
      </w:r>
      <w:r w:rsidRPr="00492614">
        <w:rPr>
          <w:rFonts w:ascii="Times New Roman" w:hAnsi="Times New Roman" w:cs="Times New Roman"/>
          <w:sz w:val="24"/>
          <w:szCs w:val="24"/>
        </w:rPr>
        <w:t>fail</w:t>
      </w:r>
      <w:r w:rsidRPr="004B78A1">
        <w:rPr>
          <w:rFonts w:ascii="Times New Roman" w:hAnsi="Times New Roman" w:cs="Times New Roman"/>
          <w:sz w:val="24"/>
          <w:szCs w:val="24"/>
        </w:rPr>
        <w:t xml:space="preserve"> to think</w:t>
      </w:r>
      <w:r>
        <w:rPr>
          <w:rFonts w:ascii="Times New Roman" w:hAnsi="Times New Roman" w:cs="Times New Roman"/>
          <w:sz w:val="24"/>
          <w:szCs w:val="24"/>
        </w:rPr>
        <w:t xml:space="preserve"> rather than lack the ability to do so (Pennycook &amp; Rand, 2019). Fake news is also less likely to be believed by people who are more reflective and when people are </w:t>
      </w:r>
      <w:r w:rsidR="00A31C70">
        <w:rPr>
          <w:rFonts w:ascii="Times New Roman" w:hAnsi="Times New Roman" w:cs="Times New Roman"/>
          <w:sz w:val="24"/>
          <w:szCs w:val="24"/>
        </w:rPr>
        <w:t xml:space="preserve">actively </w:t>
      </w:r>
      <w:r>
        <w:rPr>
          <w:rFonts w:ascii="Times New Roman" w:hAnsi="Times New Roman" w:cs="Times New Roman"/>
          <w:sz w:val="24"/>
          <w:szCs w:val="24"/>
        </w:rPr>
        <w:t>asked to stop and deliberate on the accuracy of that content (</w:t>
      </w:r>
      <w:r w:rsidRPr="00FA780A">
        <w:rPr>
          <w:rFonts w:ascii="Times New Roman" w:hAnsi="Times New Roman" w:cs="Times New Roman"/>
          <w:sz w:val="24"/>
          <w:szCs w:val="24"/>
        </w:rPr>
        <w:t>Bago, Rand, &amp; Pennycook, 2020</w:t>
      </w:r>
      <w:r>
        <w:rPr>
          <w:rFonts w:ascii="Times New Roman" w:hAnsi="Times New Roman" w:cs="Times New Roman"/>
          <w:sz w:val="24"/>
          <w:szCs w:val="24"/>
        </w:rPr>
        <w:t xml:space="preserve">). If this also holds for Deepfakes, then analytic thinking may play a </w:t>
      </w:r>
      <w:r w:rsidRPr="005607DD">
        <w:rPr>
          <w:rFonts w:ascii="Times New Roman" w:hAnsi="Times New Roman" w:cs="Times New Roman"/>
          <w:sz w:val="24"/>
          <w:szCs w:val="24"/>
        </w:rPr>
        <w:t>“corrective”</w:t>
      </w:r>
      <w:r>
        <w:rPr>
          <w:rFonts w:ascii="Times New Roman" w:hAnsi="Times New Roman" w:cs="Times New Roman"/>
          <w:sz w:val="24"/>
          <w:szCs w:val="24"/>
        </w:rPr>
        <w:t xml:space="preserve"> </w:t>
      </w:r>
      <w:r w:rsidRPr="005607DD">
        <w:rPr>
          <w:rFonts w:ascii="Times New Roman" w:hAnsi="Times New Roman" w:cs="Times New Roman"/>
          <w:sz w:val="24"/>
          <w:szCs w:val="24"/>
        </w:rPr>
        <w:t xml:space="preserve">role </w:t>
      </w:r>
      <w:r>
        <w:rPr>
          <w:rFonts w:ascii="Times New Roman" w:hAnsi="Times New Roman" w:cs="Times New Roman"/>
          <w:sz w:val="24"/>
          <w:szCs w:val="24"/>
        </w:rPr>
        <w:t xml:space="preserve">in helping recipients to override their automatic, intuitive responses to fabricated content, and to detect </w:t>
      </w:r>
      <w:r w:rsidRPr="008B424A">
        <w:rPr>
          <w:rFonts w:ascii="Times New Roman" w:hAnsi="Times New Roman" w:cs="Times New Roman"/>
          <w:sz w:val="24"/>
          <w:szCs w:val="24"/>
        </w:rPr>
        <w:t>as well as</w:t>
      </w:r>
      <w:r>
        <w:rPr>
          <w:rFonts w:ascii="Times New Roman" w:hAnsi="Times New Roman" w:cs="Times New Roman"/>
          <w:i/>
          <w:iCs/>
          <w:sz w:val="24"/>
          <w:szCs w:val="24"/>
        </w:rPr>
        <w:t xml:space="preserve"> </w:t>
      </w:r>
      <w:r>
        <w:rPr>
          <w:rFonts w:ascii="Times New Roman" w:hAnsi="Times New Roman" w:cs="Times New Roman"/>
          <w:sz w:val="24"/>
          <w:szCs w:val="24"/>
        </w:rPr>
        <w:t xml:space="preserve">integrate validity cues into their evaluative judgements and decision making. Future work could examine if people with analytic thinking styles or abilities are more skeptical and less impacted by Deepfakes, or if </w:t>
      </w:r>
      <w:r w:rsidRPr="004511FF">
        <w:rPr>
          <w:rFonts w:ascii="Times New Roman" w:hAnsi="Times New Roman" w:cs="Times New Roman"/>
          <w:sz w:val="24"/>
          <w:szCs w:val="24"/>
        </w:rPr>
        <w:t xml:space="preserve">interventions </w:t>
      </w:r>
      <w:r>
        <w:rPr>
          <w:rFonts w:ascii="Times New Roman" w:hAnsi="Times New Roman" w:cs="Times New Roman"/>
          <w:sz w:val="24"/>
          <w:szCs w:val="24"/>
        </w:rPr>
        <w:t xml:space="preserve">that train those abilities, or have people </w:t>
      </w:r>
      <w:r w:rsidRPr="004511FF">
        <w:rPr>
          <w:rFonts w:ascii="Times New Roman" w:hAnsi="Times New Roman" w:cs="Times New Roman"/>
          <w:sz w:val="24"/>
          <w:szCs w:val="24"/>
        </w:rPr>
        <w:t>slow down and</w:t>
      </w:r>
      <w:r>
        <w:rPr>
          <w:rFonts w:ascii="Times New Roman" w:hAnsi="Times New Roman" w:cs="Times New Roman"/>
          <w:sz w:val="24"/>
          <w:szCs w:val="24"/>
        </w:rPr>
        <w:t xml:space="preserve"> engage </w:t>
      </w:r>
      <w:r w:rsidRPr="00AE421D">
        <w:rPr>
          <w:rFonts w:ascii="Times New Roman" w:hAnsi="Times New Roman" w:cs="Times New Roman"/>
          <w:sz w:val="24"/>
          <w:szCs w:val="24"/>
        </w:rPr>
        <w:t>in reflective reasoning</w:t>
      </w:r>
      <w:r>
        <w:rPr>
          <w:rFonts w:ascii="Times New Roman" w:hAnsi="Times New Roman" w:cs="Times New Roman"/>
          <w:sz w:val="24"/>
          <w:szCs w:val="24"/>
        </w:rPr>
        <w:t xml:space="preserve">, reduces the endorsement and </w:t>
      </w:r>
      <w:r w:rsidRPr="00F849E0">
        <w:rPr>
          <w:rFonts w:ascii="Times New Roman" w:hAnsi="Times New Roman" w:cs="Times New Roman"/>
          <w:sz w:val="24"/>
          <w:szCs w:val="24"/>
        </w:rPr>
        <w:t xml:space="preserve">spread of </w:t>
      </w:r>
      <w:r>
        <w:rPr>
          <w:rFonts w:ascii="Times New Roman" w:hAnsi="Times New Roman" w:cs="Times New Roman"/>
          <w:sz w:val="24"/>
          <w:szCs w:val="24"/>
        </w:rPr>
        <w:t>disinformation transmission via Deepfakes</w:t>
      </w:r>
      <w:r w:rsidRPr="00F849E0">
        <w:rPr>
          <w:rFonts w:ascii="Times New Roman" w:hAnsi="Times New Roman" w:cs="Times New Roman"/>
          <w:sz w:val="24"/>
          <w:szCs w:val="24"/>
        </w:rPr>
        <w:t>.</w:t>
      </w:r>
    </w:p>
    <w:p w14:paraId="374ECF7D" w14:textId="7FFE923D" w:rsidR="00184443" w:rsidRDefault="00202B61"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t>Another possibility is that p</w:t>
      </w:r>
      <w:r w:rsidR="00184443">
        <w:rPr>
          <w:rFonts w:ascii="Times New Roman" w:hAnsi="Times New Roman" w:cs="Times New Roman"/>
          <w:sz w:val="24"/>
          <w:szCs w:val="24"/>
        </w:rPr>
        <w:t xml:space="preserve">eople may not only fail to critically evaluate Deepfaked content but also over-rely on simple mental heuristics that increase the chances that visual artefacts are discounted or not even recognized. For instance, </w:t>
      </w:r>
      <w:r w:rsidR="00184443" w:rsidRPr="004C2CA9">
        <w:rPr>
          <w:rFonts w:ascii="Times New Roman" w:hAnsi="Times New Roman" w:cs="Times New Roman"/>
          <w:sz w:val="24"/>
          <w:szCs w:val="24"/>
        </w:rPr>
        <w:t>visual information inspire</w:t>
      </w:r>
      <w:r w:rsidR="00184443">
        <w:rPr>
          <w:rFonts w:ascii="Times New Roman" w:hAnsi="Times New Roman" w:cs="Times New Roman"/>
          <w:sz w:val="24"/>
          <w:szCs w:val="24"/>
        </w:rPr>
        <w:t>s</w:t>
      </w:r>
      <w:r w:rsidR="00184443" w:rsidRPr="004C2CA9">
        <w:rPr>
          <w:rFonts w:ascii="Times New Roman" w:hAnsi="Times New Roman" w:cs="Times New Roman"/>
          <w:sz w:val="24"/>
          <w:szCs w:val="24"/>
        </w:rPr>
        <w:t xml:space="preserve"> greater </w:t>
      </w:r>
      <w:r w:rsidR="00184443">
        <w:rPr>
          <w:rFonts w:ascii="Times New Roman" w:hAnsi="Times New Roman" w:cs="Times New Roman"/>
          <w:sz w:val="24"/>
          <w:szCs w:val="24"/>
        </w:rPr>
        <w:t xml:space="preserve">trust and </w:t>
      </w:r>
      <w:r w:rsidR="00184443" w:rsidRPr="004C2CA9">
        <w:rPr>
          <w:rFonts w:ascii="Times New Roman" w:hAnsi="Times New Roman" w:cs="Times New Roman"/>
          <w:sz w:val="24"/>
          <w:szCs w:val="24"/>
        </w:rPr>
        <w:t xml:space="preserve">confidence </w:t>
      </w:r>
      <w:r w:rsidR="00184443" w:rsidRPr="0013340C">
        <w:rPr>
          <w:rFonts w:ascii="Times New Roman" w:hAnsi="Times New Roman" w:cs="Times New Roman"/>
          <w:sz w:val="24"/>
          <w:szCs w:val="24"/>
        </w:rPr>
        <w:t>(</w:t>
      </w:r>
      <w:r w:rsidR="00E14B3C">
        <w:rPr>
          <w:rFonts w:ascii="Times New Roman" w:hAnsi="Times New Roman" w:cs="Times New Roman"/>
          <w:sz w:val="24"/>
          <w:szCs w:val="24"/>
        </w:rPr>
        <w:t xml:space="preserve">e.g., </w:t>
      </w:r>
      <w:hyperlink r:id="rId21" w:history="1">
        <w:r w:rsidR="00184443" w:rsidRPr="0013340C">
          <w:rPr>
            <w:rFonts w:ascii="Times New Roman" w:hAnsi="Times New Roman" w:cs="Times New Roman"/>
            <w:sz w:val="24"/>
            <w:szCs w:val="24"/>
          </w:rPr>
          <w:t>Newman et al., 2015</w:t>
        </w:r>
      </w:hyperlink>
      <w:r w:rsidR="00184443">
        <w:rPr>
          <w:rFonts w:ascii="Times New Roman" w:hAnsi="Times New Roman" w:cs="Times New Roman"/>
          <w:sz w:val="24"/>
          <w:szCs w:val="24"/>
        </w:rPr>
        <w:t xml:space="preserve">; </w:t>
      </w:r>
      <w:r w:rsidR="00184443" w:rsidRPr="0013340C">
        <w:rPr>
          <w:rFonts w:ascii="Times New Roman" w:hAnsi="Times New Roman" w:cs="Times New Roman"/>
          <w:sz w:val="24"/>
          <w:szCs w:val="24"/>
        </w:rPr>
        <w:t>Sherwin et al., 2006</w:t>
      </w:r>
      <w:r w:rsidR="00184443" w:rsidRPr="004C2CA9">
        <w:rPr>
          <w:rFonts w:ascii="Times New Roman" w:hAnsi="Times New Roman" w:cs="Times New Roman"/>
          <w:sz w:val="24"/>
          <w:szCs w:val="24"/>
        </w:rPr>
        <w:t xml:space="preserve">), </w:t>
      </w:r>
      <w:r w:rsidR="00184443">
        <w:rPr>
          <w:rFonts w:ascii="Times New Roman" w:hAnsi="Times New Roman" w:cs="Times New Roman"/>
          <w:sz w:val="24"/>
          <w:szCs w:val="24"/>
        </w:rPr>
        <w:t xml:space="preserve">is </w:t>
      </w:r>
      <w:r w:rsidR="00184443" w:rsidRPr="004C2CA9">
        <w:rPr>
          <w:rFonts w:ascii="Times New Roman" w:hAnsi="Times New Roman" w:cs="Times New Roman"/>
          <w:sz w:val="24"/>
          <w:szCs w:val="24"/>
        </w:rPr>
        <w:t>processed more easily (</w:t>
      </w:r>
      <w:r w:rsidR="00184443" w:rsidRPr="00F8128B">
        <w:rPr>
          <w:rFonts w:ascii="Times New Roman" w:hAnsi="Times New Roman" w:cs="Times New Roman"/>
          <w:sz w:val="24"/>
          <w:szCs w:val="24"/>
        </w:rPr>
        <w:t>Stenberg, 2006</w:t>
      </w:r>
      <w:r w:rsidR="00184443" w:rsidRPr="004C2CA9">
        <w:rPr>
          <w:rFonts w:ascii="Times New Roman" w:hAnsi="Times New Roman" w:cs="Times New Roman"/>
          <w:sz w:val="24"/>
          <w:szCs w:val="24"/>
        </w:rPr>
        <w:t>) and lead</w:t>
      </w:r>
      <w:r w:rsidR="00184443">
        <w:rPr>
          <w:rFonts w:ascii="Times New Roman" w:hAnsi="Times New Roman" w:cs="Times New Roman"/>
          <w:sz w:val="24"/>
          <w:szCs w:val="24"/>
        </w:rPr>
        <w:t>s</w:t>
      </w:r>
      <w:r w:rsidR="00184443" w:rsidRPr="004C2CA9">
        <w:rPr>
          <w:rFonts w:ascii="Times New Roman" w:hAnsi="Times New Roman" w:cs="Times New Roman"/>
          <w:sz w:val="24"/>
          <w:szCs w:val="24"/>
        </w:rPr>
        <w:t xml:space="preserve"> to greater cognitive elaboration than </w:t>
      </w:r>
      <w:r w:rsidR="00184443">
        <w:rPr>
          <w:rFonts w:ascii="Times New Roman" w:hAnsi="Times New Roman" w:cs="Times New Roman"/>
          <w:sz w:val="24"/>
          <w:szCs w:val="24"/>
        </w:rPr>
        <w:t xml:space="preserve">text-based </w:t>
      </w:r>
      <w:r w:rsidR="00184443" w:rsidRPr="004C2CA9">
        <w:rPr>
          <w:rFonts w:ascii="Times New Roman" w:hAnsi="Times New Roman" w:cs="Times New Roman"/>
          <w:sz w:val="24"/>
          <w:szCs w:val="24"/>
        </w:rPr>
        <w:t>content (</w:t>
      </w:r>
      <w:r w:rsidR="00184443" w:rsidRPr="00F8128B">
        <w:rPr>
          <w:rFonts w:ascii="Times New Roman" w:hAnsi="Times New Roman" w:cs="Times New Roman"/>
          <w:sz w:val="24"/>
          <w:szCs w:val="24"/>
        </w:rPr>
        <w:t>Lazard &amp; Atkinson, 2015</w:t>
      </w:r>
      <w:r w:rsidR="00184443">
        <w:rPr>
          <w:rFonts w:ascii="Times New Roman" w:hAnsi="Times New Roman" w:cs="Times New Roman"/>
          <w:sz w:val="24"/>
          <w:szCs w:val="24"/>
        </w:rPr>
        <w:t xml:space="preserve">; </w:t>
      </w:r>
      <w:proofErr w:type="spellStart"/>
      <w:r w:rsidR="00184443" w:rsidRPr="00F8128B">
        <w:rPr>
          <w:rFonts w:ascii="Times New Roman" w:hAnsi="Times New Roman" w:cs="Times New Roman"/>
          <w:sz w:val="24"/>
          <w:szCs w:val="24"/>
        </w:rPr>
        <w:t>Seo</w:t>
      </w:r>
      <w:proofErr w:type="spellEnd"/>
      <w:r w:rsidR="00184443" w:rsidRPr="00F8128B">
        <w:rPr>
          <w:rFonts w:ascii="Times New Roman" w:hAnsi="Times New Roman" w:cs="Times New Roman"/>
          <w:sz w:val="24"/>
          <w:szCs w:val="24"/>
        </w:rPr>
        <w:t xml:space="preserve"> et al. 2020</w:t>
      </w:r>
      <w:r w:rsidR="00184443" w:rsidRPr="004C2CA9">
        <w:rPr>
          <w:rFonts w:ascii="Times New Roman" w:hAnsi="Times New Roman" w:cs="Times New Roman"/>
          <w:sz w:val="24"/>
          <w:szCs w:val="24"/>
        </w:rPr>
        <w:t xml:space="preserve">). Video and images </w:t>
      </w:r>
      <w:r w:rsidR="00184443">
        <w:rPr>
          <w:rFonts w:ascii="Times New Roman" w:hAnsi="Times New Roman" w:cs="Times New Roman"/>
          <w:sz w:val="24"/>
          <w:szCs w:val="24"/>
        </w:rPr>
        <w:t xml:space="preserve">also tend </w:t>
      </w:r>
      <w:r w:rsidR="00184443" w:rsidRPr="004C2CA9">
        <w:rPr>
          <w:rFonts w:ascii="Times New Roman" w:hAnsi="Times New Roman" w:cs="Times New Roman"/>
          <w:sz w:val="24"/>
          <w:szCs w:val="24"/>
        </w:rPr>
        <w:t xml:space="preserve">to spread on Twitter </w:t>
      </w:r>
      <w:r w:rsidR="00184443">
        <w:rPr>
          <w:rFonts w:ascii="Times New Roman" w:hAnsi="Times New Roman" w:cs="Times New Roman"/>
          <w:sz w:val="24"/>
          <w:szCs w:val="24"/>
        </w:rPr>
        <w:t xml:space="preserve">more </w:t>
      </w:r>
      <w:r w:rsidR="00184443" w:rsidRPr="004C2CA9">
        <w:rPr>
          <w:rFonts w:ascii="Times New Roman" w:hAnsi="Times New Roman" w:cs="Times New Roman"/>
          <w:sz w:val="24"/>
          <w:szCs w:val="24"/>
        </w:rPr>
        <w:t xml:space="preserve">than </w:t>
      </w:r>
      <w:r w:rsidR="00184443">
        <w:rPr>
          <w:rFonts w:ascii="Times New Roman" w:hAnsi="Times New Roman" w:cs="Times New Roman"/>
          <w:sz w:val="24"/>
          <w:szCs w:val="24"/>
        </w:rPr>
        <w:t xml:space="preserve">text-based messages </w:t>
      </w:r>
      <w:r w:rsidR="00184443" w:rsidRPr="004C2CA9">
        <w:rPr>
          <w:rFonts w:ascii="Times New Roman" w:hAnsi="Times New Roman" w:cs="Times New Roman"/>
          <w:sz w:val="24"/>
          <w:szCs w:val="24"/>
        </w:rPr>
        <w:t>(</w:t>
      </w:r>
      <w:r w:rsidR="00184443" w:rsidRPr="00647C3B">
        <w:rPr>
          <w:rFonts w:ascii="Times New Roman" w:hAnsi="Times New Roman" w:cs="Times New Roman"/>
          <w:sz w:val="24"/>
          <w:szCs w:val="24"/>
        </w:rPr>
        <w:t>Goel et al., 2015</w:t>
      </w:r>
      <w:r w:rsidR="00184443" w:rsidRPr="004C2CA9">
        <w:rPr>
          <w:rFonts w:ascii="Times New Roman" w:hAnsi="Times New Roman" w:cs="Times New Roman"/>
          <w:sz w:val="24"/>
          <w:szCs w:val="24"/>
        </w:rPr>
        <w:t>, p.186).</w:t>
      </w:r>
      <w:r w:rsidR="00184443">
        <w:rPr>
          <w:rFonts w:ascii="Times New Roman" w:hAnsi="Times New Roman" w:cs="Times New Roman"/>
          <w:sz w:val="24"/>
          <w:szCs w:val="24"/>
        </w:rPr>
        <w:t xml:space="preserve"> Such findings support the idea of a ‘realism heuristic’ wherein audio-visual content which bears a close resemblance to the real world is processed more easily and trusted </w:t>
      </w:r>
      <w:r w:rsidR="00CB1141">
        <w:rPr>
          <w:rFonts w:ascii="Times New Roman" w:hAnsi="Times New Roman" w:cs="Times New Roman"/>
          <w:sz w:val="24"/>
          <w:szCs w:val="24"/>
        </w:rPr>
        <w:t xml:space="preserve">to a greater extent </w:t>
      </w:r>
      <w:r w:rsidR="00184443">
        <w:rPr>
          <w:rFonts w:ascii="Times New Roman" w:hAnsi="Times New Roman" w:cs="Times New Roman"/>
          <w:sz w:val="24"/>
          <w:szCs w:val="24"/>
        </w:rPr>
        <w:t xml:space="preserve">than text </w:t>
      </w:r>
      <w:r w:rsidR="00CB1141">
        <w:rPr>
          <w:rFonts w:ascii="Times New Roman" w:hAnsi="Times New Roman" w:cs="Times New Roman"/>
          <w:sz w:val="24"/>
          <w:szCs w:val="24"/>
        </w:rPr>
        <w:t xml:space="preserve">based content </w:t>
      </w:r>
      <w:r w:rsidR="00184443">
        <w:rPr>
          <w:rFonts w:ascii="Times New Roman" w:hAnsi="Times New Roman" w:cs="Times New Roman"/>
          <w:sz w:val="24"/>
          <w:szCs w:val="24"/>
        </w:rPr>
        <w:t xml:space="preserve">(i.e., </w:t>
      </w:r>
      <w:r w:rsidR="00184443" w:rsidRPr="001C5855">
        <w:rPr>
          <w:rFonts w:ascii="Times New Roman" w:hAnsi="Times New Roman" w:cs="Times New Roman"/>
          <w:sz w:val="24"/>
          <w:szCs w:val="24"/>
        </w:rPr>
        <w:t>“seeing is believing”</w:t>
      </w:r>
      <w:r w:rsidR="00184443">
        <w:rPr>
          <w:rFonts w:ascii="Times New Roman" w:hAnsi="Times New Roman" w:cs="Times New Roman"/>
          <w:sz w:val="24"/>
          <w:szCs w:val="24"/>
        </w:rPr>
        <w:t xml:space="preserve">; </w:t>
      </w:r>
      <w:r w:rsidR="00184443" w:rsidRPr="00647C3B">
        <w:rPr>
          <w:rFonts w:ascii="Times New Roman" w:hAnsi="Times New Roman" w:cs="Times New Roman"/>
          <w:sz w:val="24"/>
          <w:szCs w:val="24"/>
        </w:rPr>
        <w:t>Sundar, 2008</w:t>
      </w:r>
      <w:r w:rsidR="00184443">
        <w:rPr>
          <w:rFonts w:ascii="Times New Roman" w:hAnsi="Times New Roman" w:cs="Times New Roman"/>
          <w:sz w:val="24"/>
          <w:szCs w:val="24"/>
        </w:rPr>
        <w:t xml:space="preserve">). </w:t>
      </w:r>
    </w:p>
    <w:p w14:paraId="64850329" w14:textId="2284CD95" w:rsidR="00356253" w:rsidRDefault="00202B61"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t>Elsewhere</w:t>
      </w:r>
      <w:r w:rsidR="00184443">
        <w:rPr>
          <w:rFonts w:ascii="Times New Roman" w:hAnsi="Times New Roman" w:cs="Times New Roman"/>
          <w:sz w:val="24"/>
          <w:szCs w:val="24"/>
        </w:rPr>
        <w:t>, research on the truthiness effect shows that adding thematically related visual information (image, video) to text can systematically bias people into believing content to be true (</w:t>
      </w:r>
      <w:r>
        <w:rPr>
          <w:rFonts w:ascii="Times New Roman" w:hAnsi="Times New Roman" w:cs="Times New Roman"/>
          <w:sz w:val="24"/>
          <w:szCs w:val="24"/>
        </w:rPr>
        <w:t xml:space="preserve">e.g., </w:t>
      </w:r>
      <w:r w:rsidR="00184443" w:rsidRPr="00647C3B">
        <w:rPr>
          <w:rFonts w:ascii="Times New Roman" w:hAnsi="Times New Roman" w:cs="Times New Roman"/>
          <w:sz w:val="24"/>
          <w:szCs w:val="24"/>
        </w:rPr>
        <w:t xml:space="preserve">Newman </w:t>
      </w:r>
      <w:r w:rsidR="00647C3B">
        <w:rPr>
          <w:rFonts w:ascii="Times New Roman" w:hAnsi="Times New Roman" w:cs="Times New Roman"/>
          <w:sz w:val="24"/>
          <w:szCs w:val="24"/>
        </w:rPr>
        <w:t xml:space="preserve">&amp; Zhang, </w:t>
      </w:r>
      <w:r w:rsidR="00184443" w:rsidRPr="00647C3B">
        <w:rPr>
          <w:rFonts w:ascii="Times New Roman" w:hAnsi="Times New Roman" w:cs="Times New Roman"/>
          <w:sz w:val="24"/>
          <w:szCs w:val="24"/>
        </w:rPr>
        <w:t>2020</w:t>
      </w:r>
      <w:r w:rsidR="00184443">
        <w:rPr>
          <w:rFonts w:ascii="Times New Roman" w:hAnsi="Times New Roman" w:cs="Times New Roman"/>
          <w:sz w:val="24"/>
          <w:szCs w:val="24"/>
        </w:rPr>
        <w:t xml:space="preserve">). It may be that audio-visual content boosts </w:t>
      </w:r>
      <w:r w:rsidR="00184443" w:rsidRPr="006B15FE">
        <w:rPr>
          <w:rFonts w:ascii="Times New Roman" w:hAnsi="Times New Roman" w:cs="Times New Roman"/>
          <w:sz w:val="24"/>
          <w:szCs w:val="24"/>
        </w:rPr>
        <w:t xml:space="preserve">the ease and speed with which </w:t>
      </w:r>
      <w:r w:rsidR="00184443">
        <w:rPr>
          <w:rFonts w:ascii="Times New Roman" w:hAnsi="Times New Roman" w:cs="Times New Roman"/>
          <w:sz w:val="24"/>
          <w:szCs w:val="24"/>
        </w:rPr>
        <w:t xml:space="preserve">the recipient </w:t>
      </w:r>
      <w:r w:rsidR="00184443" w:rsidRPr="006B15FE">
        <w:rPr>
          <w:rFonts w:ascii="Times New Roman" w:hAnsi="Times New Roman" w:cs="Times New Roman"/>
          <w:sz w:val="24"/>
          <w:szCs w:val="24"/>
        </w:rPr>
        <w:t xml:space="preserve">can extract meaning and comprehend </w:t>
      </w:r>
      <w:r w:rsidR="00184443">
        <w:rPr>
          <w:rFonts w:ascii="Times New Roman" w:hAnsi="Times New Roman" w:cs="Times New Roman"/>
          <w:sz w:val="24"/>
          <w:szCs w:val="24"/>
        </w:rPr>
        <w:t xml:space="preserve">communicated </w:t>
      </w:r>
      <w:r w:rsidR="00184443">
        <w:rPr>
          <w:rFonts w:ascii="Times New Roman" w:hAnsi="Times New Roman" w:cs="Times New Roman"/>
          <w:sz w:val="24"/>
          <w:szCs w:val="24"/>
        </w:rPr>
        <w:lastRenderedPageBreak/>
        <w:t xml:space="preserve">content (i.e., processing </w:t>
      </w:r>
      <w:r w:rsidR="00184443" w:rsidRPr="006B15FE">
        <w:rPr>
          <w:rFonts w:ascii="Times New Roman" w:hAnsi="Times New Roman" w:cs="Times New Roman"/>
          <w:sz w:val="24"/>
          <w:szCs w:val="24"/>
        </w:rPr>
        <w:t>fluency</w:t>
      </w:r>
      <w:r w:rsidR="00184443">
        <w:rPr>
          <w:rFonts w:ascii="Times New Roman" w:hAnsi="Times New Roman" w:cs="Times New Roman"/>
          <w:sz w:val="24"/>
          <w:szCs w:val="24"/>
        </w:rPr>
        <w:t xml:space="preserve">) and </w:t>
      </w:r>
      <w:r w:rsidR="00CB1141">
        <w:rPr>
          <w:rFonts w:ascii="Times New Roman" w:hAnsi="Times New Roman" w:cs="Times New Roman"/>
          <w:sz w:val="24"/>
          <w:szCs w:val="24"/>
        </w:rPr>
        <w:t xml:space="preserve">that </w:t>
      </w:r>
      <w:r w:rsidR="00184443">
        <w:rPr>
          <w:rFonts w:ascii="Times New Roman" w:hAnsi="Times New Roman" w:cs="Times New Roman"/>
          <w:sz w:val="24"/>
          <w:szCs w:val="24"/>
        </w:rPr>
        <w:t xml:space="preserve">this </w:t>
      </w:r>
      <w:r w:rsidR="00184443" w:rsidRPr="006B15FE">
        <w:rPr>
          <w:rFonts w:ascii="Times New Roman" w:hAnsi="Times New Roman" w:cs="Times New Roman"/>
          <w:sz w:val="24"/>
          <w:szCs w:val="24"/>
        </w:rPr>
        <w:t>metacognitive experience increases perceived truth</w:t>
      </w:r>
      <w:r w:rsidR="00184443">
        <w:rPr>
          <w:rFonts w:ascii="Times New Roman" w:hAnsi="Times New Roman" w:cs="Times New Roman"/>
          <w:sz w:val="24"/>
          <w:szCs w:val="24"/>
        </w:rPr>
        <w:t xml:space="preserve"> relative to other types of media (text). If so, then audio-visual Deepfakes may exploit this heuristic and increase the chances that people discount artefacts and thus fall for disinformation more than they would for text-based content (e.g., </w:t>
      </w:r>
      <w:r>
        <w:rPr>
          <w:rFonts w:ascii="Times New Roman" w:hAnsi="Times New Roman" w:cs="Times New Roman"/>
          <w:sz w:val="24"/>
          <w:szCs w:val="24"/>
        </w:rPr>
        <w:t xml:space="preserve">“these </w:t>
      </w:r>
      <w:r w:rsidR="00184443">
        <w:rPr>
          <w:rFonts w:ascii="Times New Roman" w:hAnsi="Times New Roman" w:cs="Times New Roman"/>
          <w:sz w:val="24"/>
          <w:szCs w:val="24"/>
        </w:rPr>
        <w:t>visual or audio artefacts are probably due to some technical issue with the video rather than clues that the content itself has been fabricated</w:t>
      </w:r>
      <w:r>
        <w:rPr>
          <w:rFonts w:ascii="Times New Roman" w:hAnsi="Times New Roman" w:cs="Times New Roman"/>
          <w:sz w:val="24"/>
          <w:szCs w:val="24"/>
        </w:rPr>
        <w:t>”</w:t>
      </w:r>
      <w:r w:rsidR="00184443">
        <w:rPr>
          <w:rFonts w:ascii="Times New Roman" w:hAnsi="Times New Roman" w:cs="Times New Roman"/>
          <w:sz w:val="24"/>
          <w:szCs w:val="24"/>
        </w:rPr>
        <w:t xml:space="preserve">). </w:t>
      </w:r>
      <w:r w:rsidR="00356253" w:rsidRPr="00356253">
        <w:rPr>
          <w:rFonts w:ascii="Times New Roman" w:hAnsi="Times New Roman" w:cs="Times New Roman"/>
          <w:sz w:val="24"/>
          <w:szCs w:val="24"/>
        </w:rPr>
        <w:t>This may help explain why the audio and video Deepfakes both exerted a strong impact on attitudes and intention. It would also suggest that audio-visual Deepfakes may be a particularly persuasive form of communication, especially when compared to text-based (disinformation) pathways such as fake news propagated through websites and Twitter (c.f. Murphy &amp; Flynn, 2021).</w:t>
      </w:r>
      <w:r w:rsidR="00356253">
        <w:rPr>
          <w:rFonts w:ascii="Times New Roman" w:hAnsi="Times New Roman" w:cs="Times New Roman"/>
          <w:sz w:val="24"/>
          <w:szCs w:val="24"/>
        </w:rPr>
        <w:t xml:space="preserve"> Future work could examine this possibility by comparing transmission pathways in terms of their relative effectiveness.</w:t>
      </w:r>
    </w:p>
    <w:p w14:paraId="338083FE" w14:textId="505DD906" w:rsidR="00184443" w:rsidRDefault="00184443" w:rsidP="0018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t>Another salient feature of the Deepfakes we used was their emotional evocativeness. The target either confessed to virtuous (e.g., “</w:t>
      </w:r>
      <w:r w:rsidRPr="00032677">
        <w:rPr>
          <w:rFonts w:ascii="Times New Roman" w:hAnsi="Times New Roman" w:cs="Times New Roman"/>
          <w:i/>
          <w:iCs/>
          <w:sz w:val="24"/>
          <w:szCs w:val="24"/>
        </w:rPr>
        <w:t>Most of my weekends are spent helping my grandmother around her house. She is really old and I want to spend as much time with her as possible before she passes on</w:t>
      </w:r>
      <w:r>
        <w:rPr>
          <w:rFonts w:ascii="Times New Roman" w:hAnsi="Times New Roman" w:cs="Times New Roman"/>
          <w:sz w:val="24"/>
          <w:szCs w:val="24"/>
        </w:rPr>
        <w:t xml:space="preserve">”) or </w:t>
      </w:r>
      <w:r w:rsidR="0040695C">
        <w:rPr>
          <w:rFonts w:ascii="Times New Roman" w:hAnsi="Times New Roman" w:cs="Times New Roman"/>
          <w:sz w:val="24"/>
          <w:szCs w:val="24"/>
        </w:rPr>
        <w:t xml:space="preserve">repugnant </w:t>
      </w:r>
      <w:r>
        <w:rPr>
          <w:rFonts w:ascii="Times New Roman" w:hAnsi="Times New Roman" w:cs="Times New Roman"/>
          <w:sz w:val="24"/>
          <w:szCs w:val="24"/>
        </w:rPr>
        <w:t>acts (e.g., “</w:t>
      </w:r>
      <w:r w:rsidRPr="00032677">
        <w:rPr>
          <w:rFonts w:ascii="Times New Roman" w:hAnsi="Times New Roman" w:cs="Times New Roman"/>
          <w:i/>
          <w:iCs/>
          <w:sz w:val="24"/>
          <w:szCs w:val="24"/>
        </w:rPr>
        <w:t>I won’t give up my seat on the bus if I see a heavily pregnant woman standing. It’s not my problem if she needs it more than I do</w:t>
      </w:r>
      <w:r>
        <w:rPr>
          <w:rFonts w:ascii="Times New Roman" w:hAnsi="Times New Roman" w:cs="Times New Roman"/>
          <w:sz w:val="24"/>
          <w:szCs w:val="24"/>
        </w:rPr>
        <w:t xml:space="preserve">”) </w:t>
      </w:r>
      <w:r w:rsidR="0040695C">
        <w:rPr>
          <w:rFonts w:ascii="Times New Roman" w:hAnsi="Times New Roman" w:cs="Times New Roman"/>
          <w:sz w:val="24"/>
          <w:szCs w:val="24"/>
        </w:rPr>
        <w:t xml:space="preserve">that were </w:t>
      </w:r>
      <w:r>
        <w:rPr>
          <w:rFonts w:ascii="Times New Roman" w:hAnsi="Times New Roman" w:cs="Times New Roman"/>
          <w:sz w:val="24"/>
          <w:szCs w:val="24"/>
        </w:rPr>
        <w:t xml:space="preserve">designed to provoke positive reactions or shock, anger, and moral outrage. Emotion may have functioned as a heuristic that directed attention away from </w:t>
      </w:r>
      <w:r w:rsidR="00032677">
        <w:rPr>
          <w:rFonts w:ascii="Times New Roman" w:hAnsi="Times New Roman" w:cs="Times New Roman"/>
          <w:sz w:val="24"/>
          <w:szCs w:val="24"/>
        </w:rPr>
        <w:t>validity cues in the Deepfake (</w:t>
      </w:r>
      <w:r>
        <w:rPr>
          <w:rFonts w:ascii="Times New Roman" w:hAnsi="Times New Roman" w:cs="Times New Roman"/>
          <w:sz w:val="24"/>
          <w:szCs w:val="24"/>
        </w:rPr>
        <w:t>artefacts</w:t>
      </w:r>
      <w:r w:rsidR="00032677">
        <w:rPr>
          <w:rFonts w:ascii="Times New Roman" w:hAnsi="Times New Roman" w:cs="Times New Roman"/>
          <w:sz w:val="24"/>
          <w:szCs w:val="24"/>
        </w:rPr>
        <w:t>)</w:t>
      </w:r>
      <w:r>
        <w:rPr>
          <w:rFonts w:ascii="Times New Roman" w:hAnsi="Times New Roman" w:cs="Times New Roman"/>
          <w:sz w:val="24"/>
          <w:szCs w:val="24"/>
        </w:rPr>
        <w:t xml:space="preserve"> and towards the information being communicated, thus undermining the former’s integration into judgements and decision making. </w:t>
      </w:r>
      <w:r w:rsidR="00032677">
        <w:rPr>
          <w:rFonts w:ascii="Times New Roman" w:hAnsi="Times New Roman" w:cs="Times New Roman"/>
          <w:sz w:val="24"/>
          <w:szCs w:val="24"/>
        </w:rPr>
        <w:t xml:space="preserve">Something similar has been found in the context of </w:t>
      </w:r>
      <w:r>
        <w:rPr>
          <w:rFonts w:ascii="Times New Roman" w:hAnsi="Times New Roman" w:cs="Times New Roman"/>
          <w:sz w:val="24"/>
          <w:szCs w:val="24"/>
        </w:rPr>
        <w:t>fake news</w:t>
      </w:r>
      <w:r w:rsidR="00032677">
        <w:rPr>
          <w:rFonts w:ascii="Times New Roman" w:hAnsi="Times New Roman" w:cs="Times New Roman"/>
          <w:sz w:val="24"/>
          <w:szCs w:val="24"/>
        </w:rPr>
        <w:t>:</w:t>
      </w:r>
      <w:r>
        <w:rPr>
          <w:rFonts w:ascii="Times New Roman" w:hAnsi="Times New Roman" w:cs="Times New Roman"/>
          <w:sz w:val="24"/>
          <w:szCs w:val="24"/>
        </w:rPr>
        <w:t xml:space="preserve"> emotion</w:t>
      </w:r>
      <w:r w:rsidR="00032677">
        <w:rPr>
          <w:rFonts w:ascii="Times New Roman" w:hAnsi="Times New Roman" w:cs="Times New Roman"/>
          <w:sz w:val="24"/>
          <w:szCs w:val="24"/>
        </w:rPr>
        <w:t>ally</w:t>
      </w:r>
      <w:r>
        <w:rPr>
          <w:rFonts w:ascii="Times New Roman" w:hAnsi="Times New Roman" w:cs="Times New Roman"/>
          <w:sz w:val="24"/>
          <w:szCs w:val="24"/>
        </w:rPr>
        <w:t xml:space="preserve"> evoking content </w:t>
      </w:r>
      <w:r w:rsidR="00032677">
        <w:rPr>
          <w:rFonts w:ascii="Times New Roman" w:hAnsi="Times New Roman" w:cs="Times New Roman"/>
          <w:sz w:val="24"/>
          <w:szCs w:val="24"/>
        </w:rPr>
        <w:t xml:space="preserve">can </w:t>
      </w:r>
      <w:r>
        <w:rPr>
          <w:rFonts w:ascii="Times New Roman" w:hAnsi="Times New Roman" w:cs="Times New Roman"/>
          <w:sz w:val="24"/>
          <w:szCs w:val="24"/>
        </w:rPr>
        <w:t>increase belie</w:t>
      </w:r>
      <w:r w:rsidR="00032677">
        <w:rPr>
          <w:rFonts w:ascii="Times New Roman" w:hAnsi="Times New Roman" w:cs="Times New Roman"/>
          <w:sz w:val="24"/>
          <w:szCs w:val="24"/>
        </w:rPr>
        <w:t>f</w:t>
      </w:r>
      <w:r>
        <w:rPr>
          <w:rFonts w:ascii="Times New Roman" w:hAnsi="Times New Roman" w:cs="Times New Roman"/>
          <w:sz w:val="24"/>
          <w:szCs w:val="24"/>
        </w:rPr>
        <w:t xml:space="preserve"> in, and spread of, misinformation (</w:t>
      </w:r>
      <w:r w:rsidR="00032677">
        <w:rPr>
          <w:rFonts w:ascii="Times New Roman" w:hAnsi="Times New Roman" w:cs="Times New Roman"/>
          <w:sz w:val="24"/>
          <w:szCs w:val="24"/>
        </w:rPr>
        <w:t xml:space="preserve">e.g., </w:t>
      </w:r>
      <w:r w:rsidRPr="00107805">
        <w:rPr>
          <w:rFonts w:ascii="Times New Roman" w:hAnsi="Times New Roman" w:cs="Times New Roman"/>
          <w:sz w:val="24"/>
          <w:szCs w:val="24"/>
        </w:rPr>
        <w:t>Martel et al., 2020</w:t>
      </w:r>
      <w:r>
        <w:rPr>
          <w:rFonts w:ascii="Times New Roman" w:hAnsi="Times New Roman" w:cs="Times New Roman"/>
          <w:sz w:val="24"/>
          <w:szCs w:val="24"/>
        </w:rPr>
        <w:t xml:space="preserve">; </w:t>
      </w:r>
      <w:proofErr w:type="spellStart"/>
      <w:r w:rsidRPr="00EC72FB">
        <w:rPr>
          <w:rFonts w:ascii="Times New Roman" w:hAnsi="Times New Roman" w:cs="Times New Roman"/>
          <w:sz w:val="24"/>
          <w:szCs w:val="24"/>
        </w:rPr>
        <w:t>Vosoughi</w:t>
      </w:r>
      <w:proofErr w:type="spellEnd"/>
      <w:r w:rsidRPr="00EC72FB">
        <w:rPr>
          <w:rFonts w:ascii="Times New Roman" w:hAnsi="Times New Roman" w:cs="Times New Roman"/>
          <w:sz w:val="24"/>
          <w:szCs w:val="24"/>
        </w:rPr>
        <w:t xml:space="preserve"> et al., 2018</w:t>
      </w:r>
      <w:r>
        <w:rPr>
          <w:rFonts w:ascii="Times New Roman" w:hAnsi="Times New Roman" w:cs="Times New Roman"/>
          <w:sz w:val="24"/>
          <w:szCs w:val="24"/>
        </w:rPr>
        <w:t>)</w:t>
      </w:r>
      <w:r w:rsidR="00032677">
        <w:rPr>
          <w:rFonts w:ascii="Times New Roman" w:hAnsi="Times New Roman" w:cs="Times New Roman"/>
          <w:sz w:val="24"/>
          <w:szCs w:val="24"/>
        </w:rPr>
        <w:t>.</w:t>
      </w:r>
      <w:r>
        <w:rPr>
          <w:rFonts w:ascii="Times New Roman" w:hAnsi="Times New Roman" w:cs="Times New Roman"/>
          <w:sz w:val="24"/>
          <w:szCs w:val="24"/>
        </w:rPr>
        <w:t xml:space="preserve"> </w:t>
      </w:r>
    </w:p>
    <w:p w14:paraId="64546430" w14:textId="57972940" w:rsidR="00184443" w:rsidRDefault="00184443" w:rsidP="00DE320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final possibility is that participants were asked to evaluate a novel target they had no prior knowledge of, and were only given </w:t>
      </w:r>
      <w:r w:rsidR="000956DA">
        <w:rPr>
          <w:rFonts w:ascii="Times New Roman" w:hAnsi="Times New Roman" w:cs="Times New Roman"/>
          <w:sz w:val="24"/>
          <w:szCs w:val="24"/>
        </w:rPr>
        <w:t xml:space="preserve">a single </w:t>
      </w:r>
      <w:r>
        <w:rPr>
          <w:rFonts w:ascii="Times New Roman" w:hAnsi="Times New Roman" w:cs="Times New Roman"/>
          <w:sz w:val="24"/>
          <w:szCs w:val="24"/>
        </w:rPr>
        <w:t xml:space="preserve">piece of information </w:t>
      </w:r>
      <w:r w:rsidR="000956DA">
        <w:rPr>
          <w:rFonts w:ascii="Times New Roman" w:hAnsi="Times New Roman" w:cs="Times New Roman"/>
          <w:sz w:val="24"/>
          <w:szCs w:val="24"/>
        </w:rPr>
        <w:t xml:space="preserve">to go on </w:t>
      </w:r>
      <w:r>
        <w:rPr>
          <w:rFonts w:ascii="Times New Roman" w:hAnsi="Times New Roman" w:cs="Times New Roman"/>
          <w:sz w:val="24"/>
          <w:szCs w:val="24"/>
        </w:rPr>
        <w:t xml:space="preserve">(the Deepfaked content). </w:t>
      </w:r>
      <w:r w:rsidR="00DE3204">
        <w:rPr>
          <w:rFonts w:ascii="Times New Roman" w:hAnsi="Times New Roman" w:cs="Times New Roman"/>
          <w:sz w:val="24"/>
          <w:szCs w:val="24"/>
        </w:rPr>
        <w:t>I</w:t>
      </w:r>
      <w:r>
        <w:rPr>
          <w:rFonts w:ascii="Times New Roman" w:hAnsi="Times New Roman" w:cs="Times New Roman"/>
          <w:sz w:val="24"/>
          <w:szCs w:val="24"/>
        </w:rPr>
        <w:t xml:space="preserve">n the absence of any other relevant information they may have defaulted to what they </w:t>
      </w:r>
      <w:r>
        <w:rPr>
          <w:rFonts w:ascii="Times New Roman" w:hAnsi="Times New Roman" w:cs="Times New Roman"/>
          <w:sz w:val="24"/>
          <w:szCs w:val="24"/>
        </w:rPr>
        <w:lastRenderedPageBreak/>
        <w:t>knew</w:t>
      </w:r>
      <w:r w:rsidR="00DE3204">
        <w:rPr>
          <w:rFonts w:ascii="Times New Roman" w:hAnsi="Times New Roman" w:cs="Times New Roman"/>
          <w:sz w:val="24"/>
          <w:szCs w:val="24"/>
        </w:rPr>
        <w:t xml:space="preserve"> despite the presence of cues that elicited concern</w:t>
      </w:r>
      <w:r w:rsidR="00627EBF">
        <w:rPr>
          <w:rFonts w:ascii="Times New Roman" w:hAnsi="Times New Roman" w:cs="Times New Roman"/>
          <w:sz w:val="24"/>
          <w:szCs w:val="24"/>
        </w:rPr>
        <w:t xml:space="preserve"> about the quality of that information</w:t>
      </w:r>
      <w:r>
        <w:rPr>
          <w:rFonts w:ascii="Times New Roman" w:hAnsi="Times New Roman" w:cs="Times New Roman"/>
          <w:sz w:val="24"/>
          <w:szCs w:val="24"/>
        </w:rPr>
        <w:t xml:space="preserve">. In other words, they may have applied the Gricean maxim of relation (i.e., “I am being told this information for a reason: it must be relevant to the task at hand”; </w:t>
      </w:r>
      <w:r w:rsidRPr="00EC72FB">
        <w:rPr>
          <w:rFonts w:ascii="Times New Roman" w:hAnsi="Times New Roman" w:cs="Times New Roman"/>
          <w:sz w:val="24"/>
          <w:szCs w:val="24"/>
        </w:rPr>
        <w:t>Grice, 1975</w:t>
      </w:r>
      <w:r>
        <w:rPr>
          <w:rFonts w:ascii="Times New Roman" w:hAnsi="Times New Roman" w:cs="Times New Roman"/>
          <w:sz w:val="24"/>
          <w:szCs w:val="24"/>
        </w:rPr>
        <w:t>)</w:t>
      </w:r>
      <w:r w:rsidR="00DE3204">
        <w:rPr>
          <w:rFonts w:ascii="Times New Roman" w:hAnsi="Times New Roman" w:cs="Times New Roman"/>
          <w:sz w:val="24"/>
          <w:szCs w:val="24"/>
        </w:rPr>
        <w:t>, and used the only information they had to form an attitude towards the target</w:t>
      </w:r>
      <w:r>
        <w:rPr>
          <w:rFonts w:ascii="Times New Roman" w:hAnsi="Times New Roman" w:cs="Times New Roman"/>
          <w:sz w:val="24"/>
          <w:szCs w:val="24"/>
        </w:rPr>
        <w:t>.</w:t>
      </w:r>
      <w:r w:rsidR="00DE3204">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E3204">
        <w:rPr>
          <w:rFonts w:ascii="Times New Roman" w:hAnsi="Times New Roman" w:cs="Times New Roman"/>
          <w:sz w:val="24"/>
          <w:szCs w:val="24"/>
        </w:rPr>
        <w:t xml:space="preserve">explanation may </w:t>
      </w:r>
      <w:r w:rsidR="00627EBF">
        <w:rPr>
          <w:rFonts w:ascii="Times New Roman" w:hAnsi="Times New Roman" w:cs="Times New Roman"/>
          <w:sz w:val="24"/>
          <w:szCs w:val="24"/>
        </w:rPr>
        <w:t xml:space="preserve">apply to </w:t>
      </w:r>
      <w:r>
        <w:rPr>
          <w:rFonts w:ascii="Times New Roman" w:hAnsi="Times New Roman" w:cs="Times New Roman"/>
          <w:sz w:val="24"/>
          <w:szCs w:val="24"/>
        </w:rPr>
        <w:t xml:space="preserve">Deepfakes </w:t>
      </w:r>
      <w:r w:rsidR="00627EBF">
        <w:rPr>
          <w:rFonts w:ascii="Times New Roman" w:hAnsi="Times New Roman" w:cs="Times New Roman"/>
          <w:sz w:val="24"/>
          <w:szCs w:val="24"/>
        </w:rPr>
        <w:t xml:space="preserve">of </w:t>
      </w:r>
      <w:r>
        <w:rPr>
          <w:rFonts w:ascii="Times New Roman" w:hAnsi="Times New Roman" w:cs="Times New Roman"/>
          <w:sz w:val="24"/>
          <w:szCs w:val="24"/>
        </w:rPr>
        <w:t xml:space="preserve">novel targets </w:t>
      </w:r>
      <w:r w:rsidR="00627EBF">
        <w:rPr>
          <w:rFonts w:ascii="Times New Roman" w:hAnsi="Times New Roman" w:cs="Times New Roman"/>
          <w:sz w:val="24"/>
          <w:szCs w:val="24"/>
        </w:rPr>
        <w:t xml:space="preserve">to greater extent than those of known individuals </w:t>
      </w:r>
      <w:r>
        <w:rPr>
          <w:rFonts w:ascii="Times New Roman" w:hAnsi="Times New Roman" w:cs="Times New Roman"/>
          <w:sz w:val="24"/>
          <w:szCs w:val="24"/>
        </w:rPr>
        <w:t xml:space="preserve">(where prior knowledge about the </w:t>
      </w:r>
      <w:r w:rsidR="00DE3204">
        <w:rPr>
          <w:rFonts w:ascii="Times New Roman" w:hAnsi="Times New Roman" w:cs="Times New Roman"/>
          <w:sz w:val="24"/>
          <w:szCs w:val="24"/>
        </w:rPr>
        <w:t xml:space="preserve">target </w:t>
      </w:r>
      <w:r w:rsidR="00627EBF">
        <w:rPr>
          <w:rFonts w:ascii="Times New Roman" w:hAnsi="Times New Roman" w:cs="Times New Roman"/>
          <w:sz w:val="24"/>
          <w:szCs w:val="24"/>
        </w:rPr>
        <w:t xml:space="preserve">maybe </w:t>
      </w:r>
      <w:r w:rsidR="00DE3204">
        <w:rPr>
          <w:rFonts w:ascii="Times New Roman" w:hAnsi="Times New Roman" w:cs="Times New Roman"/>
          <w:sz w:val="24"/>
          <w:szCs w:val="24"/>
        </w:rPr>
        <w:t xml:space="preserve">used to inform </w:t>
      </w:r>
      <w:r>
        <w:rPr>
          <w:rFonts w:ascii="Times New Roman" w:hAnsi="Times New Roman" w:cs="Times New Roman"/>
          <w:sz w:val="24"/>
          <w:szCs w:val="24"/>
        </w:rPr>
        <w:t>one’s judgement</w:t>
      </w:r>
      <w:r w:rsidR="00DE3204">
        <w:rPr>
          <w:rFonts w:ascii="Times New Roman" w:hAnsi="Times New Roman" w:cs="Times New Roman"/>
          <w:sz w:val="24"/>
          <w:szCs w:val="24"/>
        </w:rPr>
        <w:t>s</w:t>
      </w:r>
      <w:r>
        <w:rPr>
          <w:rFonts w:ascii="Times New Roman" w:hAnsi="Times New Roman" w:cs="Times New Roman"/>
          <w:sz w:val="24"/>
          <w:szCs w:val="24"/>
        </w:rPr>
        <w:t xml:space="preserve">). If </w:t>
      </w:r>
      <w:r w:rsidR="00DE3204">
        <w:rPr>
          <w:rFonts w:ascii="Times New Roman" w:hAnsi="Times New Roman" w:cs="Times New Roman"/>
          <w:sz w:val="24"/>
          <w:szCs w:val="24"/>
        </w:rPr>
        <w:t>this explanation holds</w:t>
      </w:r>
      <w:r>
        <w:rPr>
          <w:rFonts w:ascii="Times New Roman" w:hAnsi="Times New Roman" w:cs="Times New Roman"/>
          <w:sz w:val="24"/>
          <w:szCs w:val="24"/>
        </w:rPr>
        <w:t xml:space="preserve">, </w:t>
      </w:r>
      <w:r w:rsidR="00DE3204">
        <w:rPr>
          <w:rFonts w:ascii="Times New Roman" w:hAnsi="Times New Roman" w:cs="Times New Roman"/>
          <w:sz w:val="24"/>
          <w:szCs w:val="24"/>
        </w:rPr>
        <w:t xml:space="preserve">it would suggest that </w:t>
      </w:r>
      <w:r>
        <w:rPr>
          <w:rFonts w:ascii="Times New Roman" w:hAnsi="Times New Roman" w:cs="Times New Roman"/>
          <w:sz w:val="24"/>
          <w:szCs w:val="24"/>
        </w:rPr>
        <w:t xml:space="preserve">people applied the maxim despite the presence of validity cues questioning the quality of what was being communicated. </w:t>
      </w:r>
      <w:r w:rsidR="00DE3204">
        <w:rPr>
          <w:rFonts w:ascii="Times New Roman" w:hAnsi="Times New Roman" w:cs="Times New Roman"/>
          <w:sz w:val="24"/>
          <w:szCs w:val="24"/>
        </w:rPr>
        <w:t>In other words, r</w:t>
      </w:r>
      <w:r>
        <w:rPr>
          <w:rFonts w:ascii="Times New Roman" w:hAnsi="Times New Roman" w:cs="Times New Roman"/>
          <w:sz w:val="24"/>
          <w:szCs w:val="24"/>
        </w:rPr>
        <w:t>ather than recognize the communicated content was flawed and declining to make a judgement until more accurate information was available, they instead relied on the only information they had at hand to formulate an evaluative judgement.</w:t>
      </w:r>
      <w:r w:rsidR="0090429D">
        <w:rPr>
          <w:rFonts w:ascii="Times New Roman" w:hAnsi="Times New Roman" w:cs="Times New Roman"/>
          <w:sz w:val="24"/>
          <w:szCs w:val="24"/>
        </w:rPr>
        <w:t xml:space="preserve"> </w:t>
      </w:r>
    </w:p>
    <w:p w14:paraId="67FA12E1" w14:textId="77777777" w:rsidR="006B381F" w:rsidRPr="006B381F" w:rsidRDefault="006B381F" w:rsidP="006B381F">
      <w:pPr>
        <w:spacing w:line="480" w:lineRule="auto"/>
        <w:ind w:firstLine="0"/>
        <w:rPr>
          <w:rFonts w:ascii="Times New Roman" w:hAnsi="Times New Roman" w:cs="Times New Roman"/>
          <w:b/>
          <w:bCs/>
          <w:sz w:val="24"/>
          <w:szCs w:val="24"/>
        </w:rPr>
      </w:pPr>
      <w:r w:rsidRPr="006B381F">
        <w:rPr>
          <w:rFonts w:ascii="Times New Roman" w:hAnsi="Times New Roman" w:cs="Times New Roman"/>
          <w:b/>
          <w:bCs/>
          <w:sz w:val="24"/>
          <w:szCs w:val="24"/>
        </w:rPr>
        <w:t>Open Questions and Future Directions</w:t>
      </w:r>
    </w:p>
    <w:p w14:paraId="7FB33F77" w14:textId="6A665646" w:rsidR="006B381F" w:rsidRPr="006B381F" w:rsidRDefault="00552643" w:rsidP="00C578CA">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Much has been written about Deepfaking </w:t>
      </w:r>
      <w:r w:rsidR="009E0432">
        <w:rPr>
          <w:rFonts w:ascii="Times New Roman" w:hAnsi="Times New Roman" w:cs="Times New Roman"/>
          <w:sz w:val="24"/>
          <w:szCs w:val="24"/>
        </w:rPr>
        <w:t>and its societal implications</w:t>
      </w:r>
      <w:r w:rsidR="00627EBF">
        <w:rPr>
          <w:rFonts w:ascii="Times New Roman" w:hAnsi="Times New Roman" w:cs="Times New Roman"/>
          <w:sz w:val="24"/>
          <w:szCs w:val="24"/>
        </w:rPr>
        <w:t xml:space="preserve"> in the popular media</w:t>
      </w:r>
      <w:r>
        <w:rPr>
          <w:rFonts w:ascii="Times New Roman" w:hAnsi="Times New Roman" w:cs="Times New Roman"/>
          <w:sz w:val="24"/>
          <w:szCs w:val="24"/>
        </w:rPr>
        <w:t xml:space="preserve">. </w:t>
      </w:r>
      <w:r w:rsidR="00627EBF">
        <w:rPr>
          <w:rFonts w:ascii="Times New Roman" w:hAnsi="Times New Roman" w:cs="Times New Roman"/>
          <w:sz w:val="24"/>
          <w:szCs w:val="24"/>
        </w:rPr>
        <w:t xml:space="preserve">Yet </w:t>
      </w:r>
      <w:r w:rsidR="006B381F" w:rsidRPr="006B381F">
        <w:rPr>
          <w:rFonts w:ascii="Times New Roman" w:hAnsi="Times New Roman" w:cs="Times New Roman"/>
          <w:sz w:val="24"/>
          <w:szCs w:val="24"/>
        </w:rPr>
        <w:t xml:space="preserve">many </w:t>
      </w:r>
      <w:r w:rsidR="00627EBF">
        <w:rPr>
          <w:rFonts w:ascii="Times New Roman" w:hAnsi="Times New Roman" w:cs="Times New Roman"/>
          <w:sz w:val="24"/>
          <w:szCs w:val="24"/>
        </w:rPr>
        <w:t xml:space="preserve">of the </w:t>
      </w:r>
      <w:r w:rsidR="006B381F" w:rsidRPr="006B381F">
        <w:rPr>
          <w:rFonts w:ascii="Times New Roman" w:hAnsi="Times New Roman" w:cs="Times New Roman"/>
          <w:sz w:val="24"/>
          <w:szCs w:val="24"/>
        </w:rPr>
        <w:t xml:space="preserve">claims </w:t>
      </w:r>
      <w:r w:rsidR="00EA0A48">
        <w:rPr>
          <w:rFonts w:ascii="Times New Roman" w:hAnsi="Times New Roman" w:cs="Times New Roman"/>
          <w:sz w:val="24"/>
          <w:szCs w:val="24"/>
        </w:rPr>
        <w:t xml:space="preserve">being made have never been </w:t>
      </w:r>
      <w:r w:rsidR="006B381F" w:rsidRPr="006B381F">
        <w:rPr>
          <w:rFonts w:ascii="Times New Roman" w:hAnsi="Times New Roman" w:cs="Times New Roman"/>
          <w:sz w:val="24"/>
          <w:szCs w:val="24"/>
        </w:rPr>
        <w:t>empirical</w:t>
      </w:r>
      <w:r w:rsidR="00EA0A48">
        <w:rPr>
          <w:rFonts w:ascii="Times New Roman" w:hAnsi="Times New Roman" w:cs="Times New Roman"/>
          <w:sz w:val="24"/>
          <w:szCs w:val="24"/>
        </w:rPr>
        <w:t>ly</w:t>
      </w:r>
      <w:r w:rsidR="00AA1C6A">
        <w:rPr>
          <w:rFonts w:ascii="Times New Roman" w:hAnsi="Times New Roman" w:cs="Times New Roman"/>
          <w:sz w:val="24"/>
          <w:szCs w:val="24"/>
        </w:rPr>
        <w:t xml:space="preserve"> </w:t>
      </w:r>
      <w:r w:rsidR="00EA0A48">
        <w:rPr>
          <w:rFonts w:ascii="Times New Roman" w:hAnsi="Times New Roman" w:cs="Times New Roman"/>
          <w:sz w:val="24"/>
          <w:szCs w:val="24"/>
        </w:rPr>
        <w:t xml:space="preserve">verified </w:t>
      </w:r>
      <w:r w:rsidR="006B381F" w:rsidRPr="006B381F">
        <w:rPr>
          <w:rFonts w:ascii="Times New Roman" w:hAnsi="Times New Roman" w:cs="Times New Roman"/>
          <w:sz w:val="24"/>
          <w:szCs w:val="24"/>
        </w:rPr>
        <w:t xml:space="preserve">while others are based on a single proof-of-concept </w:t>
      </w:r>
      <w:r>
        <w:rPr>
          <w:rFonts w:ascii="Times New Roman" w:hAnsi="Times New Roman" w:cs="Times New Roman"/>
          <w:sz w:val="24"/>
          <w:szCs w:val="24"/>
        </w:rPr>
        <w:t xml:space="preserve">paper that </w:t>
      </w:r>
      <w:r w:rsidR="006B381F" w:rsidRPr="006B381F">
        <w:rPr>
          <w:rFonts w:ascii="Times New Roman" w:hAnsi="Times New Roman" w:cs="Times New Roman"/>
          <w:sz w:val="24"/>
          <w:szCs w:val="24"/>
        </w:rPr>
        <w:t>requir</w:t>
      </w:r>
      <w:r>
        <w:rPr>
          <w:rFonts w:ascii="Times New Roman" w:hAnsi="Times New Roman" w:cs="Times New Roman"/>
          <w:sz w:val="24"/>
          <w:szCs w:val="24"/>
        </w:rPr>
        <w:t>es</w:t>
      </w:r>
      <w:r w:rsidR="006B381F" w:rsidRPr="006B381F">
        <w:rPr>
          <w:rFonts w:ascii="Times New Roman" w:hAnsi="Times New Roman" w:cs="Times New Roman"/>
          <w:sz w:val="24"/>
          <w:szCs w:val="24"/>
        </w:rPr>
        <w:t xml:space="preserve"> replication and extension. </w:t>
      </w:r>
      <w:r w:rsidR="002C4818">
        <w:rPr>
          <w:rFonts w:ascii="Times New Roman" w:hAnsi="Times New Roman" w:cs="Times New Roman"/>
          <w:sz w:val="24"/>
          <w:szCs w:val="24"/>
        </w:rPr>
        <w:t>It</w:t>
      </w:r>
      <w:r w:rsidR="00627EBF">
        <w:rPr>
          <w:rFonts w:ascii="Times New Roman" w:hAnsi="Times New Roman" w:cs="Times New Roman"/>
          <w:sz w:val="24"/>
          <w:szCs w:val="24"/>
        </w:rPr>
        <w:t>’s</w:t>
      </w:r>
      <w:r w:rsidR="002C4818">
        <w:rPr>
          <w:rFonts w:ascii="Times New Roman" w:hAnsi="Times New Roman" w:cs="Times New Roman"/>
          <w:sz w:val="24"/>
          <w:szCs w:val="24"/>
        </w:rPr>
        <w:t xml:space="preserve"> </w:t>
      </w:r>
      <w:r w:rsidR="00627EBF">
        <w:rPr>
          <w:rFonts w:ascii="Times New Roman" w:hAnsi="Times New Roman" w:cs="Times New Roman"/>
          <w:sz w:val="24"/>
          <w:szCs w:val="24"/>
        </w:rPr>
        <w:t xml:space="preserve">possible </w:t>
      </w:r>
      <w:r w:rsidR="002C4818">
        <w:rPr>
          <w:rFonts w:ascii="Times New Roman" w:hAnsi="Times New Roman" w:cs="Times New Roman"/>
          <w:sz w:val="24"/>
          <w:szCs w:val="24"/>
        </w:rPr>
        <w:t xml:space="preserve">that </w:t>
      </w:r>
      <w:r>
        <w:rPr>
          <w:rFonts w:ascii="Times New Roman" w:hAnsi="Times New Roman" w:cs="Times New Roman"/>
          <w:sz w:val="24"/>
          <w:szCs w:val="24"/>
        </w:rPr>
        <w:t xml:space="preserve">Deepfakes </w:t>
      </w:r>
      <w:r w:rsidR="00627EBF">
        <w:rPr>
          <w:rFonts w:ascii="Times New Roman" w:hAnsi="Times New Roman" w:cs="Times New Roman"/>
          <w:sz w:val="24"/>
          <w:szCs w:val="24"/>
        </w:rPr>
        <w:t xml:space="preserve">may </w:t>
      </w:r>
      <w:r>
        <w:rPr>
          <w:rFonts w:ascii="Times New Roman" w:hAnsi="Times New Roman" w:cs="Times New Roman"/>
          <w:sz w:val="24"/>
          <w:szCs w:val="24"/>
        </w:rPr>
        <w:t>re-write our memories</w:t>
      </w:r>
      <w:r w:rsidR="00496D8F">
        <w:rPr>
          <w:rFonts w:ascii="Times New Roman" w:hAnsi="Times New Roman" w:cs="Times New Roman"/>
          <w:sz w:val="24"/>
          <w:szCs w:val="24"/>
        </w:rPr>
        <w:t xml:space="preserve"> (</w:t>
      </w:r>
      <w:r w:rsidR="00B8627E" w:rsidRPr="00AD688F">
        <w:rPr>
          <w:rFonts w:ascii="Times New Roman" w:hAnsi="Times New Roman" w:cs="Times New Roman"/>
          <w:sz w:val="24"/>
          <w:szCs w:val="24"/>
        </w:rPr>
        <w:t>Resnick, 2018</w:t>
      </w:r>
      <w:r w:rsidR="00496D8F">
        <w:rPr>
          <w:rFonts w:ascii="Times New Roman" w:hAnsi="Times New Roman" w:cs="Times New Roman"/>
          <w:sz w:val="24"/>
          <w:szCs w:val="24"/>
        </w:rPr>
        <w:t>)</w:t>
      </w:r>
      <w:r>
        <w:rPr>
          <w:rFonts w:ascii="Times New Roman" w:hAnsi="Times New Roman" w:cs="Times New Roman"/>
          <w:sz w:val="24"/>
          <w:szCs w:val="24"/>
        </w:rPr>
        <w:t xml:space="preserve">, </w:t>
      </w:r>
      <w:r w:rsidR="00496D8F">
        <w:rPr>
          <w:rFonts w:ascii="Times New Roman" w:hAnsi="Times New Roman" w:cs="Times New Roman"/>
          <w:sz w:val="24"/>
          <w:szCs w:val="24"/>
        </w:rPr>
        <w:t>fool our brains (</w:t>
      </w:r>
      <w:r w:rsidR="00B8627E" w:rsidRPr="008303CB">
        <w:rPr>
          <w:rFonts w:ascii="Times New Roman" w:hAnsi="Times New Roman" w:cs="Times New Roman"/>
          <w:sz w:val="24"/>
          <w:szCs w:val="24"/>
        </w:rPr>
        <w:t>Smith, 2019</w:t>
      </w:r>
      <w:r w:rsidR="00496D8F">
        <w:rPr>
          <w:rFonts w:ascii="Times New Roman" w:hAnsi="Times New Roman" w:cs="Times New Roman"/>
          <w:sz w:val="24"/>
          <w:szCs w:val="24"/>
        </w:rPr>
        <w:t xml:space="preserve">), </w:t>
      </w:r>
      <w:r>
        <w:rPr>
          <w:rFonts w:ascii="Times New Roman" w:hAnsi="Times New Roman" w:cs="Times New Roman"/>
          <w:sz w:val="24"/>
          <w:szCs w:val="24"/>
        </w:rPr>
        <w:t>undermine our collective trust in media</w:t>
      </w:r>
      <w:r w:rsidR="00B8627E">
        <w:rPr>
          <w:rFonts w:ascii="Times New Roman" w:hAnsi="Times New Roman" w:cs="Times New Roman"/>
          <w:sz w:val="24"/>
          <w:szCs w:val="24"/>
        </w:rPr>
        <w:t xml:space="preserve"> (</w:t>
      </w:r>
      <w:r w:rsidR="00B8627E" w:rsidRPr="008303CB">
        <w:rPr>
          <w:rFonts w:ascii="Times New Roman" w:hAnsi="Times New Roman" w:cs="Times New Roman"/>
          <w:sz w:val="24"/>
          <w:szCs w:val="24"/>
        </w:rPr>
        <w:t>Fortson, 2022</w:t>
      </w:r>
      <w:r w:rsidR="00B8627E">
        <w:rPr>
          <w:rFonts w:ascii="Times New Roman" w:hAnsi="Times New Roman" w:cs="Times New Roman"/>
          <w:sz w:val="24"/>
          <w:szCs w:val="24"/>
        </w:rPr>
        <w:t>)</w:t>
      </w:r>
      <w:r>
        <w:rPr>
          <w:rFonts w:ascii="Times New Roman" w:hAnsi="Times New Roman" w:cs="Times New Roman"/>
          <w:sz w:val="24"/>
          <w:szCs w:val="24"/>
        </w:rPr>
        <w:t xml:space="preserve">, </w:t>
      </w:r>
      <w:r w:rsidR="00E46EB6">
        <w:rPr>
          <w:rFonts w:ascii="Times New Roman" w:hAnsi="Times New Roman" w:cs="Times New Roman"/>
          <w:sz w:val="24"/>
          <w:szCs w:val="24"/>
        </w:rPr>
        <w:t xml:space="preserve">or </w:t>
      </w:r>
      <w:r w:rsidR="00496D8F">
        <w:rPr>
          <w:rFonts w:ascii="Times New Roman" w:hAnsi="Times New Roman" w:cs="Times New Roman"/>
          <w:sz w:val="24"/>
          <w:szCs w:val="24"/>
        </w:rPr>
        <w:t>democratic discourse</w:t>
      </w:r>
      <w:r w:rsidR="00B8627E">
        <w:rPr>
          <w:rFonts w:ascii="Times New Roman" w:hAnsi="Times New Roman" w:cs="Times New Roman"/>
          <w:sz w:val="24"/>
          <w:szCs w:val="24"/>
        </w:rPr>
        <w:t xml:space="preserve"> (</w:t>
      </w:r>
      <w:r w:rsidR="00B8627E" w:rsidRPr="008303CB">
        <w:rPr>
          <w:rFonts w:ascii="Times New Roman" w:hAnsi="Times New Roman" w:cs="Times New Roman"/>
          <w:sz w:val="24"/>
          <w:szCs w:val="24"/>
        </w:rPr>
        <w:t xml:space="preserve">De Witte </w:t>
      </w:r>
      <w:r w:rsidR="008303CB">
        <w:rPr>
          <w:rFonts w:ascii="Times New Roman" w:hAnsi="Times New Roman" w:cs="Times New Roman"/>
          <w:sz w:val="24"/>
          <w:szCs w:val="24"/>
        </w:rPr>
        <w:t xml:space="preserve">et al., </w:t>
      </w:r>
      <w:r w:rsidR="001F6537" w:rsidRPr="008303CB">
        <w:rPr>
          <w:rFonts w:ascii="Times New Roman" w:hAnsi="Times New Roman" w:cs="Times New Roman"/>
          <w:sz w:val="24"/>
          <w:szCs w:val="24"/>
        </w:rPr>
        <w:t>2022</w:t>
      </w:r>
      <w:r w:rsidR="00B8627E">
        <w:rPr>
          <w:rFonts w:ascii="Times New Roman" w:hAnsi="Times New Roman" w:cs="Times New Roman"/>
          <w:sz w:val="24"/>
          <w:szCs w:val="24"/>
        </w:rPr>
        <w:t>)</w:t>
      </w:r>
      <w:r w:rsidR="00CD79E3">
        <w:rPr>
          <w:rFonts w:ascii="Times New Roman" w:hAnsi="Times New Roman" w:cs="Times New Roman"/>
          <w:sz w:val="24"/>
          <w:szCs w:val="24"/>
        </w:rPr>
        <w:t xml:space="preserve">. But </w:t>
      </w:r>
      <w:r w:rsidR="002C4818">
        <w:rPr>
          <w:rFonts w:ascii="Times New Roman" w:hAnsi="Times New Roman" w:cs="Times New Roman"/>
          <w:sz w:val="24"/>
          <w:szCs w:val="24"/>
        </w:rPr>
        <w:t xml:space="preserve">these </w:t>
      </w:r>
      <w:r w:rsidR="001F6537">
        <w:rPr>
          <w:rFonts w:ascii="Times New Roman" w:hAnsi="Times New Roman" w:cs="Times New Roman"/>
          <w:sz w:val="24"/>
          <w:szCs w:val="24"/>
        </w:rPr>
        <w:t xml:space="preserve">and many other </w:t>
      </w:r>
      <w:r w:rsidR="002C4818">
        <w:rPr>
          <w:rFonts w:ascii="Times New Roman" w:hAnsi="Times New Roman" w:cs="Times New Roman"/>
          <w:sz w:val="24"/>
          <w:szCs w:val="24"/>
        </w:rPr>
        <w:t xml:space="preserve">claims </w:t>
      </w:r>
      <w:r w:rsidR="00C578CA">
        <w:rPr>
          <w:rFonts w:ascii="Times New Roman" w:hAnsi="Times New Roman" w:cs="Times New Roman"/>
          <w:sz w:val="24"/>
          <w:szCs w:val="24"/>
        </w:rPr>
        <w:t xml:space="preserve">require systematic and rigorous research before </w:t>
      </w:r>
      <w:r w:rsidR="001F6537">
        <w:rPr>
          <w:rFonts w:ascii="Times New Roman" w:hAnsi="Times New Roman" w:cs="Times New Roman"/>
          <w:sz w:val="24"/>
          <w:szCs w:val="24"/>
        </w:rPr>
        <w:t xml:space="preserve">they </w:t>
      </w:r>
      <w:r w:rsidR="00CD79E3">
        <w:rPr>
          <w:rFonts w:ascii="Times New Roman" w:hAnsi="Times New Roman" w:cs="Times New Roman"/>
          <w:sz w:val="24"/>
          <w:szCs w:val="24"/>
        </w:rPr>
        <w:t xml:space="preserve">can </w:t>
      </w:r>
      <w:r w:rsidR="00C578CA">
        <w:rPr>
          <w:rFonts w:ascii="Times New Roman" w:hAnsi="Times New Roman" w:cs="Times New Roman"/>
          <w:sz w:val="24"/>
          <w:szCs w:val="24"/>
        </w:rPr>
        <w:t xml:space="preserve">be trusted. Research that </w:t>
      </w:r>
      <w:r w:rsidR="006B381F" w:rsidRPr="006B381F">
        <w:rPr>
          <w:rFonts w:ascii="Times New Roman" w:hAnsi="Times New Roman" w:cs="Times New Roman"/>
          <w:sz w:val="24"/>
          <w:szCs w:val="24"/>
        </w:rPr>
        <w:t xml:space="preserve">takes the </w:t>
      </w:r>
      <w:r w:rsidR="006B381F" w:rsidRPr="00CD79E3">
        <w:rPr>
          <w:rFonts w:ascii="Times New Roman" w:hAnsi="Times New Roman" w:cs="Times New Roman"/>
          <w:i/>
          <w:iCs/>
          <w:sz w:val="24"/>
          <w:szCs w:val="24"/>
        </w:rPr>
        <w:t>sender</w:t>
      </w:r>
      <w:r w:rsidR="006B381F" w:rsidRPr="006B381F">
        <w:rPr>
          <w:rFonts w:ascii="Times New Roman" w:hAnsi="Times New Roman" w:cs="Times New Roman"/>
          <w:sz w:val="24"/>
          <w:szCs w:val="24"/>
        </w:rPr>
        <w:t xml:space="preserve"> of the Deepfake, the </w:t>
      </w:r>
      <w:r w:rsidR="006B381F" w:rsidRPr="00CD79E3">
        <w:rPr>
          <w:rFonts w:ascii="Times New Roman" w:hAnsi="Times New Roman" w:cs="Times New Roman"/>
          <w:i/>
          <w:iCs/>
          <w:sz w:val="24"/>
          <w:szCs w:val="24"/>
        </w:rPr>
        <w:t>content</w:t>
      </w:r>
      <w:r w:rsidR="006B381F" w:rsidRPr="006B381F">
        <w:rPr>
          <w:rFonts w:ascii="Times New Roman" w:hAnsi="Times New Roman" w:cs="Times New Roman"/>
          <w:sz w:val="24"/>
          <w:szCs w:val="24"/>
        </w:rPr>
        <w:t xml:space="preserve"> being communicated, the </w:t>
      </w:r>
      <w:r w:rsidR="006B381F" w:rsidRPr="00CD79E3">
        <w:rPr>
          <w:rFonts w:ascii="Times New Roman" w:hAnsi="Times New Roman" w:cs="Times New Roman"/>
          <w:i/>
          <w:iCs/>
          <w:sz w:val="24"/>
          <w:szCs w:val="24"/>
        </w:rPr>
        <w:t>recipient</w:t>
      </w:r>
      <w:r w:rsidR="006B381F" w:rsidRPr="006B381F">
        <w:rPr>
          <w:rFonts w:ascii="Times New Roman" w:hAnsi="Times New Roman" w:cs="Times New Roman"/>
          <w:sz w:val="24"/>
          <w:szCs w:val="24"/>
        </w:rPr>
        <w:t xml:space="preserve"> of the Deepfake, and the wider </w:t>
      </w:r>
      <w:r w:rsidR="006B381F" w:rsidRPr="00CD79E3">
        <w:rPr>
          <w:rFonts w:ascii="Times New Roman" w:hAnsi="Times New Roman" w:cs="Times New Roman"/>
          <w:i/>
          <w:iCs/>
          <w:sz w:val="24"/>
          <w:szCs w:val="24"/>
        </w:rPr>
        <w:t>context</w:t>
      </w:r>
      <w:r w:rsidR="006B381F" w:rsidRPr="006B381F">
        <w:rPr>
          <w:rFonts w:ascii="Times New Roman" w:hAnsi="Times New Roman" w:cs="Times New Roman"/>
          <w:sz w:val="24"/>
          <w:szCs w:val="24"/>
        </w:rPr>
        <w:t xml:space="preserve"> into account. </w:t>
      </w:r>
      <w:r w:rsidR="00627EBF">
        <w:rPr>
          <w:rFonts w:ascii="Times New Roman" w:hAnsi="Times New Roman" w:cs="Times New Roman"/>
          <w:sz w:val="24"/>
          <w:szCs w:val="24"/>
        </w:rPr>
        <w:t>W</w:t>
      </w:r>
      <w:r w:rsidR="006B381F" w:rsidRPr="006B381F">
        <w:rPr>
          <w:rFonts w:ascii="Times New Roman" w:hAnsi="Times New Roman" w:cs="Times New Roman"/>
          <w:sz w:val="24"/>
          <w:szCs w:val="24"/>
        </w:rPr>
        <w:t xml:space="preserve">e </w:t>
      </w:r>
      <w:r w:rsidR="00627EBF">
        <w:rPr>
          <w:rFonts w:ascii="Times New Roman" w:hAnsi="Times New Roman" w:cs="Times New Roman"/>
          <w:sz w:val="24"/>
          <w:szCs w:val="24"/>
        </w:rPr>
        <w:t xml:space="preserve">see many </w:t>
      </w:r>
      <w:r w:rsidR="006B381F" w:rsidRPr="006B381F">
        <w:rPr>
          <w:rFonts w:ascii="Times New Roman" w:hAnsi="Times New Roman" w:cs="Times New Roman"/>
          <w:sz w:val="24"/>
          <w:szCs w:val="24"/>
        </w:rPr>
        <w:t xml:space="preserve">open questions </w:t>
      </w:r>
      <w:r w:rsidR="008A0EF6">
        <w:rPr>
          <w:rFonts w:ascii="Times New Roman" w:hAnsi="Times New Roman" w:cs="Times New Roman"/>
          <w:sz w:val="24"/>
          <w:szCs w:val="24"/>
        </w:rPr>
        <w:t xml:space="preserve">and directions for </w:t>
      </w:r>
      <w:r w:rsidR="008A0EF6" w:rsidRPr="006B381F">
        <w:rPr>
          <w:rFonts w:ascii="Times New Roman" w:hAnsi="Times New Roman" w:cs="Times New Roman"/>
          <w:sz w:val="24"/>
          <w:szCs w:val="24"/>
        </w:rPr>
        <w:t xml:space="preserve">future </w:t>
      </w:r>
      <w:r w:rsidR="006B381F" w:rsidRPr="006B381F">
        <w:rPr>
          <w:rFonts w:ascii="Times New Roman" w:hAnsi="Times New Roman" w:cs="Times New Roman"/>
          <w:sz w:val="24"/>
          <w:szCs w:val="24"/>
        </w:rPr>
        <w:t>work in this area.</w:t>
      </w:r>
    </w:p>
    <w:p w14:paraId="1A96B07E" w14:textId="61C456CD" w:rsidR="006B381F" w:rsidRPr="006B381F" w:rsidRDefault="006B381F" w:rsidP="006B381F">
      <w:pPr>
        <w:spacing w:line="480" w:lineRule="auto"/>
        <w:ind w:firstLine="680"/>
        <w:rPr>
          <w:rFonts w:ascii="Times New Roman" w:hAnsi="Times New Roman" w:cs="Times New Roman"/>
          <w:sz w:val="24"/>
          <w:szCs w:val="24"/>
        </w:rPr>
      </w:pPr>
      <w:r w:rsidRPr="006B381F">
        <w:rPr>
          <w:rFonts w:ascii="Times New Roman" w:hAnsi="Times New Roman" w:cs="Times New Roman"/>
          <w:b/>
          <w:bCs/>
          <w:sz w:val="24"/>
          <w:szCs w:val="24"/>
        </w:rPr>
        <w:t xml:space="preserve">Attitudes. </w:t>
      </w:r>
      <w:r w:rsidRPr="006B381F">
        <w:rPr>
          <w:rFonts w:ascii="Times New Roman" w:hAnsi="Times New Roman" w:cs="Times New Roman"/>
          <w:sz w:val="24"/>
          <w:szCs w:val="24"/>
        </w:rPr>
        <w:t xml:space="preserve">The systematic investigation of Deepfakes and their ability to establish new, and revise existing, attitudes is still in its infancy. </w:t>
      </w:r>
      <w:r w:rsidR="005A05C0">
        <w:rPr>
          <w:rFonts w:ascii="Times New Roman" w:hAnsi="Times New Roman" w:cs="Times New Roman"/>
          <w:sz w:val="24"/>
          <w:szCs w:val="24"/>
        </w:rPr>
        <w:t>W</w:t>
      </w:r>
      <w:r w:rsidRPr="006B381F">
        <w:rPr>
          <w:rFonts w:ascii="Times New Roman" w:hAnsi="Times New Roman" w:cs="Times New Roman"/>
          <w:sz w:val="24"/>
          <w:szCs w:val="24"/>
        </w:rPr>
        <w:t xml:space="preserve">e </w:t>
      </w:r>
      <w:r w:rsidR="005A05C0">
        <w:rPr>
          <w:rFonts w:ascii="Times New Roman" w:hAnsi="Times New Roman" w:cs="Times New Roman"/>
          <w:sz w:val="24"/>
          <w:szCs w:val="24"/>
        </w:rPr>
        <w:t xml:space="preserve">still </w:t>
      </w:r>
      <w:r w:rsidRPr="006B381F">
        <w:rPr>
          <w:rFonts w:ascii="Times New Roman" w:hAnsi="Times New Roman" w:cs="Times New Roman"/>
          <w:sz w:val="24"/>
          <w:szCs w:val="24"/>
        </w:rPr>
        <w:t xml:space="preserve">don’t know if Deepfakes can change explicit and implicit attitudes towards known individuals such as celebrities, politicians, or </w:t>
      </w:r>
      <w:r w:rsidRPr="006B381F">
        <w:rPr>
          <w:rFonts w:ascii="Times New Roman" w:hAnsi="Times New Roman" w:cs="Times New Roman"/>
          <w:sz w:val="24"/>
          <w:szCs w:val="24"/>
        </w:rPr>
        <w:lastRenderedPageBreak/>
        <w:t>industry leaders, in both positive and negative directions.</w:t>
      </w:r>
      <w:r w:rsidR="00E668CD">
        <w:rPr>
          <w:rFonts w:ascii="Times New Roman" w:hAnsi="Times New Roman" w:cs="Times New Roman"/>
          <w:sz w:val="24"/>
          <w:szCs w:val="24"/>
        </w:rPr>
        <w:t xml:space="preserve"> </w:t>
      </w:r>
      <w:r w:rsidR="00E668CD">
        <w:rPr>
          <w:rStyle w:val="FootnoteReference"/>
          <w:rFonts w:ascii="Times New Roman" w:hAnsi="Times New Roman" w:cs="Times New Roman"/>
          <w:sz w:val="24"/>
          <w:szCs w:val="24"/>
        </w:rPr>
        <w:footnoteReference w:id="14"/>
      </w:r>
      <w:r w:rsidR="00E668CD">
        <w:rPr>
          <w:rFonts w:ascii="Times New Roman" w:hAnsi="Times New Roman" w:cs="Times New Roman"/>
          <w:sz w:val="24"/>
          <w:szCs w:val="24"/>
        </w:rPr>
        <w:t xml:space="preserve"> </w:t>
      </w:r>
      <w:r w:rsidRPr="006B381F">
        <w:rPr>
          <w:rFonts w:ascii="Times New Roman" w:hAnsi="Times New Roman" w:cs="Times New Roman"/>
          <w:sz w:val="24"/>
          <w:szCs w:val="24"/>
        </w:rPr>
        <w:t xml:space="preserve">The extent to which these attitudes </w:t>
      </w:r>
      <w:r w:rsidR="00E62275">
        <w:rPr>
          <w:rFonts w:ascii="Times New Roman" w:hAnsi="Times New Roman" w:cs="Times New Roman"/>
          <w:sz w:val="24"/>
          <w:szCs w:val="24"/>
        </w:rPr>
        <w:t xml:space="preserve">are </w:t>
      </w:r>
      <w:r w:rsidRPr="006B381F">
        <w:rPr>
          <w:rFonts w:ascii="Times New Roman" w:hAnsi="Times New Roman" w:cs="Times New Roman"/>
          <w:sz w:val="24"/>
          <w:szCs w:val="24"/>
        </w:rPr>
        <w:t xml:space="preserve">predictive of subsequent changes in real-world behavior also remains to </w:t>
      </w:r>
      <w:r w:rsidR="00E86628">
        <w:rPr>
          <w:rFonts w:ascii="Times New Roman" w:hAnsi="Times New Roman" w:cs="Times New Roman"/>
          <w:sz w:val="24"/>
          <w:szCs w:val="24"/>
        </w:rPr>
        <w:t xml:space="preserve">be </w:t>
      </w:r>
      <w:r w:rsidRPr="006B381F">
        <w:rPr>
          <w:rFonts w:ascii="Times New Roman" w:hAnsi="Times New Roman" w:cs="Times New Roman"/>
          <w:sz w:val="24"/>
          <w:szCs w:val="24"/>
        </w:rPr>
        <w:t>seen. For instance, do Deepfake-induced attitudes towards politicians influence the public’s support for policies connected to that individual, their voting intentions, or the politician’s chances of being (re)elected? If a Deepfaked celebrity communicates the “risks” associated with vaccines or the virtues of a homeopathic medicine will this impact health behaviors such as vaccine uptake or product purchases? The same goes the general public: would the online circulation of a negative Deepfake influence one’s job hiring or online dating prospects, social standing, membership to a political party or other group? Would a Deepfake of a suspect committing a crime influence real or mock jurors decisions</w:t>
      </w:r>
      <w:r w:rsidR="006A3E50">
        <w:rPr>
          <w:rFonts w:ascii="Times New Roman" w:hAnsi="Times New Roman" w:cs="Times New Roman"/>
          <w:sz w:val="24"/>
          <w:szCs w:val="24"/>
        </w:rPr>
        <w:t xml:space="preserve"> (</w:t>
      </w:r>
      <w:proofErr w:type="spellStart"/>
      <w:r w:rsidR="006A3E50" w:rsidRPr="008303CB">
        <w:rPr>
          <w:rFonts w:ascii="Times New Roman" w:hAnsi="Times New Roman" w:cs="Times New Roman"/>
          <w:sz w:val="24"/>
          <w:szCs w:val="24"/>
        </w:rPr>
        <w:t>Grothaus</w:t>
      </w:r>
      <w:proofErr w:type="spellEnd"/>
      <w:r w:rsidR="006A3E50" w:rsidRPr="008303CB">
        <w:rPr>
          <w:rFonts w:ascii="Times New Roman" w:hAnsi="Times New Roman" w:cs="Times New Roman"/>
          <w:sz w:val="24"/>
          <w:szCs w:val="24"/>
        </w:rPr>
        <w:t>, 2021</w:t>
      </w:r>
      <w:r w:rsidR="006A3E50">
        <w:rPr>
          <w:rFonts w:ascii="Times New Roman" w:hAnsi="Times New Roman" w:cs="Times New Roman"/>
          <w:sz w:val="24"/>
          <w:szCs w:val="24"/>
        </w:rPr>
        <w:t>)</w:t>
      </w:r>
      <w:r w:rsidRPr="006B381F">
        <w:rPr>
          <w:rFonts w:ascii="Times New Roman" w:hAnsi="Times New Roman" w:cs="Times New Roman"/>
          <w:sz w:val="24"/>
          <w:szCs w:val="24"/>
        </w:rPr>
        <w:t>? We recommend that future research assess for both attitude and behavioral change when establishing and revising Deepfake-induced attitudes.</w:t>
      </w:r>
    </w:p>
    <w:p w14:paraId="232C3129" w14:textId="49C83CE4" w:rsidR="00461464" w:rsidRDefault="006B381F" w:rsidP="006B381F">
      <w:pPr>
        <w:spacing w:line="480" w:lineRule="auto"/>
        <w:ind w:firstLine="680"/>
        <w:rPr>
          <w:rFonts w:ascii="Times New Roman" w:hAnsi="Times New Roman" w:cs="Times New Roman"/>
          <w:sz w:val="24"/>
          <w:szCs w:val="24"/>
        </w:rPr>
      </w:pPr>
      <w:r w:rsidRPr="006B381F">
        <w:rPr>
          <w:rFonts w:ascii="Times New Roman" w:hAnsi="Times New Roman" w:cs="Times New Roman"/>
          <w:sz w:val="24"/>
          <w:szCs w:val="24"/>
        </w:rPr>
        <w:t xml:space="preserve">We also </w:t>
      </w:r>
      <w:r w:rsidR="00E86628">
        <w:rPr>
          <w:rFonts w:ascii="Times New Roman" w:hAnsi="Times New Roman" w:cs="Times New Roman"/>
          <w:sz w:val="24"/>
          <w:szCs w:val="24"/>
        </w:rPr>
        <w:t xml:space="preserve">recommend that future work consider the </w:t>
      </w:r>
      <w:r w:rsidRPr="006B381F">
        <w:rPr>
          <w:rFonts w:ascii="Times New Roman" w:hAnsi="Times New Roman" w:cs="Times New Roman"/>
          <w:sz w:val="24"/>
          <w:szCs w:val="24"/>
        </w:rPr>
        <w:t xml:space="preserve">longevity and durability of these attitudes. Researchers could replicate our work and assess for attitude change immediately after induction, and then again after a brief (48 hours) or long-term (month) delay to determine if Deepfakes have a persistent or short-lived impact. Others could examine if attitudes induced via authentic content can be </w:t>
      </w:r>
      <w:r w:rsidR="00461464">
        <w:rPr>
          <w:rFonts w:ascii="Times New Roman" w:hAnsi="Times New Roman" w:cs="Times New Roman"/>
          <w:sz w:val="24"/>
          <w:szCs w:val="24"/>
        </w:rPr>
        <w:t xml:space="preserve">altered via </w:t>
      </w:r>
      <w:r w:rsidRPr="006B381F">
        <w:rPr>
          <w:rFonts w:ascii="Times New Roman" w:hAnsi="Times New Roman" w:cs="Times New Roman"/>
          <w:sz w:val="24"/>
          <w:szCs w:val="24"/>
        </w:rPr>
        <w:t xml:space="preserve">Deepfakes or vice-versa. For instance, a positive attitude could be induced towards a novel individual using a Deepfake, participants </w:t>
      </w:r>
      <w:r w:rsidR="00E86628">
        <w:rPr>
          <w:rFonts w:ascii="Times New Roman" w:hAnsi="Times New Roman" w:cs="Times New Roman"/>
          <w:sz w:val="24"/>
          <w:szCs w:val="24"/>
        </w:rPr>
        <w:t xml:space="preserve">then </w:t>
      </w:r>
      <w:r w:rsidRPr="006B381F">
        <w:rPr>
          <w:rFonts w:ascii="Times New Roman" w:hAnsi="Times New Roman" w:cs="Times New Roman"/>
          <w:sz w:val="24"/>
          <w:szCs w:val="24"/>
        </w:rPr>
        <w:t xml:space="preserve">informed that the content they had just encountered was fabricated, and </w:t>
      </w:r>
      <w:r w:rsidR="00E86628">
        <w:rPr>
          <w:rFonts w:ascii="Times New Roman" w:hAnsi="Times New Roman" w:cs="Times New Roman"/>
          <w:sz w:val="24"/>
          <w:szCs w:val="24"/>
        </w:rPr>
        <w:t xml:space="preserve">thereafter be </w:t>
      </w:r>
      <w:r w:rsidRPr="006B381F">
        <w:rPr>
          <w:rFonts w:ascii="Times New Roman" w:hAnsi="Times New Roman" w:cs="Times New Roman"/>
          <w:sz w:val="24"/>
          <w:szCs w:val="24"/>
        </w:rPr>
        <w:t>exposed to authentic negative content</w:t>
      </w:r>
      <w:r w:rsidR="007A0866">
        <w:rPr>
          <w:rFonts w:ascii="Times New Roman" w:hAnsi="Times New Roman" w:cs="Times New Roman"/>
          <w:sz w:val="24"/>
          <w:szCs w:val="24"/>
        </w:rPr>
        <w:t xml:space="preserve"> to see if the original attitude can be updated. </w:t>
      </w:r>
      <w:r w:rsidRPr="006B381F">
        <w:rPr>
          <w:rFonts w:ascii="Times New Roman" w:hAnsi="Times New Roman" w:cs="Times New Roman"/>
          <w:sz w:val="24"/>
          <w:szCs w:val="24"/>
        </w:rPr>
        <w:t xml:space="preserve">Alternatively, participants could be shown authentic negative content of a known individual followed by Deepfaked positive content to see if the latter can reverse the reputational damage caused by the former. Manipulating the order (induction vs. revision) and type (authentic vs. Deepfaked) </w:t>
      </w:r>
      <w:r w:rsidRPr="006B381F">
        <w:rPr>
          <w:rFonts w:ascii="Times New Roman" w:hAnsi="Times New Roman" w:cs="Times New Roman"/>
          <w:sz w:val="24"/>
          <w:szCs w:val="24"/>
        </w:rPr>
        <w:lastRenderedPageBreak/>
        <w:t xml:space="preserve">of content people come into contact would provide valuable insight into the malleability of attitudes to </w:t>
      </w:r>
      <w:r w:rsidR="007A0866">
        <w:rPr>
          <w:rFonts w:ascii="Times New Roman" w:hAnsi="Times New Roman" w:cs="Times New Roman"/>
          <w:sz w:val="24"/>
          <w:szCs w:val="24"/>
        </w:rPr>
        <w:t>disinformation</w:t>
      </w:r>
      <w:r w:rsidRPr="006B381F">
        <w:rPr>
          <w:rFonts w:ascii="Times New Roman" w:hAnsi="Times New Roman" w:cs="Times New Roman"/>
          <w:sz w:val="24"/>
          <w:szCs w:val="24"/>
        </w:rPr>
        <w:t xml:space="preserve">. </w:t>
      </w:r>
      <w:r w:rsidR="00461464">
        <w:rPr>
          <w:rFonts w:ascii="Times New Roman" w:hAnsi="Times New Roman" w:cs="Times New Roman"/>
          <w:sz w:val="24"/>
          <w:szCs w:val="24"/>
        </w:rPr>
        <w:t xml:space="preserve">Researchers could draw on recent insights from the field of attitude updating when carrying out this work (e.g., the finding that updating is maximally effective when content is </w:t>
      </w:r>
      <w:r w:rsidR="004F500C">
        <w:rPr>
          <w:rFonts w:ascii="Times New Roman" w:hAnsi="Times New Roman" w:cs="Times New Roman"/>
          <w:sz w:val="24"/>
          <w:szCs w:val="24"/>
        </w:rPr>
        <w:t xml:space="preserve">highly </w:t>
      </w:r>
      <w:r w:rsidR="00461464">
        <w:rPr>
          <w:rFonts w:ascii="Times New Roman" w:hAnsi="Times New Roman" w:cs="Times New Roman"/>
          <w:sz w:val="24"/>
          <w:szCs w:val="24"/>
        </w:rPr>
        <w:t xml:space="preserve">diagnostic, </w:t>
      </w:r>
      <w:r w:rsidR="004F500C" w:rsidRPr="004F500C">
        <w:rPr>
          <w:rFonts w:ascii="Times New Roman" w:hAnsi="Times New Roman" w:cs="Times New Roman"/>
          <w:sz w:val="24"/>
          <w:szCs w:val="24"/>
        </w:rPr>
        <w:t>believable</w:t>
      </w:r>
      <w:r w:rsidR="004F500C">
        <w:rPr>
          <w:rFonts w:ascii="Times New Roman" w:hAnsi="Times New Roman" w:cs="Times New Roman"/>
          <w:sz w:val="24"/>
          <w:szCs w:val="24"/>
        </w:rPr>
        <w:t xml:space="preserve">, and leads the recipient to reinterpret previously encountered content; see </w:t>
      </w:r>
      <w:r w:rsidR="004F500C" w:rsidRPr="004F500C">
        <w:rPr>
          <w:rFonts w:ascii="Times New Roman" w:hAnsi="Times New Roman" w:cs="Times New Roman"/>
          <w:sz w:val="24"/>
          <w:szCs w:val="24"/>
        </w:rPr>
        <w:t>Ferguson</w:t>
      </w:r>
      <w:r w:rsidR="00436BA1">
        <w:rPr>
          <w:rFonts w:ascii="Times New Roman" w:hAnsi="Times New Roman" w:cs="Times New Roman"/>
          <w:sz w:val="24"/>
          <w:szCs w:val="24"/>
        </w:rPr>
        <w:t xml:space="preserve"> et al., </w:t>
      </w:r>
      <w:r w:rsidR="004F500C" w:rsidRPr="004F500C">
        <w:rPr>
          <w:rFonts w:ascii="Times New Roman" w:hAnsi="Times New Roman" w:cs="Times New Roman"/>
          <w:sz w:val="24"/>
          <w:szCs w:val="24"/>
        </w:rPr>
        <w:t>2019</w:t>
      </w:r>
      <w:r w:rsidR="004F500C">
        <w:rPr>
          <w:rFonts w:ascii="Times New Roman" w:hAnsi="Times New Roman" w:cs="Times New Roman"/>
          <w:sz w:val="24"/>
          <w:szCs w:val="24"/>
        </w:rPr>
        <w:t>).</w:t>
      </w:r>
      <w:r w:rsidR="00BA19E9">
        <w:rPr>
          <w:rFonts w:ascii="Times New Roman" w:hAnsi="Times New Roman" w:cs="Times New Roman"/>
          <w:sz w:val="24"/>
          <w:szCs w:val="24"/>
        </w:rPr>
        <w:t xml:space="preserve"> </w:t>
      </w:r>
      <w:r w:rsidR="00BA19E9">
        <w:rPr>
          <w:rStyle w:val="FootnoteReference"/>
          <w:rFonts w:ascii="Times New Roman" w:hAnsi="Times New Roman" w:cs="Times New Roman"/>
          <w:sz w:val="24"/>
          <w:szCs w:val="24"/>
        </w:rPr>
        <w:footnoteReference w:id="15"/>
      </w:r>
    </w:p>
    <w:p w14:paraId="1901567D" w14:textId="1B88D756" w:rsidR="006B381F" w:rsidRPr="006B381F" w:rsidRDefault="006B381F" w:rsidP="006B381F">
      <w:pPr>
        <w:spacing w:line="480" w:lineRule="auto"/>
        <w:ind w:firstLine="680"/>
        <w:rPr>
          <w:rFonts w:ascii="Times New Roman" w:hAnsi="Times New Roman" w:cs="Times New Roman"/>
          <w:b/>
          <w:bCs/>
          <w:sz w:val="24"/>
          <w:szCs w:val="24"/>
        </w:rPr>
      </w:pPr>
      <w:r w:rsidRPr="006B381F">
        <w:rPr>
          <w:rFonts w:ascii="Times New Roman" w:hAnsi="Times New Roman" w:cs="Times New Roman"/>
          <w:b/>
          <w:bCs/>
          <w:sz w:val="24"/>
          <w:szCs w:val="24"/>
        </w:rPr>
        <w:t xml:space="preserve">Memory. </w:t>
      </w:r>
      <w:r w:rsidRPr="006B381F">
        <w:rPr>
          <w:rFonts w:ascii="Times New Roman" w:hAnsi="Times New Roman" w:cs="Times New Roman"/>
          <w:sz w:val="24"/>
          <w:szCs w:val="24"/>
        </w:rPr>
        <w:t>It also remains to be seen if Deepfakes can manipulate what we remember</w:t>
      </w:r>
      <w:r w:rsidR="00A73CAF">
        <w:rPr>
          <w:rFonts w:ascii="Times New Roman" w:hAnsi="Times New Roman" w:cs="Times New Roman"/>
          <w:sz w:val="24"/>
          <w:szCs w:val="24"/>
        </w:rPr>
        <w:t xml:space="preserve"> </w:t>
      </w:r>
      <w:r w:rsidRPr="006B381F">
        <w:rPr>
          <w:rFonts w:ascii="Times New Roman" w:hAnsi="Times New Roman" w:cs="Times New Roman"/>
          <w:sz w:val="24"/>
          <w:szCs w:val="24"/>
        </w:rPr>
        <w:t xml:space="preserve">at the individual </w:t>
      </w:r>
      <w:r w:rsidR="00A73CAF">
        <w:rPr>
          <w:rFonts w:ascii="Times New Roman" w:hAnsi="Times New Roman" w:cs="Times New Roman"/>
          <w:sz w:val="24"/>
          <w:szCs w:val="24"/>
        </w:rPr>
        <w:t xml:space="preserve">or </w:t>
      </w:r>
      <w:r w:rsidRPr="006B381F">
        <w:rPr>
          <w:rFonts w:ascii="Times New Roman" w:hAnsi="Times New Roman" w:cs="Times New Roman"/>
          <w:sz w:val="24"/>
          <w:szCs w:val="24"/>
        </w:rPr>
        <w:t xml:space="preserve">collective level, either by installing false memories of events that never happened (i.e., Mandela effects) or by altering genuine memories that did (Liv &amp; Greenbaum, 2020). Preliminary evidence suggests that Deepfakes may have the potential to install false memories but systematic study is needed to strengthen this claim, especially research indicating when, why, and how they have this effect (Murphy &amp; Flynn, 2021). We are aware of no study examining if Deepfakes can be used to revise existing memories. This could be </w:t>
      </w:r>
      <w:r w:rsidR="008227E0">
        <w:rPr>
          <w:rFonts w:ascii="Times New Roman" w:hAnsi="Times New Roman" w:cs="Times New Roman"/>
          <w:sz w:val="24"/>
          <w:szCs w:val="24"/>
        </w:rPr>
        <w:t xml:space="preserve">achieved </w:t>
      </w:r>
      <w:r w:rsidRPr="006B381F">
        <w:rPr>
          <w:rFonts w:ascii="Times New Roman" w:hAnsi="Times New Roman" w:cs="Times New Roman"/>
          <w:sz w:val="24"/>
          <w:szCs w:val="24"/>
        </w:rPr>
        <w:t xml:space="preserve">by exposing participants to footage of historical figures discussing events that never occurred (e.g., President Nixon discussing the failed moon landing; </w:t>
      </w:r>
      <w:proofErr w:type="spellStart"/>
      <w:r w:rsidRPr="006B381F">
        <w:rPr>
          <w:rFonts w:ascii="Times New Roman" w:hAnsi="Times New Roman" w:cs="Times New Roman"/>
          <w:sz w:val="24"/>
          <w:szCs w:val="24"/>
        </w:rPr>
        <w:t>DelVisco</w:t>
      </w:r>
      <w:proofErr w:type="spellEnd"/>
      <w:r w:rsidRPr="006B381F">
        <w:rPr>
          <w:rFonts w:ascii="Times New Roman" w:hAnsi="Times New Roman" w:cs="Times New Roman"/>
          <w:sz w:val="24"/>
          <w:szCs w:val="24"/>
        </w:rPr>
        <w:t xml:space="preserve">, 2020) or to Deepfaked movies that people have previously watched (e.g., would people endorse Keanu Reeves as having acted in Forrest Gump after watching a Deepfake of him doing so). Future research could </w:t>
      </w:r>
      <w:r w:rsidR="0008269D">
        <w:rPr>
          <w:rFonts w:ascii="Times New Roman" w:hAnsi="Times New Roman" w:cs="Times New Roman"/>
          <w:sz w:val="24"/>
          <w:szCs w:val="24"/>
        </w:rPr>
        <w:t xml:space="preserve">also </w:t>
      </w:r>
      <w:r w:rsidR="008227E0">
        <w:rPr>
          <w:rFonts w:ascii="Times New Roman" w:hAnsi="Times New Roman" w:cs="Times New Roman"/>
          <w:sz w:val="24"/>
          <w:szCs w:val="24"/>
        </w:rPr>
        <w:t xml:space="preserve">determine </w:t>
      </w:r>
      <w:r w:rsidRPr="006B381F">
        <w:rPr>
          <w:rFonts w:ascii="Times New Roman" w:hAnsi="Times New Roman" w:cs="Times New Roman"/>
          <w:sz w:val="24"/>
          <w:szCs w:val="24"/>
        </w:rPr>
        <w:t xml:space="preserve">if Deepfakes can be used to influence memory during the creation, storage, and retrieval phases. </w:t>
      </w:r>
      <w:r w:rsidR="0008269D">
        <w:rPr>
          <w:rFonts w:ascii="Times New Roman" w:hAnsi="Times New Roman" w:cs="Times New Roman"/>
          <w:sz w:val="24"/>
          <w:szCs w:val="24"/>
        </w:rPr>
        <w:t xml:space="preserve">Or </w:t>
      </w:r>
      <w:r w:rsidRPr="006B381F">
        <w:rPr>
          <w:rFonts w:ascii="Times New Roman" w:hAnsi="Times New Roman" w:cs="Times New Roman"/>
          <w:sz w:val="24"/>
          <w:szCs w:val="24"/>
        </w:rPr>
        <w:t>if a false memory created at one moment in time, and then triggered at a later moment in time</w:t>
      </w:r>
      <w:r w:rsidR="00A73CAF">
        <w:rPr>
          <w:rFonts w:ascii="Times New Roman" w:hAnsi="Times New Roman" w:cs="Times New Roman"/>
          <w:sz w:val="24"/>
          <w:szCs w:val="24"/>
        </w:rPr>
        <w:t>,</w:t>
      </w:r>
      <w:r w:rsidRPr="006B381F">
        <w:rPr>
          <w:rFonts w:ascii="Times New Roman" w:hAnsi="Times New Roman" w:cs="Times New Roman"/>
          <w:sz w:val="24"/>
          <w:szCs w:val="24"/>
        </w:rPr>
        <w:t xml:space="preserve"> influence</w:t>
      </w:r>
      <w:r w:rsidR="00A73CAF">
        <w:rPr>
          <w:rFonts w:ascii="Times New Roman" w:hAnsi="Times New Roman" w:cs="Times New Roman"/>
          <w:sz w:val="24"/>
          <w:szCs w:val="24"/>
        </w:rPr>
        <w:t>s</w:t>
      </w:r>
      <w:r w:rsidRPr="006B381F">
        <w:rPr>
          <w:rFonts w:ascii="Times New Roman" w:hAnsi="Times New Roman" w:cs="Times New Roman"/>
          <w:sz w:val="24"/>
          <w:szCs w:val="24"/>
        </w:rPr>
        <w:t xml:space="preserve"> the recipient’s future behavior. For instance, imagine that a damaging Deepfake of a known politician is widely circulated in the months prior to an election. Could the memory of this be triggered by a political opponent </w:t>
      </w:r>
      <w:r w:rsidR="00A73CAF">
        <w:rPr>
          <w:rFonts w:ascii="Times New Roman" w:hAnsi="Times New Roman" w:cs="Times New Roman"/>
          <w:sz w:val="24"/>
          <w:szCs w:val="24"/>
        </w:rPr>
        <w:t xml:space="preserve">on </w:t>
      </w:r>
      <w:r w:rsidRPr="006B381F">
        <w:rPr>
          <w:rFonts w:ascii="Times New Roman" w:hAnsi="Times New Roman" w:cs="Times New Roman"/>
          <w:sz w:val="24"/>
          <w:szCs w:val="24"/>
        </w:rPr>
        <w:t xml:space="preserve">the campaign trail </w:t>
      </w:r>
      <w:r w:rsidR="0008269D">
        <w:rPr>
          <w:rFonts w:ascii="Times New Roman" w:hAnsi="Times New Roman" w:cs="Times New Roman"/>
          <w:sz w:val="24"/>
          <w:szCs w:val="24"/>
        </w:rPr>
        <w:t xml:space="preserve">to </w:t>
      </w:r>
      <w:r w:rsidRPr="006B381F">
        <w:rPr>
          <w:rFonts w:ascii="Times New Roman" w:hAnsi="Times New Roman" w:cs="Times New Roman"/>
          <w:sz w:val="24"/>
          <w:szCs w:val="24"/>
        </w:rPr>
        <w:t xml:space="preserve">influence the public’s opinion </w:t>
      </w:r>
      <w:r w:rsidR="00A73CAF">
        <w:rPr>
          <w:rFonts w:ascii="Times New Roman" w:hAnsi="Times New Roman" w:cs="Times New Roman"/>
          <w:sz w:val="24"/>
          <w:szCs w:val="24"/>
        </w:rPr>
        <w:t xml:space="preserve">of </w:t>
      </w:r>
      <w:r w:rsidRPr="006B381F">
        <w:rPr>
          <w:rFonts w:ascii="Times New Roman" w:hAnsi="Times New Roman" w:cs="Times New Roman"/>
          <w:sz w:val="24"/>
          <w:szCs w:val="24"/>
        </w:rPr>
        <w:t xml:space="preserve">the target? </w:t>
      </w:r>
    </w:p>
    <w:p w14:paraId="635FC22A" w14:textId="1BEB67AA" w:rsidR="006B381F" w:rsidRPr="006B381F" w:rsidRDefault="006B381F" w:rsidP="006B381F">
      <w:pPr>
        <w:spacing w:line="480" w:lineRule="auto"/>
        <w:ind w:firstLine="680"/>
        <w:rPr>
          <w:rFonts w:ascii="Times New Roman" w:hAnsi="Times New Roman" w:cs="Times New Roman"/>
          <w:b/>
          <w:bCs/>
          <w:sz w:val="24"/>
          <w:szCs w:val="24"/>
        </w:rPr>
      </w:pPr>
      <w:r w:rsidRPr="006B381F">
        <w:rPr>
          <w:rFonts w:ascii="Times New Roman" w:hAnsi="Times New Roman" w:cs="Times New Roman"/>
          <w:b/>
          <w:bCs/>
          <w:sz w:val="24"/>
          <w:szCs w:val="24"/>
        </w:rPr>
        <w:lastRenderedPageBreak/>
        <w:t>Truth</w:t>
      </w:r>
      <w:r w:rsidR="001D5D65">
        <w:rPr>
          <w:rFonts w:ascii="Times New Roman" w:hAnsi="Times New Roman" w:cs="Times New Roman"/>
          <w:b/>
          <w:bCs/>
          <w:sz w:val="24"/>
          <w:szCs w:val="24"/>
        </w:rPr>
        <w:t xml:space="preserve"> and Trust</w:t>
      </w:r>
      <w:r w:rsidRPr="006B381F">
        <w:rPr>
          <w:rFonts w:ascii="Times New Roman" w:hAnsi="Times New Roman" w:cs="Times New Roman"/>
          <w:b/>
          <w:bCs/>
          <w:sz w:val="24"/>
          <w:szCs w:val="24"/>
        </w:rPr>
        <w:t xml:space="preserve">. </w:t>
      </w:r>
      <w:r w:rsidRPr="006B381F">
        <w:rPr>
          <w:rFonts w:ascii="Times New Roman" w:hAnsi="Times New Roman" w:cs="Times New Roman"/>
          <w:sz w:val="24"/>
          <w:szCs w:val="24"/>
        </w:rPr>
        <w:t xml:space="preserve">One of the </w:t>
      </w:r>
      <w:r w:rsidR="00D34F4C">
        <w:rPr>
          <w:rFonts w:ascii="Times New Roman" w:hAnsi="Times New Roman" w:cs="Times New Roman"/>
          <w:sz w:val="24"/>
          <w:szCs w:val="24"/>
        </w:rPr>
        <w:t xml:space="preserve">more </w:t>
      </w:r>
      <w:r w:rsidRPr="006B381F">
        <w:rPr>
          <w:rFonts w:ascii="Times New Roman" w:hAnsi="Times New Roman" w:cs="Times New Roman"/>
          <w:sz w:val="24"/>
          <w:szCs w:val="24"/>
        </w:rPr>
        <w:t>dangerous aspects of Deepfak</w:t>
      </w:r>
      <w:r w:rsidR="00637DF2">
        <w:rPr>
          <w:rFonts w:ascii="Times New Roman" w:hAnsi="Times New Roman" w:cs="Times New Roman"/>
          <w:sz w:val="24"/>
          <w:szCs w:val="24"/>
        </w:rPr>
        <w:t>ing</w:t>
      </w:r>
      <w:r w:rsidRPr="006B381F">
        <w:rPr>
          <w:rFonts w:ascii="Times New Roman" w:hAnsi="Times New Roman" w:cs="Times New Roman"/>
          <w:sz w:val="24"/>
          <w:szCs w:val="24"/>
        </w:rPr>
        <w:t xml:space="preserve"> is </w:t>
      </w:r>
      <w:r w:rsidR="00637DF2">
        <w:rPr>
          <w:rFonts w:ascii="Times New Roman" w:hAnsi="Times New Roman" w:cs="Times New Roman"/>
          <w:sz w:val="24"/>
          <w:szCs w:val="24"/>
        </w:rPr>
        <w:t xml:space="preserve">its </w:t>
      </w:r>
      <w:r w:rsidRPr="006B381F">
        <w:rPr>
          <w:rFonts w:ascii="Times New Roman" w:hAnsi="Times New Roman" w:cs="Times New Roman"/>
          <w:sz w:val="24"/>
          <w:szCs w:val="24"/>
        </w:rPr>
        <w:t xml:space="preserve">capacity to erode our underlying belief in what is real and what can be trusted. Instead of asking if a specific image, video, or audio clip is authentic, Deepfakes may cause us to question everything that we see and hear, thereby accelerating a growing trend towards </w:t>
      </w:r>
      <w:r w:rsidR="00637DF2">
        <w:rPr>
          <w:rFonts w:ascii="Times New Roman" w:hAnsi="Times New Roman" w:cs="Times New Roman"/>
          <w:sz w:val="24"/>
          <w:szCs w:val="24"/>
        </w:rPr>
        <w:t>‘</w:t>
      </w:r>
      <w:r w:rsidRPr="006B381F">
        <w:rPr>
          <w:rFonts w:ascii="Times New Roman" w:hAnsi="Times New Roman" w:cs="Times New Roman"/>
          <w:sz w:val="24"/>
          <w:szCs w:val="24"/>
        </w:rPr>
        <w:t>epistemic breakdown</w:t>
      </w:r>
      <w:r w:rsidR="00637DF2">
        <w:rPr>
          <w:rFonts w:ascii="Times New Roman" w:hAnsi="Times New Roman" w:cs="Times New Roman"/>
          <w:sz w:val="24"/>
          <w:szCs w:val="24"/>
        </w:rPr>
        <w:t>’</w:t>
      </w:r>
      <w:r w:rsidRPr="006B381F">
        <w:rPr>
          <w:rFonts w:ascii="Times New Roman" w:hAnsi="Times New Roman" w:cs="Times New Roman"/>
          <w:sz w:val="24"/>
          <w:szCs w:val="24"/>
        </w:rPr>
        <w:t xml:space="preserve">: an inability or reduced motivation to distinguish fact from fiction. This </w:t>
      </w:r>
      <w:r w:rsidR="00637DF2">
        <w:rPr>
          <w:rFonts w:ascii="Times New Roman" w:hAnsi="Times New Roman" w:cs="Times New Roman"/>
          <w:sz w:val="24"/>
          <w:szCs w:val="24"/>
        </w:rPr>
        <w:t>‘</w:t>
      </w:r>
      <w:r w:rsidRPr="006B381F">
        <w:rPr>
          <w:rFonts w:ascii="Times New Roman" w:hAnsi="Times New Roman" w:cs="Times New Roman"/>
          <w:sz w:val="24"/>
          <w:szCs w:val="24"/>
        </w:rPr>
        <w:t>reality apathy</w:t>
      </w:r>
      <w:r w:rsidR="00637DF2">
        <w:rPr>
          <w:rFonts w:ascii="Times New Roman" w:hAnsi="Times New Roman" w:cs="Times New Roman"/>
          <w:sz w:val="24"/>
          <w:szCs w:val="24"/>
        </w:rPr>
        <w:t>’</w:t>
      </w:r>
      <w:r w:rsidRPr="006B381F">
        <w:rPr>
          <w:rFonts w:ascii="Times New Roman" w:hAnsi="Times New Roman" w:cs="Times New Roman"/>
          <w:sz w:val="24"/>
          <w:szCs w:val="24"/>
        </w:rPr>
        <w:t xml:space="preserve"> (</w:t>
      </w:r>
      <w:proofErr w:type="spellStart"/>
      <w:r w:rsidRPr="006B381F">
        <w:rPr>
          <w:rFonts w:ascii="Times New Roman" w:hAnsi="Times New Roman" w:cs="Times New Roman"/>
          <w:sz w:val="24"/>
          <w:szCs w:val="24"/>
        </w:rPr>
        <w:t>Ovadya</w:t>
      </w:r>
      <w:proofErr w:type="spellEnd"/>
      <w:r w:rsidRPr="006B381F">
        <w:rPr>
          <w:rFonts w:ascii="Times New Roman" w:hAnsi="Times New Roman" w:cs="Times New Roman"/>
          <w:sz w:val="24"/>
          <w:szCs w:val="24"/>
        </w:rPr>
        <w:t xml:space="preserve">, 2019) may be exploited by certain actors to dismiss inconvenient or incriminating content (the so-called </w:t>
      </w:r>
      <w:r w:rsidR="00637DF2">
        <w:rPr>
          <w:rFonts w:ascii="Times New Roman" w:hAnsi="Times New Roman" w:cs="Times New Roman"/>
          <w:sz w:val="24"/>
          <w:szCs w:val="24"/>
        </w:rPr>
        <w:t>‘</w:t>
      </w:r>
      <w:r w:rsidRPr="006B381F">
        <w:rPr>
          <w:rFonts w:ascii="Times New Roman" w:hAnsi="Times New Roman" w:cs="Times New Roman"/>
          <w:sz w:val="24"/>
          <w:szCs w:val="24"/>
        </w:rPr>
        <w:t>liar’s dividend</w:t>
      </w:r>
      <w:r w:rsidR="00637DF2">
        <w:rPr>
          <w:rFonts w:ascii="Times New Roman" w:hAnsi="Times New Roman" w:cs="Times New Roman"/>
          <w:sz w:val="24"/>
          <w:szCs w:val="24"/>
        </w:rPr>
        <w:t xml:space="preserve">’; see </w:t>
      </w:r>
      <w:r w:rsidRPr="006B381F">
        <w:rPr>
          <w:rFonts w:ascii="Times New Roman" w:hAnsi="Times New Roman" w:cs="Times New Roman"/>
          <w:sz w:val="24"/>
          <w:szCs w:val="24"/>
        </w:rPr>
        <w:t xml:space="preserve">Chesney &amp; Citron, 2019). We can see several ways of </w:t>
      </w:r>
      <w:r w:rsidR="00637DF2">
        <w:rPr>
          <w:rFonts w:ascii="Times New Roman" w:hAnsi="Times New Roman" w:cs="Times New Roman"/>
          <w:sz w:val="24"/>
          <w:szCs w:val="24"/>
        </w:rPr>
        <w:t xml:space="preserve">experimentally </w:t>
      </w:r>
      <w:r w:rsidRPr="006B381F">
        <w:rPr>
          <w:rFonts w:ascii="Times New Roman" w:hAnsi="Times New Roman" w:cs="Times New Roman"/>
          <w:sz w:val="24"/>
          <w:szCs w:val="24"/>
        </w:rPr>
        <w:t xml:space="preserve">studying </w:t>
      </w:r>
      <w:r w:rsidR="00637DF2">
        <w:rPr>
          <w:rFonts w:ascii="Times New Roman" w:hAnsi="Times New Roman" w:cs="Times New Roman"/>
          <w:sz w:val="24"/>
          <w:szCs w:val="24"/>
        </w:rPr>
        <w:t>the impact of Deepfakes on ‘truth’ and trust in media</w:t>
      </w:r>
      <w:r w:rsidRPr="006B381F">
        <w:rPr>
          <w:rFonts w:ascii="Times New Roman" w:hAnsi="Times New Roman" w:cs="Times New Roman"/>
          <w:sz w:val="24"/>
          <w:szCs w:val="24"/>
        </w:rPr>
        <w:t xml:space="preserve">. </w:t>
      </w:r>
      <w:r w:rsidR="00637DF2">
        <w:rPr>
          <w:rFonts w:ascii="Times New Roman" w:hAnsi="Times New Roman" w:cs="Times New Roman"/>
          <w:sz w:val="24"/>
          <w:szCs w:val="24"/>
        </w:rPr>
        <w:t>For instance, d</w:t>
      </w:r>
      <w:r w:rsidRPr="006B381F">
        <w:rPr>
          <w:rFonts w:ascii="Times New Roman" w:hAnsi="Times New Roman" w:cs="Times New Roman"/>
          <w:sz w:val="24"/>
          <w:szCs w:val="24"/>
        </w:rPr>
        <w:t xml:space="preserve">uring a first study phase participants could be exposed to a random sequence of Deepfaked and authentic videos that are both pre-tested to be highly believable and convincing. After each video they could be asked to indicate whether the content they had just watched was authentic or fabricated. Past work and our own findings suggest that people will find it difficult to discriminate between the two video types. During a second phase participants could exclusively be shown a sequence of authentic videos and asked if they are genuine or not. The realization that they live in a world where fabricated content is difficult to distinguish from genuine content may lead them to question the authentic content’s legitimacy and mistakenly label it as Deepfaked. It may also reduce their certainty that anything is knowable and their trust in media more generally. One could also experimentally induce epistemic breakdown (again with ethical considerations in mind) by showing a sequence of Deepfaked and authentic videos, asking participants about the authenticity of those videos, and providing feedback indicating that their judgements </w:t>
      </w:r>
      <w:r w:rsidR="00637DF2">
        <w:rPr>
          <w:rFonts w:ascii="Times New Roman" w:hAnsi="Times New Roman" w:cs="Times New Roman"/>
          <w:sz w:val="24"/>
          <w:szCs w:val="24"/>
        </w:rPr>
        <w:t xml:space="preserve">were </w:t>
      </w:r>
      <w:r w:rsidRPr="006B381F">
        <w:rPr>
          <w:rFonts w:ascii="Times New Roman" w:hAnsi="Times New Roman" w:cs="Times New Roman"/>
          <w:sz w:val="24"/>
          <w:szCs w:val="24"/>
        </w:rPr>
        <w:t xml:space="preserve">incorrect (i.e., if they state that it is authentic they are told it was Deepfaked and vice-versa). Then in a second phase they could be provided with only authentic content, asked for their judgement, and provided with no feedback. Such an experience may cause participants to question their ability to distinguish fact from fiction, which may have negative knock-on effects (e.g., acceptance of fabricated content as true, </w:t>
      </w:r>
      <w:r w:rsidR="00D37641">
        <w:rPr>
          <w:rFonts w:ascii="Times New Roman" w:hAnsi="Times New Roman" w:cs="Times New Roman"/>
          <w:sz w:val="24"/>
          <w:szCs w:val="24"/>
        </w:rPr>
        <w:t xml:space="preserve">a </w:t>
      </w:r>
      <w:r w:rsidR="00D37641" w:rsidRPr="006B381F">
        <w:rPr>
          <w:rFonts w:ascii="Times New Roman" w:hAnsi="Times New Roman" w:cs="Times New Roman"/>
          <w:sz w:val="24"/>
          <w:szCs w:val="24"/>
        </w:rPr>
        <w:t>loss</w:t>
      </w:r>
      <w:r w:rsidRPr="006B381F">
        <w:rPr>
          <w:rFonts w:ascii="Times New Roman" w:hAnsi="Times New Roman" w:cs="Times New Roman"/>
          <w:sz w:val="24"/>
          <w:szCs w:val="24"/>
        </w:rPr>
        <w:t xml:space="preserve"> </w:t>
      </w:r>
      <w:r w:rsidRPr="006B381F">
        <w:rPr>
          <w:rFonts w:ascii="Times New Roman" w:hAnsi="Times New Roman" w:cs="Times New Roman"/>
          <w:sz w:val="24"/>
          <w:szCs w:val="24"/>
        </w:rPr>
        <w:lastRenderedPageBreak/>
        <w:t>of trust in media, propagation of disinformation).</w:t>
      </w:r>
      <w:r w:rsidRPr="006B381F">
        <w:rPr>
          <w:rFonts w:ascii="Times New Roman" w:hAnsi="Times New Roman" w:cs="Times New Roman"/>
          <w:b/>
          <w:bCs/>
          <w:sz w:val="24"/>
          <w:szCs w:val="24"/>
        </w:rPr>
        <w:t xml:space="preserve"> </w:t>
      </w:r>
      <w:r w:rsidR="00637DF2" w:rsidRPr="00637DF2">
        <w:rPr>
          <w:rFonts w:ascii="Times New Roman" w:hAnsi="Times New Roman" w:cs="Times New Roman"/>
          <w:sz w:val="24"/>
          <w:szCs w:val="24"/>
        </w:rPr>
        <w:t>We are</w:t>
      </w:r>
      <w:r w:rsidR="00637DF2">
        <w:rPr>
          <w:rFonts w:ascii="Times New Roman" w:hAnsi="Times New Roman" w:cs="Times New Roman"/>
          <w:sz w:val="24"/>
          <w:szCs w:val="24"/>
        </w:rPr>
        <w:t xml:space="preserve"> aware of only one study </w:t>
      </w:r>
      <w:r w:rsidR="001D5D65">
        <w:rPr>
          <w:rFonts w:ascii="Times New Roman" w:hAnsi="Times New Roman" w:cs="Times New Roman"/>
          <w:sz w:val="24"/>
          <w:szCs w:val="24"/>
        </w:rPr>
        <w:t xml:space="preserve">that has </w:t>
      </w:r>
      <w:r w:rsidR="00637DF2">
        <w:rPr>
          <w:rFonts w:ascii="Times New Roman" w:hAnsi="Times New Roman" w:cs="Times New Roman"/>
          <w:sz w:val="24"/>
          <w:szCs w:val="24"/>
        </w:rPr>
        <w:t>examin</w:t>
      </w:r>
      <w:r w:rsidR="001D5D65">
        <w:rPr>
          <w:rFonts w:ascii="Times New Roman" w:hAnsi="Times New Roman" w:cs="Times New Roman"/>
          <w:sz w:val="24"/>
          <w:szCs w:val="24"/>
        </w:rPr>
        <w:t>ed</w:t>
      </w:r>
      <w:r w:rsidR="00637DF2">
        <w:rPr>
          <w:rFonts w:ascii="Times New Roman" w:hAnsi="Times New Roman" w:cs="Times New Roman"/>
          <w:sz w:val="24"/>
          <w:szCs w:val="24"/>
        </w:rPr>
        <w:t xml:space="preserve"> the relationship between Deepfake exposure and trust in media (</w:t>
      </w:r>
      <w:proofErr w:type="spellStart"/>
      <w:r w:rsidR="001D5D65" w:rsidRPr="001D5D65">
        <w:rPr>
          <w:rFonts w:ascii="Times New Roman" w:hAnsi="Times New Roman" w:cs="Times New Roman"/>
          <w:sz w:val="24"/>
          <w:szCs w:val="24"/>
        </w:rPr>
        <w:t>Vaccari</w:t>
      </w:r>
      <w:proofErr w:type="spellEnd"/>
      <w:r w:rsidR="001D5D65" w:rsidRPr="001D5D65">
        <w:rPr>
          <w:rFonts w:ascii="Times New Roman" w:hAnsi="Times New Roman" w:cs="Times New Roman"/>
          <w:sz w:val="24"/>
          <w:szCs w:val="24"/>
        </w:rPr>
        <w:t xml:space="preserve"> </w:t>
      </w:r>
      <w:r w:rsidR="001D5D65">
        <w:rPr>
          <w:rFonts w:ascii="Times New Roman" w:hAnsi="Times New Roman" w:cs="Times New Roman"/>
          <w:sz w:val="24"/>
          <w:szCs w:val="24"/>
        </w:rPr>
        <w:t xml:space="preserve">&amp; </w:t>
      </w:r>
      <w:r w:rsidR="001D5D65" w:rsidRPr="001D5D65">
        <w:rPr>
          <w:rFonts w:ascii="Times New Roman" w:hAnsi="Times New Roman" w:cs="Times New Roman"/>
          <w:sz w:val="24"/>
          <w:szCs w:val="24"/>
        </w:rPr>
        <w:t>Chadwick</w:t>
      </w:r>
      <w:r w:rsidR="001D5D65">
        <w:rPr>
          <w:rFonts w:ascii="Times New Roman" w:hAnsi="Times New Roman" w:cs="Times New Roman"/>
          <w:sz w:val="24"/>
          <w:szCs w:val="24"/>
        </w:rPr>
        <w:t xml:space="preserve">, </w:t>
      </w:r>
      <w:r w:rsidR="001D5D65" w:rsidRPr="001D5D65">
        <w:rPr>
          <w:rFonts w:ascii="Times New Roman" w:hAnsi="Times New Roman" w:cs="Times New Roman"/>
          <w:sz w:val="24"/>
          <w:szCs w:val="24"/>
        </w:rPr>
        <w:t>2020</w:t>
      </w:r>
      <w:r w:rsidR="00637DF2">
        <w:rPr>
          <w:rFonts w:ascii="Times New Roman" w:hAnsi="Times New Roman" w:cs="Times New Roman"/>
          <w:sz w:val="24"/>
          <w:szCs w:val="24"/>
        </w:rPr>
        <w:t>)</w:t>
      </w:r>
      <w:r w:rsidR="00DF2B9B">
        <w:rPr>
          <w:rFonts w:ascii="Times New Roman" w:hAnsi="Times New Roman" w:cs="Times New Roman"/>
          <w:sz w:val="24"/>
          <w:szCs w:val="24"/>
        </w:rPr>
        <w:t>, and as such,</w:t>
      </w:r>
      <w:r w:rsidR="001D5D65">
        <w:rPr>
          <w:rFonts w:ascii="Times New Roman" w:hAnsi="Times New Roman" w:cs="Times New Roman"/>
          <w:sz w:val="24"/>
          <w:szCs w:val="24"/>
        </w:rPr>
        <w:t xml:space="preserve"> </w:t>
      </w:r>
      <w:r w:rsidR="00DF2B9B">
        <w:rPr>
          <w:rFonts w:ascii="Times New Roman" w:hAnsi="Times New Roman" w:cs="Times New Roman"/>
          <w:sz w:val="24"/>
          <w:szCs w:val="24"/>
        </w:rPr>
        <w:t>t</w:t>
      </w:r>
      <w:r w:rsidR="001D5D65">
        <w:rPr>
          <w:rFonts w:ascii="Times New Roman" w:hAnsi="Times New Roman" w:cs="Times New Roman"/>
          <w:sz w:val="24"/>
          <w:szCs w:val="24"/>
        </w:rPr>
        <w:t xml:space="preserve">his is </w:t>
      </w:r>
      <w:r w:rsidR="00B07764">
        <w:rPr>
          <w:rFonts w:ascii="Times New Roman" w:hAnsi="Times New Roman" w:cs="Times New Roman"/>
          <w:sz w:val="24"/>
          <w:szCs w:val="24"/>
        </w:rPr>
        <w:t xml:space="preserve">yet </w:t>
      </w:r>
      <w:r w:rsidR="001D5D65">
        <w:rPr>
          <w:rFonts w:ascii="Times New Roman" w:hAnsi="Times New Roman" w:cs="Times New Roman"/>
          <w:sz w:val="24"/>
          <w:szCs w:val="24"/>
        </w:rPr>
        <w:t>another area waiting to be fully explored.</w:t>
      </w:r>
      <w:r w:rsidRPr="006B381F">
        <w:rPr>
          <w:rFonts w:ascii="Times New Roman" w:hAnsi="Times New Roman" w:cs="Times New Roman"/>
          <w:b/>
          <w:bCs/>
          <w:sz w:val="24"/>
          <w:szCs w:val="24"/>
        </w:rPr>
        <w:t xml:space="preserve"> </w:t>
      </w:r>
    </w:p>
    <w:p w14:paraId="6BA8AD68" w14:textId="631F5194" w:rsidR="006B381F" w:rsidRPr="00403E66" w:rsidRDefault="006B381F" w:rsidP="00403E66">
      <w:pPr>
        <w:spacing w:line="480" w:lineRule="auto"/>
        <w:ind w:firstLine="680"/>
        <w:rPr>
          <w:rFonts w:ascii="Times New Roman" w:hAnsi="Times New Roman" w:cs="Times New Roman"/>
          <w:sz w:val="24"/>
          <w:szCs w:val="24"/>
        </w:rPr>
      </w:pPr>
      <w:r w:rsidRPr="006B381F">
        <w:rPr>
          <w:rFonts w:ascii="Times New Roman" w:hAnsi="Times New Roman" w:cs="Times New Roman"/>
          <w:b/>
          <w:bCs/>
          <w:sz w:val="24"/>
          <w:szCs w:val="24"/>
        </w:rPr>
        <w:t xml:space="preserve">Detection. </w:t>
      </w:r>
      <w:r w:rsidRPr="006B381F">
        <w:rPr>
          <w:rFonts w:ascii="Times New Roman" w:hAnsi="Times New Roman" w:cs="Times New Roman"/>
          <w:sz w:val="24"/>
          <w:szCs w:val="24"/>
        </w:rPr>
        <w:t xml:space="preserve">Past work on detection has mainly focused on whether people can detect and how effective they do so relative to their AI counterparts. </w:t>
      </w:r>
      <w:r w:rsidR="005F39C7">
        <w:rPr>
          <w:rFonts w:ascii="Times New Roman" w:hAnsi="Times New Roman" w:cs="Times New Roman"/>
          <w:sz w:val="24"/>
          <w:szCs w:val="24"/>
        </w:rPr>
        <w:t xml:space="preserve">Also known as truth ‘discernment’ in the fake news literature, these metrics capture the overall accuracy of one’s judgements and gives insight into how much people ‘fall for Deepfakes’. </w:t>
      </w:r>
      <w:r w:rsidR="00B07764">
        <w:rPr>
          <w:rFonts w:ascii="Times New Roman" w:hAnsi="Times New Roman" w:cs="Times New Roman"/>
          <w:sz w:val="24"/>
          <w:szCs w:val="24"/>
        </w:rPr>
        <w:t xml:space="preserve">Notably, </w:t>
      </w:r>
      <w:r w:rsidR="0024116E">
        <w:rPr>
          <w:rFonts w:ascii="Times New Roman" w:hAnsi="Times New Roman" w:cs="Times New Roman"/>
          <w:sz w:val="24"/>
          <w:szCs w:val="24"/>
        </w:rPr>
        <w:t xml:space="preserve">many studies have </w:t>
      </w:r>
      <w:r w:rsidRPr="006B381F">
        <w:rPr>
          <w:rFonts w:ascii="Times New Roman" w:hAnsi="Times New Roman" w:cs="Times New Roman"/>
          <w:sz w:val="24"/>
          <w:szCs w:val="24"/>
        </w:rPr>
        <w:t xml:space="preserve">forewarned participants that they would encounter Deepfakes and </w:t>
      </w:r>
      <w:r w:rsidR="0024116E">
        <w:rPr>
          <w:rFonts w:ascii="Times New Roman" w:hAnsi="Times New Roman" w:cs="Times New Roman"/>
          <w:sz w:val="24"/>
          <w:szCs w:val="24"/>
        </w:rPr>
        <w:t xml:space="preserve">also </w:t>
      </w:r>
      <w:r w:rsidRPr="006B381F">
        <w:rPr>
          <w:rFonts w:ascii="Times New Roman" w:hAnsi="Times New Roman" w:cs="Times New Roman"/>
          <w:sz w:val="24"/>
          <w:szCs w:val="24"/>
        </w:rPr>
        <w:t xml:space="preserve">provided them with the opportunity and/or motivation to detect such content (e.g., absence of time pressure or competing task requirements, financial incentives and explicit requests to do their best).Yet, in everyday life, people are unlikely to be prepared for Deepfake exposure and will encounter them under sub-optimal conditions (e.g., without forewarning, with limited opportunities and motivation to detect). </w:t>
      </w:r>
      <w:r w:rsidR="0024116E">
        <w:rPr>
          <w:rFonts w:ascii="Times New Roman" w:hAnsi="Times New Roman" w:cs="Times New Roman"/>
          <w:sz w:val="24"/>
          <w:szCs w:val="24"/>
        </w:rPr>
        <w:t xml:space="preserve">We therefore recommend that </w:t>
      </w:r>
      <w:r w:rsidRPr="006B381F">
        <w:rPr>
          <w:rFonts w:ascii="Times New Roman" w:hAnsi="Times New Roman" w:cs="Times New Roman"/>
          <w:sz w:val="24"/>
          <w:szCs w:val="24"/>
        </w:rPr>
        <w:t xml:space="preserve">future work examine human detection abilities under more ecologically valid conditions and consider those properties of the sender, content, recipient, and context that </w:t>
      </w:r>
      <w:r w:rsidR="0024116E">
        <w:rPr>
          <w:rFonts w:ascii="Times New Roman" w:hAnsi="Times New Roman" w:cs="Times New Roman"/>
          <w:sz w:val="24"/>
          <w:szCs w:val="24"/>
        </w:rPr>
        <w:t xml:space="preserve">likely </w:t>
      </w:r>
      <w:r w:rsidRPr="006B381F">
        <w:rPr>
          <w:rFonts w:ascii="Times New Roman" w:hAnsi="Times New Roman" w:cs="Times New Roman"/>
          <w:sz w:val="24"/>
          <w:szCs w:val="24"/>
        </w:rPr>
        <w:t>moderate detection rates (</w:t>
      </w:r>
      <w:r w:rsidRPr="00784C96">
        <w:rPr>
          <w:rFonts w:ascii="Times New Roman" w:hAnsi="Times New Roman" w:cs="Times New Roman"/>
          <w:i/>
          <w:iCs/>
          <w:sz w:val="24"/>
          <w:szCs w:val="24"/>
        </w:rPr>
        <w:t>see below</w:t>
      </w:r>
      <w:r w:rsidRPr="006B381F">
        <w:rPr>
          <w:rFonts w:ascii="Times New Roman" w:hAnsi="Times New Roman" w:cs="Times New Roman"/>
          <w:sz w:val="24"/>
          <w:szCs w:val="24"/>
        </w:rPr>
        <w:t xml:space="preserve">). It could also move beyond </w:t>
      </w:r>
      <w:r w:rsidR="004B71B2">
        <w:rPr>
          <w:rFonts w:ascii="Times New Roman" w:hAnsi="Times New Roman" w:cs="Times New Roman"/>
          <w:sz w:val="24"/>
          <w:szCs w:val="24"/>
        </w:rPr>
        <w:t xml:space="preserve">a singular focus on </w:t>
      </w:r>
      <w:r w:rsidRPr="006B381F">
        <w:rPr>
          <w:rFonts w:ascii="Times New Roman" w:hAnsi="Times New Roman" w:cs="Times New Roman"/>
          <w:sz w:val="24"/>
          <w:szCs w:val="24"/>
        </w:rPr>
        <w:t xml:space="preserve">detection and consider </w:t>
      </w:r>
      <w:r w:rsidR="004B71B2">
        <w:rPr>
          <w:rFonts w:ascii="Times New Roman" w:hAnsi="Times New Roman" w:cs="Times New Roman"/>
          <w:sz w:val="24"/>
          <w:szCs w:val="24"/>
        </w:rPr>
        <w:t xml:space="preserve">whether </w:t>
      </w:r>
      <w:r w:rsidRPr="006B381F">
        <w:rPr>
          <w:rFonts w:ascii="Times New Roman" w:hAnsi="Times New Roman" w:cs="Times New Roman"/>
          <w:sz w:val="24"/>
          <w:szCs w:val="24"/>
        </w:rPr>
        <w:t xml:space="preserve">this factor </w:t>
      </w:r>
      <w:r w:rsidR="008C7B15">
        <w:rPr>
          <w:rFonts w:ascii="Times New Roman" w:hAnsi="Times New Roman" w:cs="Times New Roman"/>
          <w:sz w:val="24"/>
          <w:szCs w:val="24"/>
        </w:rPr>
        <w:t xml:space="preserve">actually </w:t>
      </w:r>
      <w:r w:rsidR="004B71B2">
        <w:rPr>
          <w:rFonts w:ascii="Times New Roman" w:hAnsi="Times New Roman" w:cs="Times New Roman"/>
          <w:sz w:val="24"/>
          <w:szCs w:val="24"/>
        </w:rPr>
        <w:t xml:space="preserve">serves to </w:t>
      </w:r>
      <w:r w:rsidRPr="006B381F">
        <w:rPr>
          <w:rFonts w:ascii="Times New Roman" w:hAnsi="Times New Roman" w:cs="Times New Roman"/>
          <w:sz w:val="24"/>
          <w:szCs w:val="24"/>
        </w:rPr>
        <w:t xml:space="preserve">protect </w:t>
      </w:r>
      <w:r w:rsidR="004B71B2">
        <w:rPr>
          <w:rFonts w:ascii="Times New Roman" w:hAnsi="Times New Roman" w:cs="Times New Roman"/>
          <w:sz w:val="24"/>
          <w:szCs w:val="24"/>
        </w:rPr>
        <w:t xml:space="preserve">the recipient from </w:t>
      </w:r>
      <w:r w:rsidRPr="006B381F">
        <w:rPr>
          <w:rFonts w:ascii="Times New Roman" w:hAnsi="Times New Roman" w:cs="Times New Roman"/>
          <w:sz w:val="24"/>
          <w:szCs w:val="24"/>
        </w:rPr>
        <w:t xml:space="preserve">a Deepfake’s influence. </w:t>
      </w:r>
      <w:r w:rsidR="00403E66">
        <w:rPr>
          <w:rFonts w:ascii="Times New Roman" w:hAnsi="Times New Roman" w:cs="Times New Roman"/>
          <w:sz w:val="24"/>
          <w:szCs w:val="24"/>
        </w:rPr>
        <w:t>Research on misinformation and fake news shows that people can accurately determine whether a headline is true or not, but that this awareness has little impact on their sharing intentions, both in political and COVID-19 contexts (</w:t>
      </w:r>
      <w:r w:rsidR="00403E66" w:rsidRPr="001C51D2">
        <w:rPr>
          <w:rFonts w:ascii="Times New Roman" w:hAnsi="Times New Roman" w:cs="Times New Roman"/>
          <w:sz w:val="24"/>
          <w:szCs w:val="24"/>
        </w:rPr>
        <w:t>Pennycook</w:t>
      </w:r>
      <w:r w:rsidR="001C51D2">
        <w:rPr>
          <w:rFonts w:ascii="Times New Roman" w:hAnsi="Times New Roman" w:cs="Times New Roman"/>
          <w:sz w:val="24"/>
          <w:szCs w:val="24"/>
        </w:rPr>
        <w:t>, Epstein,</w:t>
      </w:r>
      <w:r w:rsidR="00403E66" w:rsidRPr="001C51D2">
        <w:rPr>
          <w:rFonts w:ascii="Times New Roman" w:hAnsi="Times New Roman" w:cs="Times New Roman"/>
          <w:sz w:val="24"/>
          <w:szCs w:val="24"/>
        </w:rPr>
        <w:t xml:space="preserve"> et al., 2021</w:t>
      </w:r>
      <w:r w:rsidR="00403E66">
        <w:rPr>
          <w:rFonts w:ascii="Times New Roman" w:hAnsi="Times New Roman" w:cs="Times New Roman"/>
          <w:sz w:val="24"/>
          <w:szCs w:val="24"/>
        </w:rPr>
        <w:t xml:space="preserve">; </w:t>
      </w:r>
      <w:r w:rsidR="001C51D2">
        <w:rPr>
          <w:rFonts w:ascii="Times New Roman" w:hAnsi="Times New Roman" w:cs="Times New Roman"/>
          <w:sz w:val="24"/>
          <w:szCs w:val="24"/>
        </w:rPr>
        <w:t xml:space="preserve">Pennycook, </w:t>
      </w:r>
      <w:proofErr w:type="spellStart"/>
      <w:r w:rsidR="001C51D2">
        <w:rPr>
          <w:rFonts w:ascii="Times New Roman" w:hAnsi="Times New Roman" w:cs="Times New Roman"/>
          <w:sz w:val="24"/>
          <w:szCs w:val="24"/>
        </w:rPr>
        <w:t>McPhetres</w:t>
      </w:r>
      <w:proofErr w:type="spellEnd"/>
      <w:r w:rsidR="001C51D2">
        <w:rPr>
          <w:rFonts w:ascii="Times New Roman" w:hAnsi="Times New Roman" w:cs="Times New Roman"/>
          <w:sz w:val="24"/>
          <w:szCs w:val="24"/>
        </w:rPr>
        <w:t xml:space="preserve">, et al., </w:t>
      </w:r>
      <w:r w:rsidR="00403E66" w:rsidRPr="001C51D2">
        <w:rPr>
          <w:rFonts w:ascii="Times New Roman" w:hAnsi="Times New Roman" w:cs="Times New Roman"/>
          <w:sz w:val="24"/>
          <w:szCs w:val="24"/>
        </w:rPr>
        <w:t>2020</w:t>
      </w:r>
      <w:r w:rsidR="00403E66">
        <w:rPr>
          <w:rFonts w:ascii="Times New Roman" w:hAnsi="Times New Roman" w:cs="Times New Roman"/>
          <w:sz w:val="24"/>
          <w:szCs w:val="24"/>
        </w:rPr>
        <w:t xml:space="preserve">). Similarly, we </w:t>
      </w:r>
      <w:r w:rsidRPr="006B381F">
        <w:rPr>
          <w:rFonts w:ascii="Times New Roman" w:hAnsi="Times New Roman" w:cs="Times New Roman"/>
          <w:sz w:val="24"/>
          <w:szCs w:val="24"/>
        </w:rPr>
        <w:t xml:space="preserve">found that attitudes and intentions were biased by Deepfakes regardless of detection </w:t>
      </w:r>
      <w:r w:rsidR="00403E66">
        <w:rPr>
          <w:rFonts w:ascii="Times New Roman" w:hAnsi="Times New Roman" w:cs="Times New Roman"/>
          <w:sz w:val="24"/>
          <w:szCs w:val="24"/>
        </w:rPr>
        <w:t xml:space="preserve">(although see </w:t>
      </w:r>
      <w:proofErr w:type="spellStart"/>
      <w:r w:rsidRPr="006B381F">
        <w:rPr>
          <w:rFonts w:ascii="Times New Roman" w:hAnsi="Times New Roman" w:cs="Times New Roman"/>
          <w:sz w:val="24"/>
          <w:szCs w:val="24"/>
        </w:rPr>
        <w:t>Iacobucci</w:t>
      </w:r>
      <w:proofErr w:type="spellEnd"/>
      <w:r w:rsidRPr="006B381F">
        <w:rPr>
          <w:rFonts w:ascii="Times New Roman" w:hAnsi="Times New Roman" w:cs="Times New Roman"/>
          <w:sz w:val="24"/>
          <w:szCs w:val="24"/>
        </w:rPr>
        <w:t xml:space="preserve"> et al., 2021). </w:t>
      </w:r>
      <w:r w:rsidR="00B07764">
        <w:rPr>
          <w:rFonts w:ascii="Times New Roman" w:hAnsi="Times New Roman" w:cs="Times New Roman"/>
          <w:sz w:val="24"/>
          <w:szCs w:val="24"/>
        </w:rPr>
        <w:t>F</w:t>
      </w:r>
      <w:r w:rsidRPr="006B381F">
        <w:rPr>
          <w:rFonts w:ascii="Times New Roman" w:hAnsi="Times New Roman" w:cs="Times New Roman"/>
          <w:sz w:val="24"/>
          <w:szCs w:val="24"/>
        </w:rPr>
        <w:t xml:space="preserve">uture work could explicitly train participants to be either strong, moderate, and weak </w:t>
      </w:r>
      <w:r w:rsidR="00B07764">
        <w:rPr>
          <w:rFonts w:ascii="Times New Roman" w:hAnsi="Times New Roman" w:cs="Times New Roman"/>
          <w:sz w:val="24"/>
          <w:szCs w:val="24"/>
        </w:rPr>
        <w:t xml:space="preserve">Deepfake </w:t>
      </w:r>
      <w:r w:rsidRPr="006B381F">
        <w:rPr>
          <w:rFonts w:ascii="Times New Roman" w:hAnsi="Times New Roman" w:cs="Times New Roman"/>
          <w:sz w:val="24"/>
          <w:szCs w:val="24"/>
        </w:rPr>
        <w:t xml:space="preserve">detectors, then at a later date, expose them to a Deepfake, and examine if training serves to buffer </w:t>
      </w:r>
      <w:r w:rsidR="00B07764">
        <w:rPr>
          <w:rFonts w:ascii="Times New Roman" w:hAnsi="Times New Roman" w:cs="Times New Roman"/>
          <w:sz w:val="24"/>
          <w:szCs w:val="24"/>
        </w:rPr>
        <w:t xml:space="preserve">its </w:t>
      </w:r>
      <w:r w:rsidRPr="006B381F">
        <w:rPr>
          <w:rFonts w:ascii="Times New Roman" w:hAnsi="Times New Roman" w:cs="Times New Roman"/>
          <w:sz w:val="24"/>
          <w:szCs w:val="24"/>
        </w:rPr>
        <w:t xml:space="preserve">impact on the psychological dimension of interest. </w:t>
      </w:r>
      <w:r w:rsidR="00403E66">
        <w:rPr>
          <w:rFonts w:ascii="Times New Roman" w:hAnsi="Times New Roman" w:cs="Times New Roman"/>
          <w:sz w:val="24"/>
          <w:szCs w:val="24"/>
        </w:rPr>
        <w:t xml:space="preserve">Alternatively, participants could be </w:t>
      </w:r>
      <w:r w:rsidR="00461464">
        <w:rPr>
          <w:rFonts w:ascii="Times New Roman" w:hAnsi="Times New Roman" w:cs="Times New Roman"/>
          <w:sz w:val="24"/>
          <w:szCs w:val="24"/>
        </w:rPr>
        <w:t xml:space="preserve">exposed to a series of Deepfake and authentic videos, and </w:t>
      </w:r>
      <w:r w:rsidR="00403E66">
        <w:rPr>
          <w:rFonts w:ascii="Times New Roman" w:hAnsi="Times New Roman" w:cs="Times New Roman"/>
          <w:sz w:val="24"/>
          <w:szCs w:val="24"/>
        </w:rPr>
        <w:lastRenderedPageBreak/>
        <w:t xml:space="preserve">asked to rate the perceived accuracy of </w:t>
      </w:r>
      <w:r w:rsidR="00461464">
        <w:rPr>
          <w:rFonts w:ascii="Times New Roman" w:hAnsi="Times New Roman" w:cs="Times New Roman"/>
          <w:sz w:val="24"/>
          <w:szCs w:val="24"/>
        </w:rPr>
        <w:t xml:space="preserve">each video immediately before deciding whether they would share that video on social media. </w:t>
      </w:r>
    </w:p>
    <w:p w14:paraId="0CD07C10" w14:textId="2F04CD73" w:rsidR="009E7252" w:rsidRDefault="006B381F" w:rsidP="00B57840">
      <w:pPr>
        <w:spacing w:line="480" w:lineRule="auto"/>
        <w:ind w:firstLine="680"/>
        <w:rPr>
          <w:rFonts w:ascii="Times New Roman" w:hAnsi="Times New Roman" w:cs="Times New Roman"/>
          <w:sz w:val="24"/>
          <w:szCs w:val="24"/>
        </w:rPr>
      </w:pPr>
      <w:r w:rsidRPr="006B381F">
        <w:rPr>
          <w:rFonts w:ascii="Times New Roman" w:hAnsi="Times New Roman" w:cs="Times New Roman"/>
          <w:b/>
          <w:bCs/>
          <w:sz w:val="24"/>
          <w:szCs w:val="24"/>
        </w:rPr>
        <w:t xml:space="preserve">Mitigation. </w:t>
      </w:r>
      <w:r w:rsidRPr="006B381F">
        <w:rPr>
          <w:rFonts w:ascii="Times New Roman" w:hAnsi="Times New Roman" w:cs="Times New Roman"/>
          <w:sz w:val="24"/>
          <w:szCs w:val="24"/>
        </w:rPr>
        <w:t xml:space="preserve">If Deepfakes do exert a strong </w:t>
      </w:r>
      <w:r w:rsidR="00B57840">
        <w:rPr>
          <w:rFonts w:ascii="Times New Roman" w:hAnsi="Times New Roman" w:cs="Times New Roman"/>
          <w:sz w:val="24"/>
          <w:szCs w:val="24"/>
        </w:rPr>
        <w:t xml:space="preserve">psychological </w:t>
      </w:r>
      <w:r w:rsidRPr="006B381F">
        <w:rPr>
          <w:rFonts w:ascii="Times New Roman" w:hAnsi="Times New Roman" w:cs="Times New Roman"/>
          <w:sz w:val="24"/>
          <w:szCs w:val="24"/>
        </w:rPr>
        <w:t xml:space="preserve">influence </w:t>
      </w:r>
      <w:r w:rsidR="00B57840">
        <w:rPr>
          <w:rFonts w:ascii="Times New Roman" w:hAnsi="Times New Roman" w:cs="Times New Roman"/>
          <w:sz w:val="24"/>
          <w:szCs w:val="24"/>
        </w:rPr>
        <w:t xml:space="preserve">on the recipient </w:t>
      </w:r>
      <w:r w:rsidRPr="006B381F">
        <w:rPr>
          <w:rFonts w:ascii="Times New Roman" w:hAnsi="Times New Roman" w:cs="Times New Roman"/>
          <w:sz w:val="24"/>
          <w:szCs w:val="24"/>
        </w:rPr>
        <w:t xml:space="preserve">then interventions will be needed that mitigate against that impact. </w:t>
      </w:r>
      <w:r w:rsidR="009E7252">
        <w:rPr>
          <w:rFonts w:ascii="Times New Roman" w:hAnsi="Times New Roman" w:cs="Times New Roman"/>
          <w:sz w:val="24"/>
          <w:szCs w:val="24"/>
        </w:rPr>
        <w:t xml:space="preserve">This line of work </w:t>
      </w:r>
      <w:r w:rsidR="00B57840" w:rsidRPr="006B381F">
        <w:rPr>
          <w:rFonts w:ascii="Times New Roman" w:hAnsi="Times New Roman" w:cs="Times New Roman"/>
          <w:sz w:val="24"/>
          <w:szCs w:val="24"/>
        </w:rPr>
        <w:t xml:space="preserve">could draw on techniques </w:t>
      </w:r>
      <w:r w:rsidR="008C7B15">
        <w:rPr>
          <w:rFonts w:ascii="Times New Roman" w:hAnsi="Times New Roman" w:cs="Times New Roman"/>
          <w:sz w:val="24"/>
          <w:szCs w:val="24"/>
        </w:rPr>
        <w:t xml:space="preserve">that are proving useful in </w:t>
      </w:r>
      <w:r w:rsidR="009E7252">
        <w:rPr>
          <w:rFonts w:ascii="Times New Roman" w:hAnsi="Times New Roman" w:cs="Times New Roman"/>
          <w:sz w:val="24"/>
          <w:szCs w:val="24"/>
        </w:rPr>
        <w:t>combat</w:t>
      </w:r>
      <w:r w:rsidR="008C7B15">
        <w:rPr>
          <w:rFonts w:ascii="Times New Roman" w:hAnsi="Times New Roman" w:cs="Times New Roman"/>
          <w:sz w:val="24"/>
          <w:szCs w:val="24"/>
        </w:rPr>
        <w:t>ting</w:t>
      </w:r>
      <w:r w:rsidR="009E7252">
        <w:rPr>
          <w:rFonts w:ascii="Times New Roman" w:hAnsi="Times New Roman" w:cs="Times New Roman"/>
          <w:sz w:val="24"/>
          <w:szCs w:val="24"/>
        </w:rPr>
        <w:t xml:space="preserve"> </w:t>
      </w:r>
      <w:r w:rsidR="00B57840" w:rsidRPr="006B381F">
        <w:rPr>
          <w:rFonts w:ascii="Times New Roman" w:hAnsi="Times New Roman" w:cs="Times New Roman"/>
          <w:sz w:val="24"/>
          <w:szCs w:val="24"/>
        </w:rPr>
        <w:t>misinformation and fake news (</w:t>
      </w:r>
      <w:r w:rsidR="008C7B15">
        <w:rPr>
          <w:rFonts w:ascii="Times New Roman" w:hAnsi="Times New Roman" w:cs="Times New Roman"/>
          <w:sz w:val="24"/>
          <w:szCs w:val="24"/>
        </w:rPr>
        <w:t xml:space="preserve">see </w:t>
      </w:r>
      <w:r w:rsidR="00B57840" w:rsidRPr="00E41AF3">
        <w:rPr>
          <w:rFonts w:ascii="Times New Roman" w:hAnsi="Times New Roman" w:cs="Times New Roman"/>
          <w:sz w:val="24"/>
          <w:szCs w:val="24"/>
        </w:rPr>
        <w:t xml:space="preserve">Pennycook </w:t>
      </w:r>
      <w:r w:rsidR="003E07AD" w:rsidRPr="00E41AF3">
        <w:rPr>
          <w:rFonts w:ascii="Times New Roman" w:hAnsi="Times New Roman" w:cs="Times New Roman"/>
          <w:sz w:val="24"/>
          <w:szCs w:val="24"/>
        </w:rPr>
        <w:t xml:space="preserve">&amp; Rand, </w:t>
      </w:r>
      <w:r w:rsidR="00B57840" w:rsidRPr="00E41AF3">
        <w:rPr>
          <w:rFonts w:ascii="Times New Roman" w:hAnsi="Times New Roman" w:cs="Times New Roman"/>
          <w:sz w:val="24"/>
          <w:szCs w:val="24"/>
        </w:rPr>
        <w:t>2021</w:t>
      </w:r>
      <w:r w:rsidR="00B57840">
        <w:rPr>
          <w:rFonts w:ascii="Times New Roman" w:hAnsi="Times New Roman" w:cs="Times New Roman"/>
          <w:sz w:val="24"/>
          <w:szCs w:val="24"/>
        </w:rPr>
        <w:t xml:space="preserve">; </w:t>
      </w:r>
      <w:r w:rsidR="00B57840" w:rsidRPr="00E41AF3">
        <w:rPr>
          <w:rFonts w:ascii="Times New Roman" w:hAnsi="Times New Roman" w:cs="Times New Roman"/>
          <w:sz w:val="24"/>
          <w:szCs w:val="24"/>
        </w:rPr>
        <w:t>van der Linden, 2022</w:t>
      </w:r>
      <w:r w:rsidR="00B57840" w:rsidRPr="006B381F">
        <w:rPr>
          <w:rFonts w:ascii="Times New Roman" w:hAnsi="Times New Roman" w:cs="Times New Roman"/>
          <w:sz w:val="24"/>
          <w:szCs w:val="24"/>
        </w:rPr>
        <w:t>)</w:t>
      </w:r>
      <w:r w:rsidR="009E7252">
        <w:rPr>
          <w:rFonts w:ascii="Times New Roman" w:hAnsi="Times New Roman" w:cs="Times New Roman"/>
          <w:sz w:val="24"/>
          <w:szCs w:val="24"/>
        </w:rPr>
        <w:t xml:space="preserve">. </w:t>
      </w:r>
    </w:p>
    <w:p w14:paraId="017E33AF" w14:textId="19255A7C" w:rsidR="00B57840" w:rsidRDefault="00B57840" w:rsidP="009E7252">
      <w:pPr>
        <w:spacing w:line="480" w:lineRule="auto"/>
        <w:ind w:firstLine="680"/>
        <w:rPr>
          <w:rFonts w:ascii="Times New Roman" w:hAnsi="Times New Roman" w:cs="Times New Roman"/>
          <w:sz w:val="24"/>
          <w:szCs w:val="24"/>
        </w:rPr>
      </w:pPr>
      <w:r w:rsidRPr="006B381F">
        <w:rPr>
          <w:rFonts w:ascii="Times New Roman" w:hAnsi="Times New Roman" w:cs="Times New Roman"/>
          <w:sz w:val="24"/>
          <w:szCs w:val="24"/>
        </w:rPr>
        <w:t xml:space="preserve">Such interventions can </w:t>
      </w:r>
      <w:r>
        <w:rPr>
          <w:rFonts w:ascii="Times New Roman" w:hAnsi="Times New Roman" w:cs="Times New Roman"/>
          <w:sz w:val="24"/>
          <w:szCs w:val="24"/>
        </w:rPr>
        <w:t xml:space="preserve">broadly </w:t>
      </w:r>
      <w:r w:rsidRPr="006B381F">
        <w:rPr>
          <w:rFonts w:ascii="Times New Roman" w:hAnsi="Times New Roman" w:cs="Times New Roman"/>
          <w:sz w:val="24"/>
          <w:szCs w:val="24"/>
        </w:rPr>
        <w:t xml:space="preserve">be classified into three </w:t>
      </w:r>
      <w:r>
        <w:rPr>
          <w:rFonts w:ascii="Times New Roman" w:hAnsi="Times New Roman" w:cs="Times New Roman"/>
          <w:sz w:val="24"/>
          <w:szCs w:val="24"/>
        </w:rPr>
        <w:t xml:space="preserve">distinct </w:t>
      </w:r>
      <w:r w:rsidRPr="006B381F">
        <w:rPr>
          <w:rFonts w:ascii="Times New Roman" w:hAnsi="Times New Roman" w:cs="Times New Roman"/>
          <w:sz w:val="24"/>
          <w:szCs w:val="24"/>
        </w:rPr>
        <w:t xml:space="preserve">categories: those that are </w:t>
      </w:r>
      <w:r>
        <w:rPr>
          <w:rFonts w:ascii="Times New Roman" w:hAnsi="Times New Roman" w:cs="Times New Roman"/>
          <w:sz w:val="24"/>
          <w:szCs w:val="24"/>
        </w:rPr>
        <w:t>delivered before</w:t>
      </w:r>
      <w:r w:rsidRPr="006B381F">
        <w:rPr>
          <w:rFonts w:ascii="Times New Roman" w:hAnsi="Times New Roman" w:cs="Times New Roman"/>
          <w:sz w:val="24"/>
          <w:szCs w:val="24"/>
        </w:rPr>
        <w:t xml:space="preserve">, during, or after one has come into contact with the Deepfake. For instance, participants could be ‘inoculated’ with a cognitive or motivational intervention before being exposed to a Deepfake. Such inoculations </w:t>
      </w:r>
      <w:r w:rsidR="002C57F3">
        <w:rPr>
          <w:rFonts w:ascii="Times New Roman" w:hAnsi="Times New Roman" w:cs="Times New Roman"/>
          <w:sz w:val="24"/>
          <w:szCs w:val="24"/>
        </w:rPr>
        <w:t xml:space="preserve">or ‘pre-bunking’ </w:t>
      </w:r>
      <w:r w:rsidRPr="006B381F">
        <w:rPr>
          <w:rFonts w:ascii="Times New Roman" w:hAnsi="Times New Roman" w:cs="Times New Roman"/>
          <w:sz w:val="24"/>
          <w:szCs w:val="24"/>
        </w:rPr>
        <w:t>may take the form of media literacy</w:t>
      </w:r>
      <w:r w:rsidR="002C57F3">
        <w:rPr>
          <w:rFonts w:ascii="Times New Roman" w:hAnsi="Times New Roman" w:cs="Times New Roman"/>
          <w:sz w:val="24"/>
          <w:szCs w:val="24"/>
        </w:rPr>
        <w:t xml:space="preserve"> interventions</w:t>
      </w:r>
      <w:r w:rsidRPr="006B381F">
        <w:rPr>
          <w:rFonts w:ascii="Times New Roman" w:hAnsi="Times New Roman" w:cs="Times New Roman"/>
          <w:sz w:val="24"/>
          <w:szCs w:val="24"/>
        </w:rPr>
        <w:t xml:space="preserve"> </w:t>
      </w:r>
      <w:r w:rsidR="002C57F3">
        <w:rPr>
          <w:rFonts w:ascii="Times New Roman" w:hAnsi="Times New Roman" w:cs="Times New Roman"/>
          <w:sz w:val="24"/>
          <w:szCs w:val="24"/>
        </w:rPr>
        <w:t xml:space="preserve">or </w:t>
      </w:r>
      <w:r w:rsidR="002C57F3" w:rsidRPr="006B381F">
        <w:rPr>
          <w:rFonts w:ascii="Times New Roman" w:hAnsi="Times New Roman" w:cs="Times New Roman"/>
          <w:sz w:val="24"/>
          <w:szCs w:val="24"/>
        </w:rPr>
        <w:t xml:space="preserve">training </w:t>
      </w:r>
      <w:r w:rsidR="002C57F3">
        <w:rPr>
          <w:rFonts w:ascii="Times New Roman" w:hAnsi="Times New Roman" w:cs="Times New Roman"/>
          <w:sz w:val="24"/>
          <w:szCs w:val="24"/>
        </w:rPr>
        <w:t xml:space="preserve">in </w:t>
      </w:r>
      <w:r w:rsidRPr="006B381F">
        <w:rPr>
          <w:rFonts w:ascii="Times New Roman" w:hAnsi="Times New Roman" w:cs="Times New Roman"/>
          <w:sz w:val="24"/>
          <w:szCs w:val="24"/>
        </w:rPr>
        <w:t xml:space="preserve">how to detect and reject the influence of Deepfakes. </w:t>
      </w:r>
      <w:r>
        <w:rPr>
          <w:rFonts w:ascii="Times New Roman" w:hAnsi="Times New Roman" w:cs="Times New Roman"/>
          <w:sz w:val="24"/>
          <w:szCs w:val="24"/>
        </w:rPr>
        <w:t xml:space="preserve">Early </w:t>
      </w:r>
      <w:r w:rsidRPr="006B381F">
        <w:rPr>
          <w:rFonts w:ascii="Times New Roman" w:hAnsi="Times New Roman" w:cs="Times New Roman"/>
          <w:sz w:val="24"/>
          <w:szCs w:val="24"/>
        </w:rPr>
        <w:t xml:space="preserve">work </w:t>
      </w:r>
      <w:r>
        <w:rPr>
          <w:rFonts w:ascii="Times New Roman" w:hAnsi="Times New Roman" w:cs="Times New Roman"/>
          <w:sz w:val="24"/>
          <w:szCs w:val="24"/>
        </w:rPr>
        <w:t xml:space="preserve">suggests </w:t>
      </w:r>
      <w:r w:rsidRPr="006B381F">
        <w:rPr>
          <w:rFonts w:ascii="Times New Roman" w:hAnsi="Times New Roman" w:cs="Times New Roman"/>
          <w:sz w:val="24"/>
          <w:szCs w:val="24"/>
        </w:rPr>
        <w:t xml:space="preserve">that </w:t>
      </w:r>
      <w:r w:rsidR="00C42ECE">
        <w:rPr>
          <w:rFonts w:ascii="Times New Roman" w:hAnsi="Times New Roman" w:cs="Times New Roman"/>
          <w:sz w:val="24"/>
          <w:szCs w:val="24"/>
        </w:rPr>
        <w:t xml:space="preserve">low-cost, ‘light touch’ interventions designed to improve people’s underlying knowledge and skills </w:t>
      </w:r>
      <w:r w:rsidRPr="006B381F">
        <w:rPr>
          <w:rFonts w:ascii="Times New Roman" w:hAnsi="Times New Roman" w:cs="Times New Roman"/>
          <w:sz w:val="24"/>
          <w:szCs w:val="24"/>
        </w:rPr>
        <w:t>may hold promise (</w:t>
      </w:r>
      <w:r w:rsidR="00C42ECE">
        <w:rPr>
          <w:rFonts w:ascii="Times New Roman" w:hAnsi="Times New Roman" w:cs="Times New Roman"/>
          <w:sz w:val="24"/>
          <w:szCs w:val="24"/>
        </w:rPr>
        <w:t xml:space="preserve">e.g., media and Deepfake literacy approaches; </w:t>
      </w:r>
      <w:r w:rsidR="002C57F3" w:rsidRPr="002C57F3">
        <w:rPr>
          <w:rFonts w:ascii="Times New Roman" w:hAnsi="Times New Roman" w:cs="Times New Roman"/>
          <w:sz w:val="24"/>
          <w:szCs w:val="24"/>
        </w:rPr>
        <w:t>Hwang et al.</w:t>
      </w:r>
      <w:r w:rsidR="002C57F3">
        <w:rPr>
          <w:rFonts w:ascii="Times New Roman" w:hAnsi="Times New Roman" w:cs="Times New Roman"/>
          <w:sz w:val="24"/>
          <w:szCs w:val="24"/>
        </w:rPr>
        <w:t xml:space="preserve">, </w:t>
      </w:r>
      <w:r w:rsidR="002C57F3" w:rsidRPr="002C57F3">
        <w:rPr>
          <w:rFonts w:ascii="Times New Roman" w:hAnsi="Times New Roman" w:cs="Times New Roman"/>
          <w:sz w:val="24"/>
          <w:szCs w:val="24"/>
        </w:rPr>
        <w:t>2021</w:t>
      </w:r>
      <w:r w:rsidR="002C57F3">
        <w:rPr>
          <w:rFonts w:ascii="Times New Roman" w:hAnsi="Times New Roman" w:cs="Times New Roman"/>
          <w:sz w:val="24"/>
          <w:szCs w:val="24"/>
        </w:rPr>
        <w:t>;</w:t>
      </w:r>
      <w:r w:rsidR="002C57F3" w:rsidRPr="002C57F3">
        <w:rPr>
          <w:rFonts w:ascii="Times New Roman" w:hAnsi="Times New Roman" w:cs="Times New Roman"/>
          <w:sz w:val="24"/>
          <w:szCs w:val="24"/>
        </w:rPr>
        <w:t xml:space="preserve"> </w:t>
      </w:r>
      <w:proofErr w:type="spellStart"/>
      <w:r w:rsidR="002C57F3" w:rsidRPr="002C57F3">
        <w:rPr>
          <w:rFonts w:ascii="Times New Roman" w:hAnsi="Times New Roman" w:cs="Times New Roman"/>
          <w:sz w:val="24"/>
          <w:szCs w:val="24"/>
        </w:rPr>
        <w:t>Iacobucci</w:t>
      </w:r>
      <w:proofErr w:type="spellEnd"/>
      <w:r w:rsidR="002C57F3" w:rsidRPr="002C57F3">
        <w:rPr>
          <w:rFonts w:ascii="Times New Roman" w:hAnsi="Times New Roman" w:cs="Times New Roman"/>
          <w:sz w:val="24"/>
          <w:szCs w:val="24"/>
        </w:rPr>
        <w:t xml:space="preserve"> et al.</w:t>
      </w:r>
      <w:r w:rsidR="002C57F3">
        <w:rPr>
          <w:rFonts w:ascii="Times New Roman" w:hAnsi="Times New Roman" w:cs="Times New Roman"/>
          <w:sz w:val="24"/>
          <w:szCs w:val="24"/>
        </w:rPr>
        <w:t xml:space="preserve">, </w:t>
      </w:r>
      <w:r w:rsidR="002C57F3" w:rsidRPr="002C57F3">
        <w:rPr>
          <w:rFonts w:ascii="Times New Roman" w:hAnsi="Times New Roman" w:cs="Times New Roman"/>
          <w:sz w:val="24"/>
          <w:szCs w:val="24"/>
        </w:rPr>
        <w:t>2021</w:t>
      </w:r>
      <w:r w:rsidRPr="006B381F">
        <w:rPr>
          <w:rFonts w:ascii="Times New Roman" w:hAnsi="Times New Roman" w:cs="Times New Roman"/>
          <w:sz w:val="24"/>
          <w:szCs w:val="24"/>
        </w:rPr>
        <w:t>)</w:t>
      </w:r>
      <w:r w:rsidR="00C42ECE">
        <w:rPr>
          <w:rFonts w:ascii="Times New Roman" w:hAnsi="Times New Roman" w:cs="Times New Roman"/>
          <w:sz w:val="24"/>
          <w:szCs w:val="24"/>
        </w:rPr>
        <w:t>.</w:t>
      </w:r>
      <w:r w:rsidR="002C57F3">
        <w:rPr>
          <w:rFonts w:ascii="Times New Roman" w:hAnsi="Times New Roman" w:cs="Times New Roman"/>
          <w:sz w:val="24"/>
          <w:szCs w:val="24"/>
        </w:rPr>
        <w:t xml:space="preserve"> </w:t>
      </w:r>
      <w:r w:rsidR="00C42ECE">
        <w:rPr>
          <w:rFonts w:ascii="Times New Roman" w:hAnsi="Times New Roman" w:cs="Times New Roman"/>
          <w:sz w:val="24"/>
          <w:szCs w:val="24"/>
        </w:rPr>
        <w:t xml:space="preserve">Similar methods such as fact-checking or </w:t>
      </w:r>
      <w:r w:rsidR="002C57F3">
        <w:rPr>
          <w:rFonts w:ascii="Times New Roman" w:hAnsi="Times New Roman" w:cs="Times New Roman"/>
          <w:sz w:val="24"/>
          <w:szCs w:val="24"/>
        </w:rPr>
        <w:t xml:space="preserve">interactive training like the ‘Bad News Game’ </w:t>
      </w:r>
      <w:r w:rsidR="00C42ECE">
        <w:rPr>
          <w:rFonts w:ascii="Times New Roman" w:hAnsi="Times New Roman" w:cs="Times New Roman"/>
          <w:sz w:val="24"/>
          <w:szCs w:val="24"/>
        </w:rPr>
        <w:t xml:space="preserve">- </w:t>
      </w:r>
      <w:r w:rsidR="002C57F3">
        <w:rPr>
          <w:rFonts w:ascii="Times New Roman" w:hAnsi="Times New Roman" w:cs="Times New Roman"/>
          <w:sz w:val="24"/>
          <w:szCs w:val="24"/>
        </w:rPr>
        <w:t xml:space="preserve">effective in the context of fake news </w:t>
      </w:r>
      <w:r w:rsidR="00C42ECE">
        <w:rPr>
          <w:rFonts w:ascii="Times New Roman" w:hAnsi="Times New Roman" w:cs="Times New Roman"/>
          <w:sz w:val="24"/>
          <w:szCs w:val="24"/>
        </w:rPr>
        <w:t xml:space="preserve">- </w:t>
      </w:r>
      <w:r w:rsidR="002C57F3">
        <w:rPr>
          <w:rFonts w:ascii="Times New Roman" w:hAnsi="Times New Roman" w:cs="Times New Roman"/>
          <w:sz w:val="24"/>
          <w:szCs w:val="24"/>
        </w:rPr>
        <w:t xml:space="preserve">could be modified </w:t>
      </w:r>
      <w:r w:rsidR="008C7B15">
        <w:rPr>
          <w:rFonts w:ascii="Times New Roman" w:hAnsi="Times New Roman" w:cs="Times New Roman"/>
          <w:sz w:val="24"/>
          <w:szCs w:val="24"/>
        </w:rPr>
        <w:t xml:space="preserve">to tackle </w:t>
      </w:r>
      <w:r w:rsidR="00C42ECE">
        <w:rPr>
          <w:rFonts w:ascii="Times New Roman" w:hAnsi="Times New Roman" w:cs="Times New Roman"/>
          <w:sz w:val="24"/>
          <w:szCs w:val="24"/>
        </w:rPr>
        <w:t>Deepfak</w:t>
      </w:r>
      <w:r w:rsidR="009E7252">
        <w:rPr>
          <w:rFonts w:ascii="Times New Roman" w:hAnsi="Times New Roman" w:cs="Times New Roman"/>
          <w:sz w:val="24"/>
          <w:szCs w:val="24"/>
        </w:rPr>
        <w:t xml:space="preserve">es </w:t>
      </w:r>
      <w:r w:rsidR="00C42ECE">
        <w:rPr>
          <w:rFonts w:ascii="Times New Roman" w:hAnsi="Times New Roman" w:cs="Times New Roman"/>
          <w:sz w:val="24"/>
          <w:szCs w:val="24"/>
        </w:rPr>
        <w:t>(</w:t>
      </w:r>
      <w:proofErr w:type="spellStart"/>
      <w:r w:rsidR="00C42ECE" w:rsidRPr="00BD385F">
        <w:rPr>
          <w:rFonts w:ascii="Times New Roman" w:hAnsi="Times New Roman" w:cs="Times New Roman"/>
          <w:sz w:val="24"/>
          <w:szCs w:val="24"/>
        </w:rPr>
        <w:t>Roozenbeek</w:t>
      </w:r>
      <w:proofErr w:type="spellEnd"/>
      <w:r w:rsidR="00C42ECE" w:rsidRPr="00BD385F">
        <w:rPr>
          <w:rFonts w:ascii="Times New Roman" w:hAnsi="Times New Roman" w:cs="Times New Roman"/>
          <w:sz w:val="24"/>
          <w:szCs w:val="24"/>
        </w:rPr>
        <w:t xml:space="preserve"> &amp; van der Linden, 2019</w:t>
      </w:r>
      <w:r w:rsidR="00C42ECE">
        <w:rPr>
          <w:rFonts w:ascii="Times New Roman" w:hAnsi="Times New Roman" w:cs="Times New Roman"/>
          <w:sz w:val="24"/>
          <w:szCs w:val="24"/>
        </w:rPr>
        <w:t xml:space="preserve">). </w:t>
      </w:r>
    </w:p>
    <w:p w14:paraId="51DEEDB2" w14:textId="1CC234BC" w:rsidR="006B381F" w:rsidRDefault="00B56765" w:rsidP="006B381F">
      <w:pPr>
        <w:spacing w:line="480" w:lineRule="auto"/>
        <w:ind w:firstLine="680"/>
        <w:rPr>
          <w:rFonts w:ascii="Times New Roman" w:hAnsi="Times New Roman" w:cs="Times New Roman"/>
          <w:sz w:val="24"/>
          <w:szCs w:val="24"/>
        </w:rPr>
      </w:pPr>
      <w:r w:rsidRPr="006B381F">
        <w:rPr>
          <w:rFonts w:ascii="Times New Roman" w:hAnsi="Times New Roman" w:cs="Times New Roman"/>
          <w:sz w:val="24"/>
          <w:szCs w:val="24"/>
        </w:rPr>
        <w:t xml:space="preserve">Others could </w:t>
      </w:r>
      <w:r>
        <w:rPr>
          <w:rFonts w:ascii="Times New Roman" w:hAnsi="Times New Roman" w:cs="Times New Roman"/>
          <w:sz w:val="24"/>
          <w:szCs w:val="24"/>
        </w:rPr>
        <w:t xml:space="preserve">examine </w:t>
      </w:r>
      <w:r w:rsidR="008C7B15">
        <w:rPr>
          <w:rFonts w:ascii="Times New Roman" w:hAnsi="Times New Roman" w:cs="Times New Roman"/>
          <w:sz w:val="24"/>
          <w:szCs w:val="24"/>
        </w:rPr>
        <w:t xml:space="preserve">the effectiveness of </w:t>
      </w:r>
      <w:r>
        <w:rPr>
          <w:rFonts w:ascii="Times New Roman" w:hAnsi="Times New Roman" w:cs="Times New Roman"/>
          <w:sz w:val="24"/>
          <w:szCs w:val="24"/>
        </w:rPr>
        <w:t xml:space="preserve">interventions </w:t>
      </w:r>
      <w:r w:rsidR="008C7B15">
        <w:rPr>
          <w:rFonts w:ascii="Times New Roman" w:hAnsi="Times New Roman" w:cs="Times New Roman"/>
          <w:sz w:val="24"/>
          <w:szCs w:val="24"/>
        </w:rPr>
        <w:t xml:space="preserve">delivered </w:t>
      </w:r>
      <w:r>
        <w:rPr>
          <w:rFonts w:ascii="Times New Roman" w:hAnsi="Times New Roman" w:cs="Times New Roman"/>
          <w:sz w:val="24"/>
          <w:szCs w:val="24"/>
        </w:rPr>
        <w:t>along</w:t>
      </w:r>
      <w:r w:rsidR="00294B2B">
        <w:rPr>
          <w:rFonts w:ascii="Times New Roman" w:hAnsi="Times New Roman" w:cs="Times New Roman"/>
          <w:sz w:val="24"/>
          <w:szCs w:val="24"/>
        </w:rPr>
        <w:t xml:space="preserve">side </w:t>
      </w:r>
      <w:r>
        <w:rPr>
          <w:rFonts w:ascii="Times New Roman" w:hAnsi="Times New Roman" w:cs="Times New Roman"/>
          <w:sz w:val="24"/>
          <w:szCs w:val="24"/>
        </w:rPr>
        <w:t xml:space="preserve">the Deepfake. </w:t>
      </w:r>
      <w:r w:rsidR="00AC08E5">
        <w:rPr>
          <w:rFonts w:ascii="Times New Roman" w:hAnsi="Times New Roman" w:cs="Times New Roman"/>
          <w:sz w:val="24"/>
          <w:szCs w:val="24"/>
        </w:rPr>
        <w:t xml:space="preserve">This could take the form of a simple authenticity prompt wherein participants rate the authenticity of a video </w:t>
      </w:r>
      <w:r w:rsidR="003E07AD">
        <w:rPr>
          <w:rFonts w:ascii="Times New Roman" w:hAnsi="Times New Roman" w:cs="Times New Roman"/>
          <w:sz w:val="24"/>
          <w:szCs w:val="24"/>
        </w:rPr>
        <w:t>during a pre-test phase before watching and responding to a Deepfake video.</w:t>
      </w:r>
      <w:r w:rsidR="00AC08E5">
        <w:rPr>
          <w:rFonts w:ascii="Times New Roman" w:hAnsi="Times New Roman" w:cs="Times New Roman"/>
          <w:sz w:val="24"/>
          <w:szCs w:val="24"/>
        </w:rPr>
        <w:t xml:space="preserve"> </w:t>
      </w:r>
      <w:r w:rsidR="003E07AD">
        <w:rPr>
          <w:rFonts w:ascii="Times New Roman" w:hAnsi="Times New Roman" w:cs="Times New Roman"/>
          <w:sz w:val="24"/>
          <w:szCs w:val="24"/>
        </w:rPr>
        <w:t xml:space="preserve">Similar ‘accuracy’ and metacognitive prompts have helped people better discriminate between true and false news stories as well as the quality of the news they subsequently share (see Pennycook </w:t>
      </w:r>
      <w:r w:rsidR="00294B2B">
        <w:rPr>
          <w:rFonts w:ascii="Times New Roman" w:hAnsi="Times New Roman" w:cs="Times New Roman"/>
          <w:sz w:val="24"/>
          <w:szCs w:val="24"/>
        </w:rPr>
        <w:t xml:space="preserve">&amp; </w:t>
      </w:r>
      <w:r w:rsidR="003E07AD">
        <w:rPr>
          <w:rFonts w:ascii="Times New Roman" w:hAnsi="Times New Roman" w:cs="Times New Roman"/>
          <w:sz w:val="24"/>
          <w:szCs w:val="24"/>
        </w:rPr>
        <w:t xml:space="preserve">Rand, 2021). </w:t>
      </w:r>
      <w:r w:rsidR="00294B2B">
        <w:rPr>
          <w:rFonts w:ascii="Times New Roman" w:hAnsi="Times New Roman" w:cs="Times New Roman"/>
          <w:sz w:val="24"/>
          <w:szCs w:val="24"/>
        </w:rPr>
        <w:t>W</w:t>
      </w:r>
      <w:r>
        <w:rPr>
          <w:rFonts w:ascii="Times New Roman" w:hAnsi="Times New Roman" w:cs="Times New Roman"/>
          <w:sz w:val="24"/>
          <w:szCs w:val="24"/>
        </w:rPr>
        <w:t xml:space="preserve">arnings </w:t>
      </w:r>
      <w:r w:rsidR="00CE169E">
        <w:rPr>
          <w:rFonts w:ascii="Times New Roman" w:hAnsi="Times New Roman" w:cs="Times New Roman"/>
          <w:sz w:val="24"/>
          <w:szCs w:val="24"/>
        </w:rPr>
        <w:t xml:space="preserve">or disclaimers </w:t>
      </w:r>
      <w:r>
        <w:rPr>
          <w:rFonts w:ascii="Times New Roman" w:hAnsi="Times New Roman" w:cs="Times New Roman"/>
          <w:sz w:val="24"/>
          <w:szCs w:val="24"/>
        </w:rPr>
        <w:t xml:space="preserve">could </w:t>
      </w:r>
      <w:r w:rsidR="008C7B15">
        <w:rPr>
          <w:rFonts w:ascii="Times New Roman" w:hAnsi="Times New Roman" w:cs="Times New Roman"/>
          <w:sz w:val="24"/>
          <w:szCs w:val="24"/>
        </w:rPr>
        <w:t xml:space="preserve">also </w:t>
      </w:r>
      <w:r>
        <w:rPr>
          <w:rFonts w:ascii="Times New Roman" w:hAnsi="Times New Roman" w:cs="Times New Roman"/>
          <w:sz w:val="24"/>
          <w:szCs w:val="24"/>
        </w:rPr>
        <w:t>be attached to the Deepfake</w:t>
      </w:r>
      <w:r w:rsidR="008C7B15">
        <w:rPr>
          <w:rFonts w:ascii="Times New Roman" w:hAnsi="Times New Roman" w:cs="Times New Roman"/>
          <w:sz w:val="24"/>
          <w:szCs w:val="24"/>
        </w:rPr>
        <w:t>,</w:t>
      </w:r>
      <w:r>
        <w:rPr>
          <w:rFonts w:ascii="Times New Roman" w:hAnsi="Times New Roman" w:cs="Times New Roman"/>
          <w:sz w:val="24"/>
          <w:szCs w:val="24"/>
        </w:rPr>
        <w:t xml:space="preserve"> </w:t>
      </w:r>
      <w:r w:rsidRPr="006B381F">
        <w:rPr>
          <w:rFonts w:ascii="Times New Roman" w:hAnsi="Times New Roman" w:cs="Times New Roman"/>
          <w:sz w:val="24"/>
          <w:szCs w:val="24"/>
        </w:rPr>
        <w:t>flag</w:t>
      </w:r>
      <w:r w:rsidR="00294B2B">
        <w:rPr>
          <w:rFonts w:ascii="Times New Roman" w:hAnsi="Times New Roman" w:cs="Times New Roman"/>
          <w:sz w:val="24"/>
          <w:szCs w:val="24"/>
        </w:rPr>
        <w:t>ging</w:t>
      </w:r>
      <w:r w:rsidRPr="006B381F">
        <w:rPr>
          <w:rFonts w:ascii="Times New Roman" w:hAnsi="Times New Roman" w:cs="Times New Roman"/>
          <w:sz w:val="24"/>
          <w:szCs w:val="24"/>
        </w:rPr>
        <w:t xml:space="preserve"> </w:t>
      </w:r>
      <w:r w:rsidR="008C7B15">
        <w:rPr>
          <w:rFonts w:ascii="Times New Roman" w:hAnsi="Times New Roman" w:cs="Times New Roman"/>
          <w:sz w:val="24"/>
          <w:szCs w:val="24"/>
        </w:rPr>
        <w:t xml:space="preserve">that </w:t>
      </w:r>
      <w:r w:rsidRPr="006B381F">
        <w:rPr>
          <w:rFonts w:ascii="Times New Roman" w:hAnsi="Times New Roman" w:cs="Times New Roman"/>
          <w:sz w:val="24"/>
          <w:szCs w:val="24"/>
        </w:rPr>
        <w:t>content as fabricated</w:t>
      </w:r>
      <w:r>
        <w:rPr>
          <w:rFonts w:ascii="Times New Roman" w:hAnsi="Times New Roman" w:cs="Times New Roman"/>
          <w:sz w:val="24"/>
          <w:szCs w:val="24"/>
        </w:rPr>
        <w:t xml:space="preserve">. </w:t>
      </w:r>
      <w:r w:rsidR="00294B2B">
        <w:rPr>
          <w:rFonts w:ascii="Times New Roman" w:hAnsi="Times New Roman" w:cs="Times New Roman"/>
          <w:sz w:val="24"/>
          <w:szCs w:val="24"/>
        </w:rPr>
        <w:t>R</w:t>
      </w:r>
      <w:r>
        <w:rPr>
          <w:rFonts w:ascii="Times New Roman" w:hAnsi="Times New Roman" w:cs="Times New Roman"/>
          <w:sz w:val="24"/>
          <w:szCs w:val="24"/>
        </w:rPr>
        <w:t>efutational approach</w:t>
      </w:r>
      <w:r w:rsidR="00294B2B">
        <w:rPr>
          <w:rFonts w:ascii="Times New Roman" w:hAnsi="Times New Roman" w:cs="Times New Roman"/>
          <w:sz w:val="24"/>
          <w:szCs w:val="24"/>
        </w:rPr>
        <w:t>es</w:t>
      </w:r>
      <w:r>
        <w:rPr>
          <w:rFonts w:ascii="Times New Roman" w:hAnsi="Times New Roman" w:cs="Times New Roman"/>
          <w:sz w:val="24"/>
          <w:szCs w:val="24"/>
        </w:rPr>
        <w:t xml:space="preserve"> </w:t>
      </w:r>
      <w:r w:rsidR="00294B2B">
        <w:rPr>
          <w:rFonts w:ascii="Times New Roman" w:hAnsi="Times New Roman" w:cs="Times New Roman"/>
          <w:sz w:val="24"/>
          <w:szCs w:val="24"/>
        </w:rPr>
        <w:t xml:space="preserve">have </w:t>
      </w:r>
      <w:r>
        <w:rPr>
          <w:rFonts w:ascii="Times New Roman" w:hAnsi="Times New Roman" w:cs="Times New Roman"/>
          <w:sz w:val="24"/>
          <w:szCs w:val="24"/>
        </w:rPr>
        <w:t>reduced misperceptions and sharing of fake news stories (</w:t>
      </w:r>
      <w:r w:rsidR="00082BFF" w:rsidRPr="00BD385F">
        <w:rPr>
          <w:rFonts w:ascii="Times New Roman" w:hAnsi="Times New Roman" w:cs="Times New Roman"/>
          <w:sz w:val="24"/>
          <w:szCs w:val="24"/>
        </w:rPr>
        <w:t>Ecker</w:t>
      </w:r>
      <w:r w:rsidR="00BD385F">
        <w:rPr>
          <w:rFonts w:ascii="Times New Roman" w:hAnsi="Times New Roman" w:cs="Times New Roman"/>
          <w:sz w:val="24"/>
          <w:szCs w:val="24"/>
        </w:rPr>
        <w:t xml:space="preserve"> et al., </w:t>
      </w:r>
      <w:r w:rsidR="00082BFF" w:rsidRPr="00BD385F">
        <w:rPr>
          <w:rFonts w:ascii="Times New Roman" w:hAnsi="Times New Roman" w:cs="Times New Roman"/>
          <w:sz w:val="24"/>
          <w:szCs w:val="24"/>
        </w:rPr>
        <w:t>2020</w:t>
      </w:r>
      <w:r w:rsidR="00082BFF">
        <w:rPr>
          <w:rFonts w:ascii="Times New Roman" w:hAnsi="Times New Roman" w:cs="Times New Roman"/>
          <w:sz w:val="24"/>
          <w:szCs w:val="24"/>
        </w:rPr>
        <w:t xml:space="preserve">; </w:t>
      </w:r>
      <w:r w:rsidR="00F23D55" w:rsidRPr="00BD385F">
        <w:rPr>
          <w:rFonts w:ascii="Times New Roman" w:hAnsi="Times New Roman" w:cs="Times New Roman"/>
          <w:sz w:val="24"/>
          <w:szCs w:val="24"/>
        </w:rPr>
        <w:t>Mena, 2020</w:t>
      </w:r>
      <w:r>
        <w:rPr>
          <w:rFonts w:ascii="Times New Roman" w:hAnsi="Times New Roman" w:cs="Times New Roman"/>
          <w:sz w:val="24"/>
          <w:szCs w:val="24"/>
        </w:rPr>
        <w:t>)</w:t>
      </w:r>
      <w:r w:rsidR="00CE169E">
        <w:rPr>
          <w:rFonts w:ascii="Times New Roman" w:hAnsi="Times New Roman" w:cs="Times New Roman"/>
          <w:sz w:val="24"/>
          <w:szCs w:val="24"/>
        </w:rPr>
        <w:t xml:space="preserve"> and may also prove effective for Deepfakes (</w:t>
      </w:r>
      <w:r w:rsidR="00CE169E" w:rsidRPr="00CE169E">
        <w:rPr>
          <w:rFonts w:ascii="Times New Roman" w:hAnsi="Times New Roman" w:cs="Times New Roman"/>
          <w:sz w:val="24"/>
          <w:szCs w:val="24"/>
        </w:rPr>
        <w:t>Ahmed, 2021</w:t>
      </w:r>
      <w:r w:rsidR="00CE169E">
        <w:rPr>
          <w:rFonts w:ascii="Times New Roman" w:hAnsi="Times New Roman" w:cs="Times New Roman"/>
          <w:sz w:val="24"/>
          <w:szCs w:val="24"/>
        </w:rPr>
        <w:t>)</w:t>
      </w:r>
      <w:r>
        <w:rPr>
          <w:rFonts w:ascii="Times New Roman" w:hAnsi="Times New Roman" w:cs="Times New Roman"/>
          <w:sz w:val="24"/>
          <w:szCs w:val="24"/>
        </w:rPr>
        <w:t xml:space="preserve">. </w:t>
      </w:r>
      <w:r w:rsidR="00294B2B">
        <w:rPr>
          <w:rFonts w:ascii="Times New Roman" w:hAnsi="Times New Roman" w:cs="Times New Roman"/>
          <w:sz w:val="24"/>
          <w:szCs w:val="24"/>
        </w:rPr>
        <w:t xml:space="preserve">One caveat is that </w:t>
      </w:r>
      <w:r w:rsidR="001F676C" w:rsidRPr="006B381F">
        <w:rPr>
          <w:rFonts w:ascii="Times New Roman" w:hAnsi="Times New Roman" w:cs="Times New Roman"/>
          <w:sz w:val="24"/>
          <w:szCs w:val="24"/>
        </w:rPr>
        <w:t xml:space="preserve">refutational </w:t>
      </w:r>
      <w:r w:rsidR="001F676C" w:rsidRPr="006B381F">
        <w:rPr>
          <w:rFonts w:ascii="Times New Roman" w:hAnsi="Times New Roman" w:cs="Times New Roman"/>
          <w:sz w:val="24"/>
          <w:szCs w:val="24"/>
        </w:rPr>
        <w:lastRenderedPageBreak/>
        <w:t>approaches merely negate what was said before and leave a gap in people’s understanding. If this gap is not filled in with something else then the Deepfaked content may impact the recipient’s behavior at a later point in time (e.g., when the negation tag has been forgotten).</w:t>
      </w:r>
      <w:r w:rsidR="001F676C" w:rsidRPr="001F676C">
        <w:rPr>
          <w:rFonts w:ascii="Times New Roman" w:hAnsi="Times New Roman" w:cs="Times New Roman"/>
          <w:sz w:val="24"/>
          <w:szCs w:val="24"/>
        </w:rPr>
        <w:t xml:space="preserve"> </w:t>
      </w:r>
      <w:r w:rsidR="001F676C">
        <w:rPr>
          <w:rFonts w:ascii="Times New Roman" w:hAnsi="Times New Roman" w:cs="Times New Roman"/>
          <w:sz w:val="24"/>
          <w:szCs w:val="24"/>
        </w:rPr>
        <w:t xml:space="preserve">Thus researchers could examine if refutation along with </w:t>
      </w:r>
      <w:r w:rsidR="001F676C" w:rsidRPr="006B381F">
        <w:rPr>
          <w:rFonts w:ascii="Times New Roman" w:hAnsi="Times New Roman" w:cs="Times New Roman"/>
          <w:sz w:val="24"/>
          <w:szCs w:val="24"/>
        </w:rPr>
        <w:t>a coherent explanation of what the participant is viewing, how it was created</w:t>
      </w:r>
      <w:r w:rsidR="001F676C">
        <w:rPr>
          <w:rFonts w:ascii="Times New Roman" w:hAnsi="Times New Roman" w:cs="Times New Roman"/>
          <w:sz w:val="24"/>
          <w:szCs w:val="24"/>
        </w:rPr>
        <w:t>,</w:t>
      </w:r>
      <w:r w:rsidR="001F676C" w:rsidRPr="006B381F">
        <w:rPr>
          <w:rFonts w:ascii="Times New Roman" w:hAnsi="Times New Roman" w:cs="Times New Roman"/>
          <w:sz w:val="24"/>
          <w:szCs w:val="24"/>
        </w:rPr>
        <w:t xml:space="preserve"> and why</w:t>
      </w:r>
      <w:r w:rsidR="001F676C">
        <w:rPr>
          <w:rFonts w:ascii="Times New Roman" w:hAnsi="Times New Roman" w:cs="Times New Roman"/>
          <w:sz w:val="24"/>
          <w:szCs w:val="24"/>
        </w:rPr>
        <w:t xml:space="preserve"> proves more effective than refutation alone</w:t>
      </w:r>
      <w:r w:rsidR="001F676C" w:rsidRPr="006B381F">
        <w:rPr>
          <w:rFonts w:ascii="Times New Roman" w:hAnsi="Times New Roman" w:cs="Times New Roman"/>
          <w:sz w:val="24"/>
          <w:szCs w:val="24"/>
        </w:rPr>
        <w:t xml:space="preserve">. </w:t>
      </w:r>
      <w:r w:rsidR="001B023F">
        <w:rPr>
          <w:rFonts w:ascii="Times New Roman" w:hAnsi="Times New Roman" w:cs="Times New Roman"/>
          <w:sz w:val="24"/>
          <w:szCs w:val="24"/>
        </w:rPr>
        <w:t xml:space="preserve">Finally, researchers </w:t>
      </w:r>
      <w:r w:rsidR="006B381F" w:rsidRPr="006B381F">
        <w:rPr>
          <w:rFonts w:ascii="Times New Roman" w:hAnsi="Times New Roman" w:cs="Times New Roman"/>
          <w:sz w:val="24"/>
          <w:szCs w:val="24"/>
        </w:rPr>
        <w:t xml:space="preserve">could examine if </w:t>
      </w:r>
      <w:r w:rsidR="001B023F">
        <w:rPr>
          <w:rFonts w:ascii="Times New Roman" w:hAnsi="Times New Roman" w:cs="Times New Roman"/>
          <w:sz w:val="24"/>
          <w:szCs w:val="24"/>
        </w:rPr>
        <w:t xml:space="preserve">a </w:t>
      </w:r>
      <w:r w:rsidR="006B381F" w:rsidRPr="006B381F">
        <w:rPr>
          <w:rFonts w:ascii="Times New Roman" w:hAnsi="Times New Roman" w:cs="Times New Roman"/>
          <w:sz w:val="24"/>
          <w:szCs w:val="24"/>
        </w:rPr>
        <w:t>Deepfake’s influence can be undone after the content has been encountered</w:t>
      </w:r>
      <w:r w:rsidR="001B023F">
        <w:rPr>
          <w:rFonts w:ascii="Times New Roman" w:hAnsi="Times New Roman" w:cs="Times New Roman"/>
          <w:sz w:val="24"/>
          <w:szCs w:val="24"/>
        </w:rPr>
        <w:t>,</w:t>
      </w:r>
      <w:r w:rsidR="006B381F" w:rsidRPr="006B381F">
        <w:rPr>
          <w:rFonts w:ascii="Times New Roman" w:hAnsi="Times New Roman" w:cs="Times New Roman"/>
          <w:sz w:val="24"/>
          <w:szCs w:val="24"/>
        </w:rPr>
        <w:t xml:space="preserve"> </w:t>
      </w:r>
      <w:r w:rsidR="001B023F">
        <w:rPr>
          <w:rFonts w:ascii="Times New Roman" w:hAnsi="Times New Roman" w:cs="Times New Roman"/>
          <w:sz w:val="24"/>
          <w:szCs w:val="24"/>
        </w:rPr>
        <w:t xml:space="preserve">for instance, </w:t>
      </w:r>
      <w:r w:rsidR="006B381F" w:rsidRPr="006B381F">
        <w:rPr>
          <w:rFonts w:ascii="Times New Roman" w:hAnsi="Times New Roman" w:cs="Times New Roman"/>
          <w:sz w:val="24"/>
          <w:szCs w:val="24"/>
        </w:rPr>
        <w:t xml:space="preserve">through a combination of a refutational approach which “subtracts” disinformation conveyed by the Deepfake and an additive approach that replaces it with new countervailing information. Information that operates on and changes the original meaning of the Deepfaked content, and does so in a way that has ecological validity (much in the same way a therapeutic vaccine is administered to people who already have a disease; see </w:t>
      </w:r>
      <w:proofErr w:type="spellStart"/>
      <w:r w:rsidR="006B381F" w:rsidRPr="006B381F">
        <w:rPr>
          <w:rFonts w:ascii="Times New Roman" w:hAnsi="Times New Roman" w:cs="Times New Roman"/>
          <w:sz w:val="24"/>
          <w:szCs w:val="24"/>
        </w:rPr>
        <w:t>Roozenbeek</w:t>
      </w:r>
      <w:proofErr w:type="spellEnd"/>
      <w:r w:rsidR="006B381F" w:rsidRPr="006B381F">
        <w:rPr>
          <w:rFonts w:ascii="Times New Roman" w:hAnsi="Times New Roman" w:cs="Times New Roman"/>
          <w:sz w:val="24"/>
          <w:szCs w:val="24"/>
        </w:rPr>
        <w:t xml:space="preserve"> &amp; Van der Linden, 2019). </w:t>
      </w:r>
      <w:r w:rsidR="001B023F">
        <w:rPr>
          <w:rFonts w:ascii="Times New Roman" w:hAnsi="Times New Roman" w:cs="Times New Roman"/>
          <w:sz w:val="24"/>
          <w:szCs w:val="24"/>
        </w:rPr>
        <w:t xml:space="preserve">Such an </w:t>
      </w:r>
      <w:r>
        <w:rPr>
          <w:rFonts w:ascii="Times New Roman" w:hAnsi="Times New Roman" w:cs="Times New Roman"/>
          <w:sz w:val="24"/>
          <w:szCs w:val="24"/>
        </w:rPr>
        <w:t>approach has proven effective for fake news (</w:t>
      </w:r>
      <w:proofErr w:type="spellStart"/>
      <w:r w:rsidR="00082BFF" w:rsidRPr="00BD385F">
        <w:rPr>
          <w:rFonts w:ascii="Times New Roman" w:hAnsi="Times New Roman" w:cs="Times New Roman"/>
          <w:sz w:val="24"/>
          <w:szCs w:val="24"/>
        </w:rPr>
        <w:t>Brashier</w:t>
      </w:r>
      <w:proofErr w:type="spellEnd"/>
      <w:r w:rsidR="00082BFF" w:rsidRPr="00BD385F">
        <w:rPr>
          <w:rFonts w:ascii="Times New Roman" w:hAnsi="Times New Roman" w:cs="Times New Roman"/>
          <w:sz w:val="24"/>
          <w:szCs w:val="24"/>
        </w:rPr>
        <w:t xml:space="preserve"> et al., 2021</w:t>
      </w:r>
      <w:r>
        <w:rPr>
          <w:rFonts w:ascii="Times New Roman" w:hAnsi="Times New Roman" w:cs="Times New Roman"/>
          <w:sz w:val="24"/>
          <w:szCs w:val="24"/>
        </w:rPr>
        <w:t>)</w:t>
      </w:r>
      <w:r w:rsidR="001B023F">
        <w:rPr>
          <w:rFonts w:ascii="Times New Roman" w:hAnsi="Times New Roman" w:cs="Times New Roman"/>
          <w:sz w:val="24"/>
          <w:szCs w:val="24"/>
        </w:rPr>
        <w:t xml:space="preserve"> and may prove similarly effective for Deepfakes</w:t>
      </w:r>
      <w:r w:rsidR="003E07AD">
        <w:rPr>
          <w:rFonts w:ascii="Times New Roman" w:hAnsi="Times New Roman" w:cs="Times New Roman"/>
          <w:sz w:val="24"/>
          <w:szCs w:val="24"/>
        </w:rPr>
        <w:t>.</w:t>
      </w:r>
    </w:p>
    <w:p w14:paraId="705195AF" w14:textId="46EA4BE2" w:rsidR="006B381F" w:rsidRPr="006B381F" w:rsidRDefault="006B381F" w:rsidP="006B381F">
      <w:pPr>
        <w:spacing w:line="480" w:lineRule="auto"/>
        <w:ind w:firstLine="680"/>
        <w:rPr>
          <w:rFonts w:ascii="Times New Roman" w:hAnsi="Times New Roman" w:cs="Times New Roman"/>
          <w:sz w:val="24"/>
          <w:szCs w:val="24"/>
        </w:rPr>
      </w:pPr>
      <w:r w:rsidRPr="006B381F">
        <w:rPr>
          <w:rFonts w:ascii="Times New Roman" w:hAnsi="Times New Roman" w:cs="Times New Roman"/>
          <w:sz w:val="24"/>
          <w:szCs w:val="24"/>
        </w:rPr>
        <w:t xml:space="preserve">Even if these interventions are successful and help people to recognize and explicitly control for a Deepfake’s influence at the explicit level, such content may continue to leave traces at the implicit level. For instance, a voter exposed to a negative Deepfake of a political candidate might explicitly recognize and reject the ad as a valid information source and still show negative implicit attitudes towards that same individual. The same may be true for a hiring manager at a company or a potential romantic interest online. Both may recognize that the video they watched of the job applicant or dating prospect was false and yet still be implicitly biased against the target. </w:t>
      </w:r>
      <w:r w:rsidR="008C7B15">
        <w:rPr>
          <w:rFonts w:ascii="Times New Roman" w:hAnsi="Times New Roman" w:cs="Times New Roman"/>
          <w:sz w:val="24"/>
          <w:szCs w:val="24"/>
        </w:rPr>
        <w:t>F</w:t>
      </w:r>
      <w:r w:rsidRPr="006B381F">
        <w:rPr>
          <w:rFonts w:ascii="Times New Roman" w:hAnsi="Times New Roman" w:cs="Times New Roman"/>
          <w:sz w:val="24"/>
          <w:szCs w:val="24"/>
        </w:rPr>
        <w:t>uture work could examine if Deepfakes can exert control over us in ways that we are not aware of, cannot control, or do not intend, and if this is true even after attempts have been made to mitigate against them. Finally, experimental efforts to mitigate against Deepfakes have so far been brief in duration</w:t>
      </w:r>
      <w:r w:rsidR="000679A1">
        <w:rPr>
          <w:rFonts w:ascii="Times New Roman" w:hAnsi="Times New Roman" w:cs="Times New Roman"/>
          <w:sz w:val="24"/>
          <w:szCs w:val="24"/>
        </w:rPr>
        <w:t xml:space="preserve">, </w:t>
      </w:r>
      <w:r w:rsidRPr="006B381F">
        <w:rPr>
          <w:rFonts w:ascii="Times New Roman" w:hAnsi="Times New Roman" w:cs="Times New Roman"/>
          <w:sz w:val="24"/>
          <w:szCs w:val="24"/>
        </w:rPr>
        <w:t>focused on achieving a short-term impact</w:t>
      </w:r>
      <w:r w:rsidR="000679A1">
        <w:rPr>
          <w:rFonts w:ascii="Times New Roman" w:hAnsi="Times New Roman" w:cs="Times New Roman"/>
          <w:sz w:val="24"/>
          <w:szCs w:val="24"/>
        </w:rPr>
        <w:t xml:space="preserve">, and only begun to examine why (some) people are (more) susceptible to </w:t>
      </w:r>
      <w:r w:rsidR="000679A1">
        <w:rPr>
          <w:rFonts w:ascii="Times New Roman" w:hAnsi="Times New Roman" w:cs="Times New Roman"/>
          <w:sz w:val="24"/>
          <w:szCs w:val="24"/>
        </w:rPr>
        <w:lastRenderedPageBreak/>
        <w:t xml:space="preserve">Deepfakes. </w:t>
      </w:r>
      <w:r w:rsidRPr="006B381F">
        <w:rPr>
          <w:rFonts w:ascii="Times New Roman" w:hAnsi="Times New Roman" w:cs="Times New Roman"/>
          <w:sz w:val="24"/>
          <w:szCs w:val="24"/>
        </w:rPr>
        <w:t>Such an approach tells us little about an interventions long-term protection or if information communicated by Deepfakes lingers on after immediate efforts to correct it have ended. Thus we encourage researchers to not only develop and compare interventions in terms of their effectiveness but to do so across both short and long-term time scales.</w:t>
      </w:r>
      <w:r w:rsidR="000679A1">
        <w:rPr>
          <w:rFonts w:ascii="Times New Roman" w:hAnsi="Times New Roman" w:cs="Times New Roman"/>
          <w:sz w:val="24"/>
          <w:szCs w:val="24"/>
        </w:rPr>
        <w:t xml:space="preserve"> </w:t>
      </w:r>
      <w:r w:rsidRPr="006B381F">
        <w:rPr>
          <w:rFonts w:ascii="Times New Roman" w:hAnsi="Times New Roman" w:cs="Times New Roman"/>
          <w:sz w:val="24"/>
          <w:szCs w:val="24"/>
        </w:rPr>
        <w:t xml:space="preserve"> </w:t>
      </w:r>
    </w:p>
    <w:p w14:paraId="04E85A7B" w14:textId="0185A864" w:rsidR="006B381F" w:rsidRPr="006B381F" w:rsidRDefault="006B381F" w:rsidP="006B381F">
      <w:pPr>
        <w:spacing w:line="480" w:lineRule="auto"/>
        <w:ind w:firstLine="680"/>
        <w:rPr>
          <w:rFonts w:ascii="Times New Roman" w:hAnsi="Times New Roman" w:cs="Times New Roman"/>
          <w:sz w:val="24"/>
          <w:szCs w:val="24"/>
        </w:rPr>
      </w:pPr>
      <w:r w:rsidRPr="006B381F">
        <w:rPr>
          <w:rFonts w:ascii="Times New Roman" w:hAnsi="Times New Roman" w:cs="Times New Roman"/>
          <w:b/>
          <w:bCs/>
          <w:sz w:val="24"/>
          <w:szCs w:val="24"/>
        </w:rPr>
        <w:t xml:space="preserve">Moderators. </w:t>
      </w:r>
      <w:r w:rsidRPr="006B381F">
        <w:rPr>
          <w:rFonts w:ascii="Times New Roman" w:hAnsi="Times New Roman" w:cs="Times New Roman"/>
          <w:sz w:val="24"/>
          <w:szCs w:val="24"/>
        </w:rPr>
        <w:t xml:space="preserve">It’s likely that the impact of Deepfakes on attitudes, memories, detection, trust, and other </w:t>
      </w:r>
      <w:r w:rsidR="00E50797">
        <w:rPr>
          <w:rFonts w:ascii="Times New Roman" w:hAnsi="Times New Roman" w:cs="Times New Roman"/>
          <w:sz w:val="24"/>
          <w:szCs w:val="24"/>
        </w:rPr>
        <w:t>phenomena</w:t>
      </w:r>
      <w:r w:rsidRPr="006B381F">
        <w:rPr>
          <w:rFonts w:ascii="Times New Roman" w:hAnsi="Times New Roman" w:cs="Times New Roman"/>
          <w:sz w:val="24"/>
          <w:szCs w:val="24"/>
        </w:rPr>
        <w:t xml:space="preserve"> will heavily depend on a wide variety of moderators. We can see four broad categories of moderators: those related to the </w:t>
      </w:r>
      <w:r w:rsidRPr="00272E14">
        <w:rPr>
          <w:rFonts w:ascii="Times New Roman" w:hAnsi="Times New Roman" w:cs="Times New Roman"/>
          <w:i/>
          <w:iCs/>
          <w:sz w:val="24"/>
          <w:szCs w:val="24"/>
        </w:rPr>
        <w:t>sender</w:t>
      </w:r>
      <w:r w:rsidRPr="006B381F">
        <w:rPr>
          <w:rFonts w:ascii="Times New Roman" w:hAnsi="Times New Roman" w:cs="Times New Roman"/>
          <w:sz w:val="24"/>
          <w:szCs w:val="24"/>
        </w:rPr>
        <w:t xml:space="preserve"> of the Deepfake, the </w:t>
      </w:r>
      <w:r w:rsidRPr="00272E14">
        <w:rPr>
          <w:rFonts w:ascii="Times New Roman" w:hAnsi="Times New Roman" w:cs="Times New Roman"/>
          <w:i/>
          <w:iCs/>
          <w:sz w:val="24"/>
          <w:szCs w:val="24"/>
        </w:rPr>
        <w:t>content</w:t>
      </w:r>
      <w:r w:rsidRPr="006B381F">
        <w:rPr>
          <w:rFonts w:ascii="Times New Roman" w:hAnsi="Times New Roman" w:cs="Times New Roman"/>
          <w:sz w:val="24"/>
          <w:szCs w:val="24"/>
        </w:rPr>
        <w:t xml:space="preserve"> itself, the </w:t>
      </w:r>
      <w:r w:rsidRPr="00272E14">
        <w:rPr>
          <w:rFonts w:ascii="Times New Roman" w:hAnsi="Times New Roman" w:cs="Times New Roman"/>
          <w:i/>
          <w:iCs/>
          <w:sz w:val="24"/>
          <w:szCs w:val="24"/>
        </w:rPr>
        <w:t>recipient</w:t>
      </w:r>
      <w:r w:rsidRPr="006B381F">
        <w:rPr>
          <w:rFonts w:ascii="Times New Roman" w:hAnsi="Times New Roman" w:cs="Times New Roman"/>
          <w:sz w:val="24"/>
          <w:szCs w:val="24"/>
        </w:rPr>
        <w:t xml:space="preserve"> of the Deepfake, and the wider </w:t>
      </w:r>
      <w:r w:rsidRPr="00272E14">
        <w:rPr>
          <w:rFonts w:ascii="Times New Roman" w:hAnsi="Times New Roman" w:cs="Times New Roman"/>
          <w:i/>
          <w:iCs/>
          <w:sz w:val="24"/>
          <w:szCs w:val="24"/>
        </w:rPr>
        <w:t>context</w:t>
      </w:r>
      <w:r w:rsidRPr="006B381F">
        <w:rPr>
          <w:rFonts w:ascii="Times New Roman" w:hAnsi="Times New Roman" w:cs="Times New Roman"/>
          <w:sz w:val="24"/>
          <w:szCs w:val="24"/>
        </w:rPr>
        <w:t xml:space="preserve"> in which sender, content, and recipient are embedded. Documenting these factors and how they relate to one another will help us to better understand whether, how, and when a Deepfake exerts a psychological impact on the recipient. </w:t>
      </w:r>
      <w:r w:rsidR="00272E14">
        <w:rPr>
          <w:rFonts w:ascii="Times New Roman" w:hAnsi="Times New Roman" w:cs="Times New Roman"/>
          <w:sz w:val="24"/>
          <w:szCs w:val="24"/>
        </w:rPr>
        <w:t>T</w:t>
      </w:r>
      <w:r w:rsidRPr="006B381F">
        <w:rPr>
          <w:rFonts w:ascii="Times New Roman" w:hAnsi="Times New Roman" w:cs="Times New Roman"/>
          <w:sz w:val="24"/>
          <w:szCs w:val="24"/>
        </w:rPr>
        <w:t>ake</w:t>
      </w:r>
      <w:r w:rsidR="00272E14">
        <w:rPr>
          <w:rFonts w:ascii="Times New Roman" w:hAnsi="Times New Roman" w:cs="Times New Roman"/>
          <w:sz w:val="24"/>
          <w:szCs w:val="24"/>
        </w:rPr>
        <w:t xml:space="preserve"> </w:t>
      </w:r>
      <w:r w:rsidRPr="006B381F">
        <w:rPr>
          <w:rFonts w:ascii="Times New Roman" w:hAnsi="Times New Roman" w:cs="Times New Roman"/>
          <w:sz w:val="24"/>
          <w:szCs w:val="24"/>
        </w:rPr>
        <w:t xml:space="preserve">Deepfake detection in humans. The extent to which a person can discriminate between genuine and fabricated content will likely depend on properties of the sender (e.g., whether the content stems from a trusted source), the content (e.g., its quality, congruence with the recipient’s prior knowledge, values, attitudes, and identity), the recipient (e.g., their cognitive ability or motivated reasoning, detection training, media literacy), and the wider context </w:t>
      </w:r>
      <w:r w:rsidR="007F2CF2">
        <w:rPr>
          <w:rFonts w:ascii="Times New Roman" w:hAnsi="Times New Roman" w:cs="Times New Roman"/>
          <w:sz w:val="24"/>
          <w:szCs w:val="24"/>
        </w:rPr>
        <w:t xml:space="preserve">in which they are embedded </w:t>
      </w:r>
      <w:r w:rsidRPr="006B381F">
        <w:rPr>
          <w:rFonts w:ascii="Times New Roman" w:hAnsi="Times New Roman" w:cs="Times New Roman"/>
          <w:sz w:val="24"/>
          <w:szCs w:val="24"/>
        </w:rPr>
        <w:t xml:space="preserve">(e.g., whether the person is stressed or under cognitive load, whether many people are sharing, viewing, and commenting on the content). </w:t>
      </w:r>
    </w:p>
    <w:p w14:paraId="60E3D68E" w14:textId="05A6ECCC" w:rsidR="006B381F" w:rsidRPr="006B381F" w:rsidRDefault="006B381F" w:rsidP="006B381F">
      <w:pPr>
        <w:spacing w:line="480" w:lineRule="auto"/>
        <w:ind w:firstLine="680"/>
        <w:rPr>
          <w:rFonts w:ascii="Times New Roman" w:hAnsi="Times New Roman" w:cs="Times New Roman"/>
          <w:sz w:val="24"/>
          <w:szCs w:val="24"/>
        </w:rPr>
      </w:pPr>
      <w:r w:rsidRPr="006B381F">
        <w:rPr>
          <w:rFonts w:ascii="Times New Roman" w:hAnsi="Times New Roman" w:cs="Times New Roman"/>
          <w:sz w:val="24"/>
          <w:szCs w:val="24"/>
        </w:rPr>
        <w:t xml:space="preserve">The same may be true for attitudes, memory, trust, and truth. Deepfakes may be most effective in establishing or changing attitudes when certain properties of the sender (credible source), content (e.g., diagnostic, believable, and lead to reinterpretation of previous beliefs), recipient (e.g., when they are unprepared, unaware, and inexperienced) and context (e.g., repeated exposure) are present and minimally effective under other conditions. Memory may be particularly susceptible when a person is repeatedly exposed to a high quality Deepfake, congruent with their worldview, and distributed through their real-life social media network by trusted sources. Thus we recommend that researchers document and manipulate </w:t>
      </w:r>
      <w:r w:rsidR="005F284E">
        <w:rPr>
          <w:rFonts w:ascii="Times New Roman" w:hAnsi="Times New Roman" w:cs="Times New Roman"/>
          <w:sz w:val="24"/>
          <w:szCs w:val="24"/>
        </w:rPr>
        <w:t xml:space="preserve">these </w:t>
      </w:r>
      <w:r w:rsidRPr="006B381F">
        <w:rPr>
          <w:rFonts w:ascii="Times New Roman" w:hAnsi="Times New Roman" w:cs="Times New Roman"/>
          <w:sz w:val="24"/>
          <w:szCs w:val="24"/>
        </w:rPr>
        <w:t xml:space="preserve">factors </w:t>
      </w:r>
      <w:r w:rsidRPr="006B381F">
        <w:rPr>
          <w:rFonts w:ascii="Times New Roman" w:hAnsi="Times New Roman" w:cs="Times New Roman"/>
          <w:sz w:val="24"/>
          <w:szCs w:val="24"/>
        </w:rPr>
        <w:lastRenderedPageBreak/>
        <w:t>when examining how Deepfakes influence</w:t>
      </w:r>
      <w:r w:rsidR="005F284E">
        <w:rPr>
          <w:rFonts w:ascii="Times New Roman" w:hAnsi="Times New Roman" w:cs="Times New Roman"/>
          <w:sz w:val="24"/>
          <w:szCs w:val="24"/>
        </w:rPr>
        <w:t xml:space="preserve"> the psychological phenomena of interest</w:t>
      </w:r>
      <w:r w:rsidRPr="006B381F">
        <w:rPr>
          <w:rFonts w:ascii="Times New Roman" w:hAnsi="Times New Roman" w:cs="Times New Roman"/>
          <w:sz w:val="24"/>
          <w:szCs w:val="24"/>
        </w:rPr>
        <w:t xml:space="preserve">. Doing so will help build a taxonomy of those conditions under which the technology exerts a maximally or minimal impact, and provide those looking to mitigate against its negative impact with factors to intervene on. </w:t>
      </w:r>
    </w:p>
    <w:p w14:paraId="6BB56EE3" w14:textId="77777777" w:rsidR="006B381F" w:rsidRPr="006B381F" w:rsidRDefault="006B381F" w:rsidP="006B381F">
      <w:pPr>
        <w:spacing w:line="480" w:lineRule="auto"/>
        <w:ind w:firstLine="0"/>
        <w:rPr>
          <w:rFonts w:ascii="Times New Roman" w:hAnsi="Times New Roman" w:cs="Times New Roman"/>
          <w:b/>
          <w:bCs/>
          <w:sz w:val="24"/>
          <w:szCs w:val="24"/>
        </w:rPr>
      </w:pPr>
      <w:r w:rsidRPr="006B381F">
        <w:rPr>
          <w:rFonts w:ascii="Times New Roman" w:hAnsi="Times New Roman" w:cs="Times New Roman"/>
          <w:b/>
          <w:bCs/>
          <w:sz w:val="24"/>
          <w:szCs w:val="24"/>
        </w:rPr>
        <w:t xml:space="preserve">Limitations </w:t>
      </w:r>
    </w:p>
    <w:p w14:paraId="3C8A5E20" w14:textId="34768D10" w:rsidR="007F2CF2" w:rsidRDefault="00E50797" w:rsidP="006B381F">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The current </w:t>
      </w:r>
      <w:r w:rsidR="006B381F" w:rsidRPr="006B381F">
        <w:rPr>
          <w:rFonts w:ascii="Times New Roman" w:hAnsi="Times New Roman" w:cs="Times New Roman"/>
          <w:sz w:val="24"/>
          <w:szCs w:val="24"/>
        </w:rPr>
        <w:t xml:space="preserve">work is subject to </w:t>
      </w:r>
      <w:r>
        <w:rPr>
          <w:rFonts w:ascii="Times New Roman" w:hAnsi="Times New Roman" w:cs="Times New Roman"/>
          <w:sz w:val="24"/>
          <w:szCs w:val="24"/>
        </w:rPr>
        <w:t xml:space="preserve">a number of </w:t>
      </w:r>
      <w:r w:rsidR="006B381F" w:rsidRPr="006B381F">
        <w:rPr>
          <w:rFonts w:ascii="Times New Roman" w:hAnsi="Times New Roman" w:cs="Times New Roman"/>
          <w:sz w:val="24"/>
          <w:szCs w:val="24"/>
        </w:rPr>
        <w:t xml:space="preserve">limitations. First and foremost, the Deepfakes </w:t>
      </w:r>
      <w:r w:rsidR="007F2CF2">
        <w:rPr>
          <w:rFonts w:ascii="Times New Roman" w:hAnsi="Times New Roman" w:cs="Times New Roman"/>
          <w:sz w:val="24"/>
          <w:szCs w:val="24"/>
        </w:rPr>
        <w:t xml:space="preserve">we </w:t>
      </w:r>
      <w:r w:rsidR="006B381F" w:rsidRPr="006B381F">
        <w:rPr>
          <w:rFonts w:ascii="Times New Roman" w:hAnsi="Times New Roman" w:cs="Times New Roman"/>
          <w:sz w:val="24"/>
          <w:szCs w:val="24"/>
        </w:rPr>
        <w:t xml:space="preserve">used were created in 2019, contained both visual and audio artefacts, and </w:t>
      </w:r>
      <w:r w:rsidR="007F2CF2">
        <w:rPr>
          <w:rFonts w:ascii="Times New Roman" w:hAnsi="Times New Roman" w:cs="Times New Roman"/>
          <w:sz w:val="24"/>
          <w:szCs w:val="24"/>
        </w:rPr>
        <w:t xml:space="preserve">focused on </w:t>
      </w:r>
      <w:r w:rsidR="006B381F" w:rsidRPr="006B381F">
        <w:rPr>
          <w:rFonts w:ascii="Times New Roman" w:hAnsi="Times New Roman" w:cs="Times New Roman"/>
          <w:sz w:val="24"/>
          <w:szCs w:val="24"/>
        </w:rPr>
        <w:t xml:space="preserve">a single unknown individual emitting statements in a non-descript setting. Future work could examine if our findings generalize to other novel </w:t>
      </w:r>
      <w:r w:rsidR="007F2CF2">
        <w:rPr>
          <w:rFonts w:ascii="Times New Roman" w:hAnsi="Times New Roman" w:cs="Times New Roman"/>
          <w:sz w:val="24"/>
          <w:szCs w:val="24"/>
        </w:rPr>
        <w:t>targets</w:t>
      </w:r>
      <w:r w:rsidR="006B381F" w:rsidRPr="006B381F">
        <w:rPr>
          <w:rFonts w:ascii="Times New Roman" w:hAnsi="Times New Roman" w:cs="Times New Roman"/>
          <w:sz w:val="24"/>
          <w:szCs w:val="24"/>
        </w:rPr>
        <w:t xml:space="preserve">, content, and contexts, as well as current gold-standard creation methods. Indeed, the removal of artefacts may reduce detection rates, increase believability, and thus the Deepfake’s psychological impact. Second, we measured Deepfake detection using a single post-hoc question at the end of the study which alerted participants to the fact that authentic and Deepfaked content had been presented, and asked them to indicate which they had encountered. One drawback of this approach is its sensitivity to guessing. Future work could circumvent this by presenting a series of videos of different targets, some authentic and others Deepfaked, all designed to influence attitudes towards those individuals. Repeated within participant exposure to authentic and fabricated content would provide an even stronger test of the various findings reported in this paper. </w:t>
      </w:r>
    </w:p>
    <w:p w14:paraId="2A6BEEFB" w14:textId="0EBE0652" w:rsidR="006B381F" w:rsidRDefault="006B381F" w:rsidP="006B381F">
      <w:pPr>
        <w:spacing w:line="480" w:lineRule="auto"/>
        <w:ind w:firstLine="680"/>
        <w:rPr>
          <w:rFonts w:ascii="Times New Roman" w:hAnsi="Times New Roman" w:cs="Times New Roman"/>
          <w:sz w:val="24"/>
          <w:szCs w:val="24"/>
        </w:rPr>
      </w:pPr>
      <w:r w:rsidRPr="006B381F">
        <w:rPr>
          <w:rFonts w:ascii="Times New Roman" w:hAnsi="Times New Roman" w:cs="Times New Roman"/>
          <w:sz w:val="24"/>
          <w:szCs w:val="24"/>
        </w:rPr>
        <w:t xml:space="preserve">Finally, </w:t>
      </w:r>
      <w:r w:rsidR="007F2CF2">
        <w:rPr>
          <w:rFonts w:ascii="Times New Roman" w:hAnsi="Times New Roman" w:cs="Times New Roman"/>
          <w:sz w:val="24"/>
          <w:szCs w:val="24"/>
        </w:rPr>
        <w:t xml:space="preserve">we </w:t>
      </w:r>
      <w:r w:rsidRPr="006B381F">
        <w:rPr>
          <w:rFonts w:ascii="Times New Roman" w:hAnsi="Times New Roman" w:cs="Times New Roman"/>
          <w:sz w:val="24"/>
          <w:szCs w:val="24"/>
        </w:rPr>
        <w:t xml:space="preserve">indexed attitude change using self-reported ratings, implicit measures, and </w:t>
      </w:r>
      <w:r w:rsidR="00201053">
        <w:rPr>
          <w:rFonts w:ascii="Times New Roman" w:hAnsi="Times New Roman" w:cs="Times New Roman"/>
          <w:sz w:val="24"/>
          <w:szCs w:val="24"/>
        </w:rPr>
        <w:t xml:space="preserve">sharing </w:t>
      </w:r>
      <w:r w:rsidRPr="006B381F">
        <w:rPr>
          <w:rFonts w:ascii="Times New Roman" w:hAnsi="Times New Roman" w:cs="Times New Roman"/>
          <w:sz w:val="24"/>
          <w:szCs w:val="24"/>
        </w:rPr>
        <w:t xml:space="preserve">intentions. </w:t>
      </w:r>
      <w:r w:rsidR="00000B1A">
        <w:rPr>
          <w:rFonts w:ascii="Times New Roman" w:hAnsi="Times New Roman" w:cs="Times New Roman"/>
          <w:sz w:val="24"/>
          <w:szCs w:val="24"/>
        </w:rPr>
        <w:t>Although w</w:t>
      </w:r>
      <w:r w:rsidR="007F2CF2">
        <w:rPr>
          <w:rFonts w:ascii="Times New Roman" w:hAnsi="Times New Roman" w:cs="Times New Roman"/>
          <w:sz w:val="24"/>
          <w:szCs w:val="24"/>
        </w:rPr>
        <w:t xml:space="preserve">e </w:t>
      </w:r>
      <w:r w:rsidRPr="006B381F">
        <w:rPr>
          <w:rFonts w:ascii="Times New Roman" w:hAnsi="Times New Roman" w:cs="Times New Roman"/>
          <w:sz w:val="24"/>
          <w:szCs w:val="24"/>
        </w:rPr>
        <w:t xml:space="preserve">hosted </w:t>
      </w:r>
      <w:r w:rsidR="00000B1A">
        <w:rPr>
          <w:rFonts w:ascii="Times New Roman" w:hAnsi="Times New Roman" w:cs="Times New Roman"/>
          <w:sz w:val="24"/>
          <w:szCs w:val="24"/>
        </w:rPr>
        <w:t xml:space="preserve">that content </w:t>
      </w:r>
      <w:r w:rsidRPr="006B381F">
        <w:rPr>
          <w:rFonts w:ascii="Times New Roman" w:hAnsi="Times New Roman" w:cs="Times New Roman"/>
          <w:sz w:val="24"/>
          <w:szCs w:val="24"/>
        </w:rPr>
        <w:t xml:space="preserve">on a social media platform (YouTube) participants were </w:t>
      </w:r>
      <w:r w:rsidR="00000B1A">
        <w:rPr>
          <w:rFonts w:ascii="Times New Roman" w:hAnsi="Times New Roman" w:cs="Times New Roman"/>
          <w:sz w:val="24"/>
          <w:szCs w:val="24"/>
        </w:rPr>
        <w:t xml:space="preserve">still </w:t>
      </w:r>
      <w:r w:rsidRPr="006B381F">
        <w:rPr>
          <w:rFonts w:ascii="Times New Roman" w:hAnsi="Times New Roman" w:cs="Times New Roman"/>
          <w:sz w:val="24"/>
          <w:szCs w:val="24"/>
        </w:rPr>
        <w:t xml:space="preserve">aware that </w:t>
      </w:r>
      <w:r w:rsidR="00000B1A">
        <w:rPr>
          <w:rFonts w:ascii="Times New Roman" w:hAnsi="Times New Roman" w:cs="Times New Roman"/>
          <w:sz w:val="24"/>
          <w:szCs w:val="24"/>
        </w:rPr>
        <w:t xml:space="preserve">the videos and audio were </w:t>
      </w:r>
      <w:r w:rsidRPr="006B381F">
        <w:rPr>
          <w:rFonts w:ascii="Times New Roman" w:hAnsi="Times New Roman" w:cs="Times New Roman"/>
          <w:sz w:val="24"/>
          <w:szCs w:val="24"/>
        </w:rPr>
        <w:t xml:space="preserve">part of a larger experiment on impression formation. </w:t>
      </w:r>
      <w:r w:rsidR="00000B1A">
        <w:rPr>
          <w:rFonts w:ascii="Times New Roman" w:hAnsi="Times New Roman" w:cs="Times New Roman"/>
          <w:sz w:val="24"/>
          <w:szCs w:val="24"/>
        </w:rPr>
        <w:t>A</w:t>
      </w:r>
      <w:r w:rsidRPr="006B381F">
        <w:rPr>
          <w:rFonts w:ascii="Times New Roman" w:hAnsi="Times New Roman" w:cs="Times New Roman"/>
          <w:sz w:val="24"/>
          <w:szCs w:val="24"/>
        </w:rPr>
        <w:t xml:space="preserve">n even stronger test of our </w:t>
      </w:r>
      <w:r w:rsidR="00000B1A">
        <w:rPr>
          <w:rFonts w:ascii="Times New Roman" w:hAnsi="Times New Roman" w:cs="Times New Roman"/>
          <w:sz w:val="24"/>
          <w:szCs w:val="24"/>
        </w:rPr>
        <w:t xml:space="preserve">ideas </w:t>
      </w:r>
      <w:r w:rsidRPr="006B381F">
        <w:rPr>
          <w:rFonts w:ascii="Times New Roman" w:hAnsi="Times New Roman" w:cs="Times New Roman"/>
          <w:sz w:val="24"/>
          <w:szCs w:val="24"/>
        </w:rPr>
        <w:t xml:space="preserve">would involve replicating our findings in more naturalistic settings and showing that they also hold for real-world behavior as well. For instance, researchers (with appropriate ethical considerations in mind) could construct a fake persona on social media platforms (e.g., a new political consultant, journalist, or in-group </w:t>
      </w:r>
      <w:r w:rsidRPr="006B381F">
        <w:rPr>
          <w:rFonts w:ascii="Times New Roman" w:hAnsi="Times New Roman" w:cs="Times New Roman"/>
          <w:sz w:val="24"/>
          <w:szCs w:val="24"/>
        </w:rPr>
        <w:lastRenderedPageBreak/>
        <w:t xml:space="preserve">member), present Deepfaked videos of those individuals, manipulate the nature of that content (positive vs. negative impression formation), and see what impact this has on viewers attitudes, intentions, and behavior (e.g., sharing and endorsement of content). They could also manipulate the aforementioned moderators to determine the conditions under which such Deepfaked content maximally or minimally shapes real-world behavior. </w:t>
      </w:r>
    </w:p>
    <w:p w14:paraId="4F121D37" w14:textId="6F984E7A" w:rsidR="004E5F99" w:rsidRPr="004E5F99" w:rsidRDefault="004E5F99" w:rsidP="004E5F99">
      <w:pPr>
        <w:spacing w:line="480" w:lineRule="auto"/>
        <w:ind w:firstLine="0"/>
        <w:rPr>
          <w:rFonts w:ascii="Times New Roman" w:hAnsi="Times New Roman" w:cs="Times New Roman"/>
          <w:b/>
          <w:bCs/>
          <w:sz w:val="24"/>
          <w:szCs w:val="24"/>
        </w:rPr>
      </w:pPr>
      <w:r w:rsidRPr="004E5F99">
        <w:rPr>
          <w:rFonts w:ascii="Times New Roman" w:hAnsi="Times New Roman" w:cs="Times New Roman"/>
          <w:b/>
          <w:bCs/>
          <w:sz w:val="24"/>
          <w:szCs w:val="24"/>
        </w:rPr>
        <w:t>Conclusion</w:t>
      </w:r>
    </w:p>
    <w:p w14:paraId="128A737E" w14:textId="1AB22B33" w:rsidR="00B57840" w:rsidRPr="00E50797" w:rsidRDefault="00E50797" w:rsidP="00E50797">
      <w:pPr>
        <w:spacing w:before="120"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The current paper provides the first systematic investigation of how Deepfakes of members of the general public can be used to influence implicit and explicit attitudes as well as sharing intentions </w:t>
      </w:r>
      <w:r w:rsidR="00741A5B">
        <w:rPr>
          <w:rFonts w:ascii="Times New Roman" w:hAnsi="Times New Roman" w:cs="Times New Roman"/>
          <w:bCs/>
          <w:sz w:val="24"/>
          <w:szCs w:val="24"/>
        </w:rPr>
        <w:t xml:space="preserve">in both positive and negative directions. </w:t>
      </w:r>
      <w:r w:rsidR="00741A5B" w:rsidRPr="00613A8D">
        <w:rPr>
          <w:rFonts w:ascii="Times New Roman" w:eastAsia="Times New Roman" w:hAnsi="Times New Roman" w:cs="Times New Roman"/>
          <w:sz w:val="24"/>
          <w:szCs w:val="24"/>
        </w:rPr>
        <w:t xml:space="preserve">Many participants are unaware of this new technology, find it difficult to detect when they are being exposed to it, and neither awareness nor detection served to protect them from its influence. </w:t>
      </w:r>
      <w:r w:rsidR="00B57840" w:rsidRPr="006B381F">
        <w:rPr>
          <w:rFonts w:ascii="Times New Roman" w:hAnsi="Times New Roman" w:cs="Times New Roman"/>
          <w:sz w:val="24"/>
          <w:szCs w:val="24"/>
        </w:rPr>
        <w:t xml:space="preserve">Given that the human mind </w:t>
      </w:r>
      <w:r w:rsidR="00DC227B">
        <w:rPr>
          <w:rFonts w:ascii="Times New Roman" w:hAnsi="Times New Roman" w:cs="Times New Roman"/>
          <w:sz w:val="24"/>
          <w:szCs w:val="24"/>
        </w:rPr>
        <w:t xml:space="preserve">appears to be </w:t>
      </w:r>
      <w:r w:rsidR="00B57840" w:rsidRPr="006B381F">
        <w:rPr>
          <w:rFonts w:ascii="Times New Roman" w:hAnsi="Times New Roman" w:cs="Times New Roman"/>
          <w:sz w:val="24"/>
          <w:szCs w:val="24"/>
        </w:rPr>
        <w:t>built for belief (</w:t>
      </w:r>
      <w:proofErr w:type="spellStart"/>
      <w:r w:rsidR="00B57840" w:rsidRPr="006B381F">
        <w:rPr>
          <w:rFonts w:ascii="Times New Roman" w:hAnsi="Times New Roman" w:cs="Times New Roman"/>
          <w:sz w:val="24"/>
          <w:szCs w:val="24"/>
        </w:rPr>
        <w:t>Porot</w:t>
      </w:r>
      <w:proofErr w:type="spellEnd"/>
      <w:r w:rsidR="00B57840" w:rsidRPr="006B381F">
        <w:rPr>
          <w:rFonts w:ascii="Times New Roman" w:hAnsi="Times New Roman" w:cs="Times New Roman"/>
          <w:sz w:val="24"/>
          <w:szCs w:val="24"/>
        </w:rPr>
        <w:t xml:space="preserve"> &amp; Mandelbaum, 2020), </w:t>
      </w:r>
      <w:r>
        <w:rPr>
          <w:rFonts w:ascii="Times New Roman" w:hAnsi="Times New Roman" w:cs="Times New Roman"/>
          <w:sz w:val="24"/>
          <w:szCs w:val="24"/>
        </w:rPr>
        <w:t xml:space="preserve">our work </w:t>
      </w:r>
      <w:r w:rsidR="006D4E65">
        <w:rPr>
          <w:rFonts w:ascii="Times New Roman" w:hAnsi="Times New Roman" w:cs="Times New Roman"/>
          <w:sz w:val="24"/>
          <w:szCs w:val="24"/>
        </w:rPr>
        <w:t xml:space="preserve">adds to a growing literature highlighting the need for </w:t>
      </w:r>
      <w:r w:rsidR="00B57840" w:rsidRPr="006B381F">
        <w:rPr>
          <w:rFonts w:ascii="Times New Roman" w:hAnsi="Times New Roman" w:cs="Times New Roman"/>
          <w:sz w:val="24"/>
          <w:szCs w:val="24"/>
        </w:rPr>
        <w:t xml:space="preserve">psychological interventions </w:t>
      </w:r>
      <w:r>
        <w:rPr>
          <w:rFonts w:ascii="Times New Roman" w:hAnsi="Times New Roman" w:cs="Times New Roman"/>
          <w:sz w:val="24"/>
          <w:szCs w:val="24"/>
        </w:rPr>
        <w:t xml:space="preserve">which </w:t>
      </w:r>
      <w:r w:rsidR="00B57840" w:rsidRPr="006B381F">
        <w:rPr>
          <w:rFonts w:ascii="Times New Roman" w:hAnsi="Times New Roman" w:cs="Times New Roman"/>
          <w:sz w:val="24"/>
          <w:szCs w:val="24"/>
        </w:rPr>
        <w:t xml:space="preserve">inoculate individuals against Deepfakes, and together with technology and legislation, a shared immune system </w:t>
      </w:r>
      <w:r w:rsidR="006D4E65">
        <w:rPr>
          <w:rFonts w:ascii="Times New Roman" w:hAnsi="Times New Roman" w:cs="Times New Roman"/>
          <w:sz w:val="24"/>
          <w:szCs w:val="24"/>
        </w:rPr>
        <w:t xml:space="preserve">which </w:t>
      </w:r>
      <w:r w:rsidR="00B57840" w:rsidRPr="006B381F">
        <w:rPr>
          <w:rFonts w:ascii="Times New Roman" w:hAnsi="Times New Roman" w:cs="Times New Roman"/>
          <w:sz w:val="24"/>
          <w:szCs w:val="24"/>
        </w:rPr>
        <w:t xml:space="preserve">safeguards our individual and collective belief in truth. </w:t>
      </w:r>
    </w:p>
    <w:p w14:paraId="2F1BDD68" w14:textId="064B1D6E" w:rsidR="00974D4F" w:rsidRPr="00B57840" w:rsidRDefault="00974D4F" w:rsidP="006C0404">
      <w:pPr>
        <w:spacing w:line="480" w:lineRule="auto"/>
        <w:ind w:firstLine="357"/>
        <w:rPr>
          <w:rFonts w:ascii="Times New Roman" w:hAnsi="Times New Roman" w:cs="Times New Roman"/>
          <w:sz w:val="24"/>
          <w:szCs w:val="24"/>
        </w:rPr>
      </w:pPr>
    </w:p>
    <w:p w14:paraId="0AB4AA34" w14:textId="1F3BD36F" w:rsidR="00EB6082" w:rsidRPr="00B57840" w:rsidRDefault="00EB6082" w:rsidP="006C0404">
      <w:pPr>
        <w:spacing w:line="480" w:lineRule="auto"/>
        <w:ind w:firstLine="357"/>
        <w:rPr>
          <w:rFonts w:ascii="Times New Roman" w:hAnsi="Times New Roman" w:cs="Times New Roman"/>
          <w:sz w:val="24"/>
          <w:szCs w:val="24"/>
        </w:rPr>
      </w:pPr>
    </w:p>
    <w:p w14:paraId="552B1E84" w14:textId="3144746B" w:rsidR="00EB6082" w:rsidRPr="00B57840" w:rsidRDefault="00EB6082" w:rsidP="006C0404">
      <w:pPr>
        <w:spacing w:line="480" w:lineRule="auto"/>
        <w:ind w:firstLine="357"/>
        <w:rPr>
          <w:rFonts w:ascii="Times New Roman" w:hAnsi="Times New Roman" w:cs="Times New Roman"/>
          <w:sz w:val="24"/>
          <w:szCs w:val="24"/>
        </w:rPr>
      </w:pPr>
    </w:p>
    <w:p w14:paraId="2A330D4E" w14:textId="03923A6A" w:rsidR="00F52B02" w:rsidRPr="00B57840" w:rsidRDefault="00F52B02" w:rsidP="006C0404">
      <w:pPr>
        <w:spacing w:line="480" w:lineRule="auto"/>
        <w:ind w:firstLine="357"/>
        <w:rPr>
          <w:rFonts w:ascii="Times New Roman" w:hAnsi="Times New Roman" w:cs="Times New Roman"/>
          <w:sz w:val="24"/>
          <w:szCs w:val="24"/>
        </w:rPr>
      </w:pPr>
    </w:p>
    <w:p w14:paraId="1BD79627" w14:textId="38A81F00" w:rsidR="00F52B02" w:rsidRPr="00B57840" w:rsidRDefault="00F52B02" w:rsidP="006C0404">
      <w:pPr>
        <w:spacing w:line="480" w:lineRule="auto"/>
        <w:ind w:firstLine="357"/>
        <w:rPr>
          <w:rFonts w:ascii="Times New Roman" w:hAnsi="Times New Roman" w:cs="Times New Roman"/>
          <w:sz w:val="24"/>
          <w:szCs w:val="24"/>
        </w:rPr>
      </w:pPr>
    </w:p>
    <w:p w14:paraId="24BA0BC2" w14:textId="1061D344" w:rsidR="00F52B02" w:rsidRPr="00B57840" w:rsidRDefault="00F52B02" w:rsidP="006C0404">
      <w:pPr>
        <w:spacing w:line="480" w:lineRule="auto"/>
        <w:ind w:firstLine="357"/>
        <w:rPr>
          <w:rFonts w:ascii="Times New Roman" w:hAnsi="Times New Roman" w:cs="Times New Roman"/>
          <w:sz w:val="24"/>
          <w:szCs w:val="24"/>
        </w:rPr>
      </w:pPr>
    </w:p>
    <w:p w14:paraId="13F29D9D" w14:textId="5D955591" w:rsidR="00F52B02" w:rsidRPr="00B57840" w:rsidRDefault="00F52B02" w:rsidP="006C0404">
      <w:pPr>
        <w:spacing w:line="480" w:lineRule="auto"/>
        <w:ind w:firstLine="357"/>
        <w:rPr>
          <w:rFonts w:ascii="Times New Roman" w:hAnsi="Times New Roman" w:cs="Times New Roman"/>
          <w:sz w:val="24"/>
          <w:szCs w:val="24"/>
        </w:rPr>
      </w:pPr>
    </w:p>
    <w:p w14:paraId="45008B18" w14:textId="1C334C40" w:rsidR="00F52B02" w:rsidRDefault="00F52B02" w:rsidP="006C0404">
      <w:pPr>
        <w:spacing w:line="480" w:lineRule="auto"/>
        <w:ind w:firstLine="357"/>
        <w:rPr>
          <w:rFonts w:ascii="Times New Roman" w:hAnsi="Times New Roman" w:cs="Times New Roman"/>
          <w:sz w:val="24"/>
          <w:szCs w:val="24"/>
        </w:rPr>
      </w:pPr>
    </w:p>
    <w:p w14:paraId="7700F988" w14:textId="7B71D5C8" w:rsidR="004F2E06" w:rsidRDefault="004F2E06" w:rsidP="006C0404">
      <w:pPr>
        <w:spacing w:line="480" w:lineRule="auto"/>
        <w:ind w:firstLine="357"/>
        <w:rPr>
          <w:rFonts w:ascii="Times New Roman" w:hAnsi="Times New Roman" w:cs="Times New Roman"/>
          <w:sz w:val="24"/>
          <w:szCs w:val="24"/>
        </w:rPr>
      </w:pPr>
    </w:p>
    <w:p w14:paraId="592351C4" w14:textId="3B04ACA3" w:rsidR="004F2E06" w:rsidRDefault="004F2E06" w:rsidP="006C0404">
      <w:pPr>
        <w:spacing w:line="480" w:lineRule="auto"/>
        <w:ind w:firstLine="357"/>
        <w:rPr>
          <w:rFonts w:ascii="Times New Roman" w:hAnsi="Times New Roman" w:cs="Times New Roman"/>
          <w:sz w:val="24"/>
          <w:szCs w:val="24"/>
        </w:rPr>
      </w:pPr>
    </w:p>
    <w:p w14:paraId="2049A3A9" w14:textId="77777777" w:rsidR="004F2E06" w:rsidRPr="004F2E06" w:rsidRDefault="004F2E06" w:rsidP="004F2E06">
      <w:pPr>
        <w:pStyle w:val="Heading1"/>
        <w:spacing w:line="480" w:lineRule="auto"/>
        <w:rPr>
          <w:rFonts w:ascii="Times New Roman" w:hAnsi="Times New Roman" w:cs="Times New Roman"/>
          <w:sz w:val="24"/>
          <w:szCs w:val="24"/>
        </w:rPr>
      </w:pPr>
      <w:r w:rsidRPr="004F2E06">
        <w:rPr>
          <w:rFonts w:ascii="Times New Roman" w:hAnsi="Times New Roman" w:cs="Times New Roman"/>
          <w:sz w:val="24"/>
          <w:szCs w:val="24"/>
        </w:rPr>
        <w:lastRenderedPageBreak/>
        <w:t>References</w:t>
      </w:r>
    </w:p>
    <w:p w14:paraId="44185326"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016324">
        <w:rPr>
          <w:rFonts w:ascii="Times New Roman" w:hAnsi="Times New Roman" w:cs="Times New Roman"/>
          <w:sz w:val="24"/>
          <w:szCs w:val="24"/>
        </w:rPr>
        <w:t xml:space="preserve">Ahmed, S. (2021). Who inadvertently shares deepfakes? Analyzing the role of political interest, cognitive ability, and social network size. </w:t>
      </w:r>
      <w:r w:rsidRPr="004F2E06">
        <w:rPr>
          <w:rFonts w:ascii="Times New Roman" w:hAnsi="Times New Roman" w:cs="Times New Roman"/>
          <w:i/>
          <w:iCs/>
          <w:sz w:val="24"/>
          <w:szCs w:val="24"/>
        </w:rPr>
        <w:t>Telematics and Informatics, 57</w:t>
      </w:r>
      <w:r w:rsidRPr="004F2E06">
        <w:rPr>
          <w:rFonts w:ascii="Times New Roman" w:hAnsi="Times New Roman" w:cs="Times New Roman"/>
          <w:sz w:val="24"/>
          <w:szCs w:val="24"/>
        </w:rPr>
        <w:t>, 101508.</w:t>
      </w:r>
    </w:p>
    <w:p w14:paraId="743AC0F4" w14:textId="6DFAE21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B2792A">
        <w:rPr>
          <w:rFonts w:ascii="Times New Roman" w:hAnsi="Times New Roman" w:cs="Times New Roman"/>
          <w:sz w:val="24"/>
          <w:szCs w:val="24"/>
        </w:rPr>
        <w:t xml:space="preserve">Ahmed, S. (2022). Disinformation Sharing Thrives with Fear of Missing Out among Low Cognitive News Users: A Cross-national Examination of Intentional Sharing of Deep Fakes. </w:t>
      </w:r>
      <w:r w:rsidRPr="004F2E06">
        <w:rPr>
          <w:rFonts w:ascii="Times New Roman" w:hAnsi="Times New Roman" w:cs="Times New Roman"/>
          <w:i/>
          <w:iCs/>
          <w:sz w:val="24"/>
          <w:szCs w:val="24"/>
        </w:rPr>
        <w:t>Journal of Broadcasting &amp; Electronic Media</w:t>
      </w:r>
      <w:r w:rsidRPr="004F2E06">
        <w:rPr>
          <w:rFonts w:ascii="Times New Roman" w:hAnsi="Times New Roman" w:cs="Times New Roman"/>
          <w:sz w:val="24"/>
          <w:szCs w:val="24"/>
        </w:rPr>
        <w:t>, 1-21.</w:t>
      </w:r>
      <w:r>
        <w:rPr>
          <w:rFonts w:ascii="Times New Roman" w:hAnsi="Times New Roman" w:cs="Times New Roman"/>
          <w:sz w:val="24"/>
          <w:szCs w:val="24"/>
        </w:rPr>
        <w:t xml:space="preserve"> </w:t>
      </w:r>
      <w:hyperlink r:id="rId22" w:history="1">
        <w:r w:rsidRPr="00CF2CD2">
          <w:rPr>
            <w:rStyle w:val="Hyperlink"/>
            <w:rFonts w:ascii="Times New Roman" w:hAnsi="Times New Roman" w:cs="Times New Roman"/>
            <w:sz w:val="24"/>
            <w:szCs w:val="24"/>
          </w:rPr>
          <w:t>https://doi.org/10.1080/08838151.2022.2034826</w:t>
        </w:r>
      </w:hyperlink>
      <w:r>
        <w:rPr>
          <w:rFonts w:ascii="Times New Roman" w:hAnsi="Times New Roman" w:cs="Times New Roman"/>
          <w:sz w:val="24"/>
          <w:szCs w:val="24"/>
        </w:rPr>
        <w:t xml:space="preserve">. </w:t>
      </w:r>
    </w:p>
    <w:p w14:paraId="0D093CEA" w14:textId="66707E83"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4F2E06">
        <w:rPr>
          <w:rFonts w:ascii="Times New Roman" w:hAnsi="Times New Roman" w:cs="Times New Roman"/>
          <w:sz w:val="24"/>
          <w:szCs w:val="24"/>
        </w:rPr>
        <w:t>Ajder</w:t>
      </w:r>
      <w:proofErr w:type="spellEnd"/>
      <w:r w:rsidRPr="004F2E06">
        <w:rPr>
          <w:rFonts w:ascii="Times New Roman" w:hAnsi="Times New Roman" w:cs="Times New Roman"/>
          <w:sz w:val="24"/>
          <w:szCs w:val="24"/>
        </w:rPr>
        <w:t xml:space="preserve">, H., </w:t>
      </w:r>
      <w:proofErr w:type="spellStart"/>
      <w:r w:rsidRPr="004F2E06">
        <w:rPr>
          <w:rFonts w:ascii="Times New Roman" w:hAnsi="Times New Roman" w:cs="Times New Roman"/>
          <w:sz w:val="24"/>
          <w:szCs w:val="24"/>
        </w:rPr>
        <w:t>Patrini</w:t>
      </w:r>
      <w:proofErr w:type="spellEnd"/>
      <w:r w:rsidRPr="004F2E06">
        <w:rPr>
          <w:rFonts w:ascii="Times New Roman" w:hAnsi="Times New Roman" w:cs="Times New Roman"/>
          <w:sz w:val="24"/>
          <w:szCs w:val="24"/>
        </w:rPr>
        <w:t xml:space="preserve">, G., Cavalli, F., &amp; Cullen, L. (2019). </w:t>
      </w:r>
      <w:r w:rsidRPr="00BF368D">
        <w:rPr>
          <w:rFonts w:ascii="Times New Roman" w:hAnsi="Times New Roman" w:cs="Times New Roman"/>
          <w:i/>
          <w:sz w:val="24"/>
          <w:szCs w:val="24"/>
        </w:rPr>
        <w:t>The state of Deepfakes 2019: Landscape, threats, and impact</w:t>
      </w:r>
      <w:r>
        <w:rPr>
          <w:rFonts w:ascii="Times New Roman" w:hAnsi="Times New Roman" w:cs="Times New Roman"/>
          <w:sz w:val="24"/>
          <w:szCs w:val="24"/>
        </w:rPr>
        <w:t xml:space="preserve">. </w:t>
      </w:r>
      <w:proofErr w:type="spellStart"/>
      <w:r>
        <w:rPr>
          <w:rFonts w:ascii="Times New Roman" w:hAnsi="Times New Roman" w:cs="Times New Roman"/>
          <w:sz w:val="24"/>
          <w:szCs w:val="24"/>
        </w:rPr>
        <w:t>Sensity</w:t>
      </w:r>
      <w:proofErr w:type="spellEnd"/>
      <w:r>
        <w:rPr>
          <w:rFonts w:ascii="Times New Roman" w:hAnsi="Times New Roman" w:cs="Times New Roman"/>
          <w:sz w:val="24"/>
          <w:szCs w:val="24"/>
        </w:rPr>
        <w:t>.</w:t>
      </w:r>
      <w:r w:rsidR="00AB3BB5">
        <w:t xml:space="preserve"> </w:t>
      </w:r>
      <w:hyperlink r:id="rId23" w:history="1">
        <w:r w:rsidRPr="00511DBA">
          <w:rPr>
            <w:rStyle w:val="Hyperlink"/>
            <w:rFonts w:ascii="Times New Roman" w:hAnsi="Times New Roman" w:cs="Times New Roman"/>
            <w:sz w:val="24"/>
            <w:szCs w:val="24"/>
          </w:rPr>
          <w:t>https://sensity.ai/reports/</w:t>
        </w:r>
      </w:hyperlink>
    </w:p>
    <w:p w14:paraId="3672A29E" w14:textId="354A3683" w:rsidR="004F2E06" w:rsidRPr="00156234" w:rsidRDefault="004F2E06" w:rsidP="004F2E06">
      <w:pPr>
        <w:pStyle w:val="references"/>
        <w:spacing w:line="480" w:lineRule="auto"/>
        <w:ind w:left="680" w:hanging="680"/>
        <w:rPr>
          <w:rFonts w:ascii="Times New Roman" w:hAnsi="Times New Roman" w:cs="Times New Roman"/>
          <w:sz w:val="24"/>
          <w:szCs w:val="24"/>
          <w:lang w:val="en-BE"/>
        </w:rPr>
      </w:pPr>
      <w:r>
        <w:rPr>
          <w:rFonts w:ascii="Times New Roman" w:hAnsi="Times New Roman" w:cs="Times New Roman"/>
          <w:sz w:val="24"/>
          <w:szCs w:val="24"/>
        </w:rPr>
        <w:t xml:space="preserve">Ayyub, R. (2018, November 21). </w:t>
      </w:r>
      <w:r w:rsidRPr="00AB3BB5">
        <w:rPr>
          <w:rFonts w:ascii="Times New Roman" w:hAnsi="Times New Roman" w:cs="Times New Roman"/>
          <w:i/>
          <w:iCs/>
          <w:sz w:val="24"/>
          <w:szCs w:val="24"/>
        </w:rPr>
        <w:t xml:space="preserve">I </w:t>
      </w:r>
      <w:r w:rsidR="00AB3BB5">
        <w:rPr>
          <w:rFonts w:ascii="Times New Roman" w:hAnsi="Times New Roman" w:cs="Times New Roman"/>
          <w:i/>
          <w:iCs/>
          <w:sz w:val="24"/>
          <w:szCs w:val="24"/>
        </w:rPr>
        <w:t xml:space="preserve">was the victim of a </w:t>
      </w:r>
      <w:r w:rsidRPr="00AB3BB5">
        <w:rPr>
          <w:rFonts w:ascii="Times New Roman" w:hAnsi="Times New Roman" w:cs="Times New Roman"/>
          <w:i/>
          <w:iCs/>
          <w:sz w:val="24"/>
          <w:szCs w:val="24"/>
        </w:rPr>
        <w:t xml:space="preserve">Deepfake </w:t>
      </w:r>
      <w:r w:rsidR="00AB3BB5">
        <w:rPr>
          <w:rFonts w:ascii="Times New Roman" w:hAnsi="Times New Roman" w:cs="Times New Roman"/>
          <w:i/>
          <w:iCs/>
          <w:sz w:val="24"/>
          <w:szCs w:val="24"/>
        </w:rPr>
        <w:t>porn plan intended to silence me</w:t>
      </w:r>
      <w:r>
        <w:rPr>
          <w:rFonts w:ascii="Times New Roman" w:hAnsi="Times New Roman" w:cs="Times New Roman"/>
          <w:sz w:val="24"/>
          <w:szCs w:val="24"/>
        </w:rPr>
        <w:t xml:space="preserve">. Huffington Post. </w:t>
      </w:r>
      <w:hyperlink r:id="rId24" w:history="1">
        <w:r w:rsidRPr="00CF2CD2">
          <w:rPr>
            <w:rStyle w:val="Hyperlink"/>
            <w:rFonts w:ascii="Times New Roman" w:hAnsi="Times New Roman" w:cs="Times New Roman"/>
            <w:sz w:val="24"/>
            <w:szCs w:val="24"/>
          </w:rPr>
          <w:t>https://www.huffingtonpost.co.uk/entry/deepfake-porn_uk_5bf2c126e4b0f32bd58ba316</w:t>
        </w:r>
      </w:hyperlink>
      <w:r>
        <w:rPr>
          <w:rFonts w:ascii="Times New Roman" w:hAnsi="Times New Roman" w:cs="Times New Roman"/>
          <w:sz w:val="24"/>
          <w:szCs w:val="24"/>
        </w:rPr>
        <w:t xml:space="preserve"> </w:t>
      </w:r>
    </w:p>
    <w:p w14:paraId="66D5576B"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A506D8">
        <w:rPr>
          <w:rFonts w:ascii="Times New Roman" w:hAnsi="Times New Roman" w:cs="Times New Roman"/>
          <w:sz w:val="24"/>
          <w:szCs w:val="24"/>
        </w:rPr>
        <w:t xml:space="preserve">Bago, B., Rand, D. G., &amp; Pennycook, G. (2020). Fake news, fast and slow: Deliberation reduces belief in false (but not true) news headlines. </w:t>
      </w:r>
      <w:r w:rsidRPr="00A506D8">
        <w:rPr>
          <w:rFonts w:ascii="Times New Roman" w:hAnsi="Times New Roman" w:cs="Times New Roman"/>
          <w:i/>
          <w:iCs/>
          <w:sz w:val="24"/>
          <w:szCs w:val="24"/>
        </w:rPr>
        <w:t>Journal of Experimental Psychology: General, 149(8)</w:t>
      </w:r>
      <w:r w:rsidRPr="00A506D8">
        <w:rPr>
          <w:rFonts w:ascii="Times New Roman" w:hAnsi="Times New Roman" w:cs="Times New Roman"/>
          <w:sz w:val="24"/>
          <w:szCs w:val="24"/>
        </w:rPr>
        <w:t>, 1608</w:t>
      </w:r>
      <w:r>
        <w:rPr>
          <w:rFonts w:ascii="Times New Roman" w:hAnsi="Times New Roman" w:cs="Times New Roman"/>
          <w:sz w:val="24"/>
          <w:szCs w:val="24"/>
        </w:rPr>
        <w:t>-1613</w:t>
      </w:r>
      <w:r w:rsidRPr="00A506D8">
        <w:rPr>
          <w:rFonts w:ascii="Times New Roman" w:hAnsi="Times New Roman" w:cs="Times New Roman"/>
          <w:sz w:val="24"/>
          <w:szCs w:val="24"/>
        </w:rPr>
        <w:t>.</w:t>
      </w:r>
    </w:p>
    <w:p w14:paraId="2187A3C7" w14:textId="77777777" w:rsidR="004F2E06" w:rsidRPr="005828BB" w:rsidRDefault="004F2E06" w:rsidP="004F2E06">
      <w:pPr>
        <w:pStyle w:val="references"/>
        <w:spacing w:line="480" w:lineRule="auto"/>
        <w:ind w:left="680" w:hanging="680"/>
        <w:rPr>
          <w:rFonts w:ascii="Times New Roman" w:hAnsi="Times New Roman" w:cs="Times New Roman"/>
          <w:sz w:val="24"/>
          <w:szCs w:val="24"/>
        </w:rPr>
      </w:pPr>
      <w:r w:rsidRPr="00BF368D">
        <w:rPr>
          <w:rFonts w:ascii="Times New Roman" w:hAnsi="Times New Roman" w:cs="Times New Roman"/>
          <w:sz w:val="24"/>
          <w:szCs w:val="24"/>
        </w:rPr>
        <w:t xml:space="preserve">Bateman, J. (2020). </w:t>
      </w:r>
      <w:r w:rsidRPr="00BF368D">
        <w:rPr>
          <w:rFonts w:ascii="Times New Roman" w:hAnsi="Times New Roman" w:cs="Times New Roman"/>
          <w:i/>
          <w:sz w:val="24"/>
          <w:szCs w:val="24"/>
        </w:rPr>
        <w:t>Deepfakes and synthetic media in the financial system: Assessing threat scenarios</w:t>
      </w:r>
      <w:r w:rsidRPr="00BF368D">
        <w:rPr>
          <w:rFonts w:ascii="Times New Roman" w:hAnsi="Times New Roman" w:cs="Times New Roman"/>
          <w:sz w:val="24"/>
          <w:szCs w:val="24"/>
        </w:rPr>
        <w:t>. Carnegie Endowment for International Peace.</w:t>
      </w:r>
      <w:r w:rsidRPr="005D5E8F">
        <w:rPr>
          <w:rFonts w:ascii="Times New Roman" w:hAnsi="Times New Roman" w:cs="Times New Roman"/>
          <w:sz w:val="24"/>
          <w:szCs w:val="24"/>
        </w:rPr>
        <w:tab/>
      </w:r>
      <w:r w:rsidRPr="005D5E8F">
        <w:rPr>
          <w:rFonts w:ascii="Times New Roman" w:hAnsi="Times New Roman" w:cs="Times New Roman"/>
          <w:sz w:val="24"/>
          <w:szCs w:val="24"/>
        </w:rPr>
        <w:tab/>
      </w:r>
      <w:r w:rsidRPr="005D5E8F">
        <w:rPr>
          <w:rFonts w:ascii="Times New Roman" w:hAnsi="Times New Roman" w:cs="Times New Roman"/>
          <w:sz w:val="24"/>
          <w:szCs w:val="24"/>
        </w:rPr>
        <w:tab/>
      </w:r>
      <w:r w:rsidRPr="005D5E8F">
        <w:rPr>
          <w:rFonts w:ascii="Times New Roman" w:hAnsi="Times New Roman" w:cs="Times New Roman"/>
          <w:sz w:val="24"/>
          <w:szCs w:val="24"/>
        </w:rPr>
        <w:tab/>
      </w:r>
      <w:r w:rsidRPr="005D5E8F">
        <w:rPr>
          <w:rFonts w:ascii="Times New Roman" w:hAnsi="Times New Roman" w:cs="Times New Roman"/>
          <w:sz w:val="24"/>
          <w:szCs w:val="24"/>
        </w:rPr>
        <w:tab/>
      </w:r>
      <w:hyperlink r:id="rId25" w:history="1">
        <w:r w:rsidRPr="005828BB">
          <w:rPr>
            <w:rStyle w:val="Hyperlink"/>
            <w:rFonts w:ascii="Times New Roman" w:hAnsi="Times New Roman" w:cs="Times New Roman"/>
            <w:sz w:val="24"/>
            <w:szCs w:val="24"/>
          </w:rPr>
          <w:t>https://carnegieendowment.org/2020/07/08/deepfakes-and-synthetic-media-in-financial-system-assessing-threat-scenarios-pub-82237</w:t>
        </w:r>
      </w:hyperlink>
      <w:r w:rsidRPr="005828BB">
        <w:rPr>
          <w:rFonts w:ascii="Times New Roman" w:hAnsi="Times New Roman" w:cs="Times New Roman"/>
          <w:sz w:val="24"/>
          <w:szCs w:val="24"/>
        </w:rPr>
        <w:t xml:space="preserve">  </w:t>
      </w:r>
    </w:p>
    <w:p w14:paraId="6BA2BF17" w14:textId="77777777" w:rsidR="004F2E06" w:rsidRPr="004F2E06" w:rsidRDefault="004F2E06" w:rsidP="004F2E06">
      <w:pPr>
        <w:pStyle w:val="references"/>
        <w:spacing w:line="480" w:lineRule="auto"/>
        <w:ind w:left="680" w:hanging="680"/>
        <w:rPr>
          <w:rFonts w:ascii="Times New Roman" w:hAnsi="Times New Roman" w:cs="Times New Roman"/>
          <w:sz w:val="24"/>
          <w:szCs w:val="24"/>
          <w:lang w:val="de-DE"/>
        </w:rPr>
      </w:pPr>
      <w:proofErr w:type="spellStart"/>
      <w:r w:rsidRPr="00C22BCB">
        <w:rPr>
          <w:rFonts w:ascii="Times New Roman" w:hAnsi="Times New Roman" w:cs="Times New Roman"/>
          <w:sz w:val="24"/>
          <w:szCs w:val="24"/>
        </w:rPr>
        <w:t>Benzaquen</w:t>
      </w:r>
      <w:proofErr w:type="spellEnd"/>
      <w:r w:rsidRPr="00C22BCB">
        <w:rPr>
          <w:rFonts w:ascii="Times New Roman" w:hAnsi="Times New Roman" w:cs="Times New Roman"/>
          <w:sz w:val="24"/>
          <w:szCs w:val="24"/>
        </w:rPr>
        <w:t xml:space="preserve">, </w:t>
      </w:r>
      <w:r>
        <w:rPr>
          <w:rFonts w:ascii="Times New Roman" w:hAnsi="Times New Roman" w:cs="Times New Roman"/>
          <w:sz w:val="24"/>
          <w:szCs w:val="24"/>
        </w:rPr>
        <w:t>I. (</w:t>
      </w:r>
      <w:r w:rsidRPr="00C22BCB">
        <w:rPr>
          <w:rFonts w:ascii="Times New Roman" w:hAnsi="Times New Roman" w:cs="Times New Roman"/>
          <w:sz w:val="24"/>
          <w:szCs w:val="24"/>
        </w:rPr>
        <w:t>2020</w:t>
      </w:r>
      <w:r>
        <w:rPr>
          <w:rFonts w:ascii="Times New Roman" w:hAnsi="Times New Roman" w:cs="Times New Roman"/>
          <w:sz w:val="24"/>
          <w:szCs w:val="24"/>
        </w:rPr>
        <w:t xml:space="preserve">, August 12). </w:t>
      </w:r>
      <w:r w:rsidRPr="002644DE">
        <w:rPr>
          <w:rFonts w:ascii="Times New Roman" w:hAnsi="Times New Roman" w:cs="Times New Roman"/>
          <w:i/>
          <w:iCs/>
          <w:sz w:val="24"/>
          <w:szCs w:val="24"/>
        </w:rPr>
        <w:t>‘Leftists for Bibi’? Deepfake pro-Netanyahu propaganda exposed</w:t>
      </w:r>
      <w:r>
        <w:rPr>
          <w:rFonts w:ascii="Times New Roman" w:hAnsi="Times New Roman" w:cs="Times New Roman"/>
          <w:sz w:val="24"/>
          <w:szCs w:val="24"/>
        </w:rPr>
        <w:t xml:space="preserve">. </w:t>
      </w:r>
      <w:r w:rsidRPr="004F2E06">
        <w:rPr>
          <w:rFonts w:ascii="Times New Roman" w:hAnsi="Times New Roman" w:cs="Times New Roman"/>
          <w:sz w:val="24"/>
          <w:szCs w:val="24"/>
          <w:lang w:val="de-DE"/>
        </w:rPr>
        <w:t xml:space="preserve">+972 Magazine. </w:t>
      </w:r>
      <w:hyperlink r:id="rId26" w:history="1">
        <w:r w:rsidRPr="004F2E06">
          <w:rPr>
            <w:rStyle w:val="Hyperlink"/>
            <w:rFonts w:ascii="Times New Roman" w:hAnsi="Times New Roman" w:cs="Times New Roman"/>
            <w:sz w:val="24"/>
            <w:szCs w:val="24"/>
            <w:lang w:val="de-DE"/>
          </w:rPr>
          <w:t>https://www.972mag.com/leftists-for-bibi-deepfake-pro-netanyahu-propaganda-exposed/</w:t>
        </w:r>
      </w:hyperlink>
      <w:r w:rsidRPr="004F2E06">
        <w:rPr>
          <w:rFonts w:ascii="Times New Roman" w:hAnsi="Times New Roman" w:cs="Times New Roman"/>
          <w:sz w:val="24"/>
          <w:szCs w:val="24"/>
          <w:lang w:val="de-DE"/>
        </w:rPr>
        <w:t xml:space="preserve"> </w:t>
      </w:r>
    </w:p>
    <w:p w14:paraId="5D89BF3A"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Brady, M.</w:t>
      </w:r>
      <w:r>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Meyer-</w:t>
      </w:r>
      <w:proofErr w:type="spellStart"/>
      <w:r w:rsidRPr="006C0404">
        <w:rPr>
          <w:rFonts w:ascii="Times New Roman" w:hAnsi="Times New Roman" w:cs="Times New Roman"/>
          <w:sz w:val="24"/>
          <w:szCs w:val="24"/>
        </w:rPr>
        <w:t>Resende</w:t>
      </w:r>
      <w:proofErr w:type="spellEnd"/>
      <w:r w:rsidRPr="006C0404">
        <w:rPr>
          <w:rFonts w:ascii="Times New Roman" w:hAnsi="Times New Roman" w:cs="Times New Roman"/>
          <w:sz w:val="24"/>
          <w:szCs w:val="24"/>
        </w:rPr>
        <w:t xml:space="preserve">, M. </w:t>
      </w:r>
      <w:r>
        <w:rPr>
          <w:rFonts w:ascii="Times New Roman" w:hAnsi="Times New Roman" w:cs="Times New Roman"/>
          <w:sz w:val="24"/>
          <w:szCs w:val="24"/>
        </w:rPr>
        <w:t xml:space="preserve">(2020). </w:t>
      </w:r>
      <w:r w:rsidRPr="005828BB">
        <w:rPr>
          <w:rFonts w:ascii="Times New Roman" w:hAnsi="Times New Roman" w:cs="Times New Roman"/>
          <w:i/>
          <w:sz w:val="24"/>
          <w:szCs w:val="24"/>
        </w:rPr>
        <w:t>Deepfakes: A new disinformation threat</w:t>
      </w:r>
      <w:r>
        <w:rPr>
          <w:rFonts w:ascii="Times New Roman" w:hAnsi="Times New Roman" w:cs="Times New Roman"/>
          <w:sz w:val="24"/>
          <w:szCs w:val="24"/>
        </w:rPr>
        <w:t xml:space="preserve">. Democracy Reporting International.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lastRenderedPageBreak/>
        <w:tab/>
      </w:r>
      <w:hyperlink r:id="rId27" w:history="1">
        <w:r w:rsidRPr="00511DBA">
          <w:rPr>
            <w:rStyle w:val="Hyperlink"/>
            <w:rFonts w:ascii="Times New Roman" w:hAnsi="Times New Roman" w:cs="Times New Roman"/>
            <w:sz w:val="24"/>
            <w:szCs w:val="24"/>
          </w:rPr>
          <w:t>https://democracy-reporting.org/dri_publications/deepfakes-a-new-disinformation-threat/</w:t>
        </w:r>
      </w:hyperlink>
      <w:r>
        <w:rPr>
          <w:rFonts w:ascii="Times New Roman" w:hAnsi="Times New Roman" w:cs="Times New Roman"/>
          <w:sz w:val="24"/>
          <w:szCs w:val="24"/>
        </w:rPr>
        <w:t xml:space="preserve">  </w:t>
      </w:r>
    </w:p>
    <w:p w14:paraId="087A073D"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16307C">
        <w:rPr>
          <w:rFonts w:ascii="Times New Roman" w:hAnsi="Times New Roman" w:cs="Times New Roman"/>
          <w:sz w:val="24"/>
          <w:szCs w:val="24"/>
        </w:rPr>
        <w:t>Brashier</w:t>
      </w:r>
      <w:proofErr w:type="spellEnd"/>
      <w:r w:rsidRPr="0016307C">
        <w:rPr>
          <w:rFonts w:ascii="Times New Roman" w:hAnsi="Times New Roman" w:cs="Times New Roman"/>
          <w:sz w:val="24"/>
          <w:szCs w:val="24"/>
        </w:rPr>
        <w:t xml:space="preserve">, N. M., Pennycook, G., </w:t>
      </w:r>
      <w:proofErr w:type="spellStart"/>
      <w:r w:rsidRPr="0016307C">
        <w:rPr>
          <w:rFonts w:ascii="Times New Roman" w:hAnsi="Times New Roman" w:cs="Times New Roman"/>
          <w:sz w:val="24"/>
          <w:szCs w:val="24"/>
        </w:rPr>
        <w:t>Berinsky</w:t>
      </w:r>
      <w:proofErr w:type="spellEnd"/>
      <w:r w:rsidRPr="0016307C">
        <w:rPr>
          <w:rFonts w:ascii="Times New Roman" w:hAnsi="Times New Roman" w:cs="Times New Roman"/>
          <w:sz w:val="24"/>
          <w:szCs w:val="24"/>
        </w:rPr>
        <w:t xml:space="preserve">, A. J., &amp; Rand, D. G. (2021). Timing matters when correcting fake news. </w:t>
      </w:r>
      <w:r w:rsidRPr="0016307C">
        <w:rPr>
          <w:rFonts w:ascii="Times New Roman" w:hAnsi="Times New Roman" w:cs="Times New Roman"/>
          <w:i/>
          <w:iCs/>
          <w:sz w:val="24"/>
          <w:szCs w:val="24"/>
        </w:rPr>
        <w:t>Proceedings of the National Academy of Sciences, 118(5)</w:t>
      </w:r>
      <w:r w:rsidRPr="0016307C">
        <w:rPr>
          <w:rFonts w:ascii="Times New Roman" w:hAnsi="Times New Roman" w:cs="Times New Roman"/>
          <w:sz w:val="24"/>
          <w:szCs w:val="24"/>
        </w:rPr>
        <w:t>.</w:t>
      </w:r>
    </w:p>
    <w:p w14:paraId="4C74699B" w14:textId="77777777" w:rsidR="004F2E06" w:rsidRPr="00C22BCB" w:rsidRDefault="004F2E06" w:rsidP="004F2E06">
      <w:pPr>
        <w:pStyle w:val="references"/>
        <w:spacing w:line="480" w:lineRule="auto"/>
        <w:ind w:left="680" w:hanging="680"/>
        <w:rPr>
          <w:rFonts w:ascii="Times New Roman" w:hAnsi="Times New Roman" w:cs="Times New Roman"/>
          <w:sz w:val="24"/>
          <w:szCs w:val="24"/>
          <w:lang w:val="en-BE"/>
        </w:rPr>
      </w:pPr>
      <w:r>
        <w:rPr>
          <w:rFonts w:ascii="Times New Roman" w:hAnsi="Times New Roman" w:cs="Times New Roman"/>
          <w:sz w:val="24"/>
          <w:szCs w:val="24"/>
        </w:rPr>
        <w:t xml:space="preserve">Burley, R. (2021, August 5). </w:t>
      </w:r>
      <w:r w:rsidRPr="00C22BCB">
        <w:rPr>
          <w:rFonts w:ascii="Times New Roman" w:hAnsi="Times New Roman" w:cs="Times New Roman"/>
          <w:i/>
          <w:iCs/>
          <w:sz w:val="24"/>
          <w:szCs w:val="24"/>
        </w:rPr>
        <w:t>Coordinated attempt to push pro-China, anti-Western narratives on social media</w:t>
      </w:r>
      <w:r>
        <w:rPr>
          <w:rFonts w:ascii="Times New Roman" w:hAnsi="Times New Roman" w:cs="Times New Roman"/>
          <w:sz w:val="24"/>
          <w:szCs w:val="24"/>
        </w:rPr>
        <w:t xml:space="preserve">. Center for Information Resilience. </w:t>
      </w:r>
      <w:hyperlink r:id="rId28" w:history="1">
        <w:r w:rsidRPr="00CF2CD2">
          <w:rPr>
            <w:rStyle w:val="Hyperlink"/>
            <w:rFonts w:ascii="Times New Roman" w:hAnsi="Times New Roman" w:cs="Times New Roman"/>
            <w:sz w:val="24"/>
            <w:szCs w:val="24"/>
          </w:rPr>
          <w:t>https://www.info-res.org/post/revealed-coordinated-attempt-to-push-pro-china-anti-western-narratives-on-social-media</w:t>
        </w:r>
      </w:hyperlink>
      <w:r>
        <w:rPr>
          <w:rFonts w:ascii="Times New Roman" w:hAnsi="Times New Roman" w:cs="Times New Roman"/>
          <w:sz w:val="24"/>
          <w:szCs w:val="24"/>
        </w:rPr>
        <w:t xml:space="preserve"> </w:t>
      </w:r>
    </w:p>
    <w:p w14:paraId="29042CDC" w14:textId="77777777" w:rsidR="004F2E06" w:rsidRPr="0094087C"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Burt, T.</w:t>
      </w:r>
      <w:r>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Horvitz, E. </w:t>
      </w:r>
      <w:r>
        <w:rPr>
          <w:rFonts w:ascii="Times New Roman" w:hAnsi="Times New Roman" w:cs="Times New Roman"/>
          <w:sz w:val="24"/>
          <w:szCs w:val="24"/>
        </w:rPr>
        <w:t xml:space="preserve">(2020, September 1). </w:t>
      </w:r>
      <w:r w:rsidRPr="005828BB">
        <w:rPr>
          <w:rFonts w:ascii="Times New Roman" w:hAnsi="Times New Roman" w:cs="Times New Roman"/>
          <w:sz w:val="24"/>
          <w:szCs w:val="24"/>
        </w:rPr>
        <w:t>New steps to combat disinformation</w:t>
      </w:r>
      <w:r>
        <w:rPr>
          <w:rFonts w:ascii="Times New Roman" w:hAnsi="Times New Roman" w:cs="Times New Roman"/>
          <w:sz w:val="24"/>
          <w:szCs w:val="24"/>
        </w:rPr>
        <w:t xml:space="preserve">. </w:t>
      </w:r>
      <w:r w:rsidRPr="0094087C">
        <w:rPr>
          <w:rFonts w:ascii="Times New Roman" w:hAnsi="Times New Roman" w:cs="Times New Roman"/>
          <w:i/>
          <w:sz w:val="24"/>
          <w:szCs w:val="24"/>
        </w:rPr>
        <w:t>Microsoft</w:t>
      </w:r>
      <w:r w:rsidRPr="0094087C">
        <w:rPr>
          <w:rFonts w:ascii="Times New Roman" w:hAnsi="Times New Roman" w:cs="Times New Roman"/>
          <w:sz w:val="24"/>
          <w:szCs w:val="24"/>
        </w:rPr>
        <w:t xml:space="preserve">. </w:t>
      </w:r>
      <w:hyperlink r:id="rId29" w:history="1">
        <w:r w:rsidRPr="0094087C">
          <w:rPr>
            <w:rStyle w:val="Hyperlink"/>
            <w:rFonts w:ascii="Times New Roman" w:hAnsi="Times New Roman" w:cs="Times New Roman"/>
            <w:sz w:val="24"/>
            <w:szCs w:val="24"/>
          </w:rPr>
          <w:t>https://blogs.microsoft.com/on-the-issues/2020/09/01/disinformation-deepfakes-newsguard-video-authenticator/</w:t>
        </w:r>
      </w:hyperlink>
      <w:r w:rsidRPr="0094087C">
        <w:rPr>
          <w:rFonts w:ascii="Times New Roman" w:hAnsi="Times New Roman" w:cs="Times New Roman"/>
          <w:sz w:val="24"/>
          <w:szCs w:val="24"/>
        </w:rPr>
        <w:t xml:space="preserve">  </w:t>
      </w:r>
    </w:p>
    <w:p w14:paraId="2039CDB0"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Canton Ferrer, C.</w:t>
      </w:r>
      <w:r>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Dolhansky</w:t>
      </w:r>
      <w:proofErr w:type="spellEnd"/>
      <w:r w:rsidRPr="006C0404">
        <w:rPr>
          <w:rFonts w:ascii="Times New Roman" w:hAnsi="Times New Roman" w:cs="Times New Roman"/>
          <w:sz w:val="24"/>
          <w:szCs w:val="24"/>
        </w:rPr>
        <w:t>, B.</w:t>
      </w:r>
      <w:r>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Pflaum</w:t>
      </w:r>
      <w:proofErr w:type="spellEnd"/>
      <w:r w:rsidRPr="006C0404">
        <w:rPr>
          <w:rFonts w:ascii="Times New Roman" w:hAnsi="Times New Roman" w:cs="Times New Roman"/>
          <w:sz w:val="24"/>
          <w:szCs w:val="24"/>
        </w:rPr>
        <w:t>, B.</w:t>
      </w:r>
      <w:r>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Bitton</w:t>
      </w:r>
      <w:proofErr w:type="spellEnd"/>
      <w:r w:rsidRPr="006C0404">
        <w:rPr>
          <w:rFonts w:ascii="Times New Roman" w:hAnsi="Times New Roman" w:cs="Times New Roman"/>
          <w:sz w:val="24"/>
          <w:szCs w:val="24"/>
        </w:rPr>
        <w:t>, J.</w:t>
      </w:r>
      <w:r>
        <w:rPr>
          <w:rFonts w:ascii="Times New Roman" w:hAnsi="Times New Roman" w:cs="Times New Roman"/>
          <w:sz w:val="24"/>
          <w:szCs w:val="24"/>
        </w:rPr>
        <w:t>,</w:t>
      </w:r>
      <w:r w:rsidRPr="006C0404">
        <w:rPr>
          <w:rFonts w:ascii="Times New Roman" w:hAnsi="Times New Roman" w:cs="Times New Roman"/>
          <w:sz w:val="24"/>
          <w:szCs w:val="24"/>
        </w:rPr>
        <w:t xml:space="preserve"> Pan, J.</w:t>
      </w:r>
      <w:r>
        <w:rPr>
          <w:rFonts w:ascii="Times New Roman" w:hAnsi="Times New Roman" w:cs="Times New Roman"/>
          <w:sz w:val="24"/>
          <w:szCs w:val="24"/>
        </w:rPr>
        <w:t>,</w:t>
      </w:r>
      <w:r w:rsidRPr="006C0404">
        <w:rPr>
          <w:rFonts w:ascii="Times New Roman" w:hAnsi="Times New Roman" w:cs="Times New Roman"/>
          <w:sz w:val="24"/>
          <w:szCs w:val="24"/>
        </w:rPr>
        <w:t xml:space="preserve"> Lu, J. </w:t>
      </w:r>
      <w:r>
        <w:rPr>
          <w:rFonts w:ascii="Times New Roman" w:hAnsi="Times New Roman" w:cs="Times New Roman"/>
          <w:sz w:val="24"/>
          <w:szCs w:val="24"/>
        </w:rPr>
        <w:t xml:space="preserve">(2020, June 12). </w:t>
      </w:r>
      <w:r w:rsidRPr="005828BB">
        <w:rPr>
          <w:rFonts w:ascii="Times New Roman" w:hAnsi="Times New Roman" w:cs="Times New Roman"/>
          <w:sz w:val="24"/>
          <w:szCs w:val="24"/>
        </w:rPr>
        <w:t>Deepfake detection challenge results: An open initiative to advance AI</w:t>
      </w:r>
      <w:r>
        <w:rPr>
          <w:rFonts w:ascii="Times New Roman" w:hAnsi="Times New Roman" w:cs="Times New Roman"/>
          <w:sz w:val="24"/>
          <w:szCs w:val="24"/>
        </w:rPr>
        <w:t xml:space="preserve">. </w:t>
      </w:r>
      <w:r w:rsidRPr="005828BB">
        <w:rPr>
          <w:rFonts w:ascii="Times New Roman" w:hAnsi="Times New Roman" w:cs="Times New Roman"/>
          <w:i/>
          <w:sz w:val="24"/>
          <w:szCs w:val="24"/>
        </w:rPr>
        <w:t>Facebook</w:t>
      </w:r>
      <w:r>
        <w:rPr>
          <w:rFonts w:ascii="Times New Roman" w:hAnsi="Times New Roman" w:cs="Times New Roman"/>
          <w:sz w:val="24"/>
          <w:szCs w:val="24"/>
        </w:rPr>
        <w:t xml:space="preserve">. </w:t>
      </w:r>
      <w:hyperlink r:id="rId30" w:history="1">
        <w:r w:rsidRPr="00511DBA">
          <w:rPr>
            <w:rStyle w:val="Hyperlink"/>
            <w:rFonts w:ascii="Times New Roman" w:hAnsi="Times New Roman" w:cs="Times New Roman"/>
            <w:sz w:val="24"/>
            <w:szCs w:val="24"/>
          </w:rPr>
          <w:t>https://ai.facebook.com/blog/deepfake-detection-challenge-results-an-open-initiative-to-advance-ai/</w:t>
        </w:r>
      </w:hyperlink>
      <w:r>
        <w:rPr>
          <w:rFonts w:ascii="Times New Roman" w:hAnsi="Times New Roman" w:cs="Times New Roman"/>
          <w:sz w:val="24"/>
          <w:szCs w:val="24"/>
        </w:rPr>
        <w:t xml:space="preserve">  </w:t>
      </w:r>
    </w:p>
    <w:p w14:paraId="6494A3A4" w14:textId="77777777" w:rsidR="004F2E06" w:rsidRPr="009826C4" w:rsidRDefault="004F2E06" w:rsidP="004F2E06">
      <w:pPr>
        <w:pStyle w:val="references"/>
        <w:spacing w:line="480" w:lineRule="auto"/>
        <w:ind w:left="680" w:hanging="680"/>
        <w:rPr>
          <w:rFonts w:ascii="Times New Roman" w:hAnsi="Times New Roman" w:cs="Times New Roman"/>
          <w:sz w:val="24"/>
          <w:szCs w:val="24"/>
          <w:lang w:val="nl-NL"/>
        </w:rPr>
      </w:pPr>
      <w:proofErr w:type="spellStart"/>
      <w:r w:rsidRPr="009826C4">
        <w:rPr>
          <w:rFonts w:ascii="Times New Roman" w:hAnsi="Times New Roman" w:cs="Times New Roman"/>
          <w:sz w:val="24"/>
          <w:szCs w:val="24"/>
        </w:rPr>
        <w:t>Cattiau</w:t>
      </w:r>
      <w:proofErr w:type="spellEnd"/>
      <w:r w:rsidRPr="009826C4">
        <w:rPr>
          <w:rFonts w:ascii="Times New Roman" w:hAnsi="Times New Roman" w:cs="Times New Roman"/>
          <w:sz w:val="24"/>
          <w:szCs w:val="24"/>
        </w:rPr>
        <w:t xml:space="preserve">, </w:t>
      </w:r>
      <w:r>
        <w:rPr>
          <w:rFonts w:ascii="Times New Roman" w:hAnsi="Times New Roman" w:cs="Times New Roman"/>
          <w:sz w:val="24"/>
          <w:szCs w:val="24"/>
        </w:rPr>
        <w:t>J. (</w:t>
      </w:r>
      <w:r w:rsidRPr="009826C4">
        <w:rPr>
          <w:rFonts w:ascii="Times New Roman" w:hAnsi="Times New Roman" w:cs="Times New Roman"/>
          <w:sz w:val="24"/>
          <w:szCs w:val="24"/>
        </w:rPr>
        <w:t>2019</w:t>
      </w:r>
      <w:r>
        <w:rPr>
          <w:rFonts w:ascii="Times New Roman" w:hAnsi="Times New Roman" w:cs="Times New Roman"/>
          <w:sz w:val="24"/>
          <w:szCs w:val="24"/>
        </w:rPr>
        <w:t xml:space="preserve">, December 18). </w:t>
      </w:r>
      <w:r w:rsidRPr="009826C4">
        <w:rPr>
          <w:rFonts w:ascii="Times New Roman" w:hAnsi="Times New Roman" w:cs="Times New Roman"/>
          <w:i/>
          <w:iCs/>
          <w:sz w:val="24"/>
          <w:szCs w:val="24"/>
        </w:rPr>
        <w:t>How Tim Shaw regained his voice</w:t>
      </w:r>
      <w:r>
        <w:rPr>
          <w:rFonts w:ascii="Times New Roman" w:hAnsi="Times New Roman" w:cs="Times New Roman"/>
          <w:sz w:val="24"/>
          <w:szCs w:val="24"/>
        </w:rPr>
        <w:t xml:space="preserve">. </w:t>
      </w:r>
      <w:r w:rsidRPr="009826C4">
        <w:rPr>
          <w:rFonts w:ascii="Times New Roman" w:hAnsi="Times New Roman" w:cs="Times New Roman"/>
          <w:sz w:val="24"/>
          <w:szCs w:val="24"/>
          <w:lang w:val="nl-NL"/>
        </w:rPr>
        <w:t xml:space="preserve">Google. </w:t>
      </w:r>
      <w:hyperlink r:id="rId31" w:history="1">
        <w:r w:rsidRPr="00CF2CD2">
          <w:rPr>
            <w:rStyle w:val="Hyperlink"/>
            <w:rFonts w:ascii="Times New Roman" w:hAnsi="Times New Roman" w:cs="Times New Roman"/>
            <w:sz w:val="24"/>
            <w:szCs w:val="24"/>
            <w:lang w:val="nl-NL"/>
          </w:rPr>
          <w:t>https://www.blog.google/outreach-initiatives/accessibility/how-tim-shaw-regained-his-voice/</w:t>
        </w:r>
      </w:hyperlink>
      <w:r>
        <w:rPr>
          <w:rFonts w:ascii="Times New Roman" w:hAnsi="Times New Roman" w:cs="Times New Roman"/>
          <w:sz w:val="24"/>
          <w:szCs w:val="24"/>
          <w:lang w:val="nl-NL"/>
        </w:rPr>
        <w:t xml:space="preserve"> </w:t>
      </w:r>
    </w:p>
    <w:p w14:paraId="3556A817"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016324">
        <w:rPr>
          <w:rFonts w:ascii="Times New Roman" w:hAnsi="Times New Roman" w:cs="Times New Roman"/>
          <w:sz w:val="24"/>
          <w:szCs w:val="24"/>
          <w:lang w:val="nl-NL"/>
        </w:rPr>
        <w:t xml:space="preserve">Chadwick, A., </w:t>
      </w:r>
      <w:proofErr w:type="spellStart"/>
      <w:r w:rsidRPr="00016324">
        <w:rPr>
          <w:rFonts w:ascii="Times New Roman" w:hAnsi="Times New Roman" w:cs="Times New Roman"/>
          <w:sz w:val="24"/>
          <w:szCs w:val="24"/>
          <w:lang w:val="nl-NL"/>
        </w:rPr>
        <w:t>Vaccari</w:t>
      </w:r>
      <w:proofErr w:type="spellEnd"/>
      <w:r w:rsidRPr="00016324">
        <w:rPr>
          <w:rFonts w:ascii="Times New Roman" w:hAnsi="Times New Roman" w:cs="Times New Roman"/>
          <w:sz w:val="24"/>
          <w:szCs w:val="24"/>
          <w:lang w:val="nl-NL"/>
        </w:rPr>
        <w:t xml:space="preserve">, C., &amp; </w:t>
      </w:r>
      <w:proofErr w:type="spellStart"/>
      <w:r w:rsidRPr="00016324">
        <w:rPr>
          <w:rFonts w:ascii="Times New Roman" w:hAnsi="Times New Roman" w:cs="Times New Roman"/>
          <w:sz w:val="24"/>
          <w:szCs w:val="24"/>
          <w:lang w:val="nl-NL"/>
        </w:rPr>
        <w:t>O’Loughlin</w:t>
      </w:r>
      <w:proofErr w:type="spellEnd"/>
      <w:r w:rsidRPr="00016324">
        <w:rPr>
          <w:rFonts w:ascii="Times New Roman" w:hAnsi="Times New Roman" w:cs="Times New Roman"/>
          <w:sz w:val="24"/>
          <w:szCs w:val="24"/>
          <w:lang w:val="nl-NL"/>
        </w:rPr>
        <w:t xml:space="preserve">, B. (2018). </w:t>
      </w:r>
      <w:r w:rsidRPr="00016324">
        <w:rPr>
          <w:rFonts w:ascii="Times New Roman" w:hAnsi="Times New Roman" w:cs="Times New Roman"/>
          <w:sz w:val="24"/>
          <w:szCs w:val="24"/>
        </w:rPr>
        <w:t xml:space="preserve">Do tabloids poison the well of social media? Explaining democratically dysfunctional news sharing. </w:t>
      </w:r>
      <w:r w:rsidRPr="00016324">
        <w:rPr>
          <w:rFonts w:ascii="Times New Roman" w:hAnsi="Times New Roman" w:cs="Times New Roman"/>
          <w:i/>
          <w:iCs/>
          <w:sz w:val="24"/>
          <w:szCs w:val="24"/>
        </w:rPr>
        <w:t>New media &amp; society, 20(11)</w:t>
      </w:r>
      <w:r w:rsidRPr="00016324">
        <w:rPr>
          <w:rFonts w:ascii="Times New Roman" w:hAnsi="Times New Roman" w:cs="Times New Roman"/>
          <w:sz w:val="24"/>
          <w:szCs w:val="24"/>
        </w:rPr>
        <w:t>, 4255-4274.</w:t>
      </w:r>
    </w:p>
    <w:p w14:paraId="587B4834"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Chesney, B.</w:t>
      </w:r>
      <w:r>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Citron, D. </w:t>
      </w:r>
      <w:r>
        <w:rPr>
          <w:rFonts w:ascii="Times New Roman" w:hAnsi="Times New Roman" w:cs="Times New Roman"/>
          <w:sz w:val="24"/>
          <w:szCs w:val="24"/>
        </w:rPr>
        <w:t xml:space="preserve">(2019). </w:t>
      </w:r>
      <w:r w:rsidRPr="006C0404">
        <w:rPr>
          <w:rFonts w:ascii="Times New Roman" w:hAnsi="Times New Roman" w:cs="Times New Roman"/>
          <w:sz w:val="24"/>
          <w:szCs w:val="24"/>
        </w:rPr>
        <w:t xml:space="preserve">Deepfakes: a looming challenge for privacy, democracy, and national security. </w:t>
      </w:r>
      <w:r w:rsidRPr="00EA306C">
        <w:rPr>
          <w:rFonts w:ascii="Times New Roman" w:hAnsi="Times New Roman" w:cs="Times New Roman"/>
          <w:i/>
          <w:sz w:val="24"/>
          <w:szCs w:val="24"/>
        </w:rPr>
        <w:t>California Law Review</w:t>
      </w:r>
      <w:r w:rsidRPr="006C0404">
        <w:rPr>
          <w:rFonts w:ascii="Times New Roman" w:hAnsi="Times New Roman" w:cs="Times New Roman"/>
          <w:sz w:val="24"/>
          <w:szCs w:val="24"/>
        </w:rPr>
        <w:t xml:space="preserve">, </w:t>
      </w:r>
      <w:r w:rsidRPr="00EA306C">
        <w:rPr>
          <w:rFonts w:ascii="Times New Roman" w:hAnsi="Times New Roman" w:cs="Times New Roman"/>
          <w:i/>
          <w:sz w:val="24"/>
          <w:szCs w:val="24"/>
        </w:rPr>
        <w:t>107</w:t>
      </w:r>
      <w:r>
        <w:rPr>
          <w:rFonts w:ascii="Times New Roman" w:hAnsi="Times New Roman" w:cs="Times New Roman"/>
          <w:sz w:val="24"/>
          <w:szCs w:val="24"/>
        </w:rPr>
        <w:t>, 1753-1819.</w:t>
      </w:r>
    </w:p>
    <w:p w14:paraId="0C8DE888"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6C0404">
        <w:rPr>
          <w:rFonts w:ascii="Times New Roman" w:hAnsi="Times New Roman" w:cs="Times New Roman"/>
          <w:sz w:val="24"/>
          <w:szCs w:val="24"/>
        </w:rPr>
        <w:t>Ciancaglini</w:t>
      </w:r>
      <w:proofErr w:type="spellEnd"/>
      <w:r w:rsidRPr="006C0404">
        <w:rPr>
          <w:rFonts w:ascii="Times New Roman" w:hAnsi="Times New Roman" w:cs="Times New Roman"/>
          <w:sz w:val="24"/>
          <w:szCs w:val="24"/>
        </w:rPr>
        <w:t xml:space="preserve">, </w:t>
      </w:r>
      <w:r>
        <w:rPr>
          <w:rFonts w:ascii="Times New Roman" w:hAnsi="Times New Roman" w:cs="Times New Roman"/>
          <w:sz w:val="24"/>
          <w:szCs w:val="24"/>
        </w:rPr>
        <w:t xml:space="preserve">V., </w:t>
      </w:r>
      <w:r w:rsidRPr="006C0404">
        <w:rPr>
          <w:rFonts w:ascii="Times New Roman" w:hAnsi="Times New Roman" w:cs="Times New Roman"/>
          <w:sz w:val="24"/>
          <w:szCs w:val="24"/>
        </w:rPr>
        <w:t>Gibson, C.</w:t>
      </w:r>
      <w:r>
        <w:rPr>
          <w:rFonts w:ascii="Times New Roman" w:hAnsi="Times New Roman" w:cs="Times New Roman"/>
          <w:sz w:val="24"/>
          <w:szCs w:val="24"/>
        </w:rPr>
        <w:t>,</w:t>
      </w:r>
      <w:r w:rsidRPr="006C0404">
        <w:rPr>
          <w:rFonts w:ascii="Times New Roman" w:hAnsi="Times New Roman" w:cs="Times New Roman"/>
          <w:sz w:val="24"/>
          <w:szCs w:val="24"/>
        </w:rPr>
        <w:t xml:space="preserve"> Sancho, D.</w:t>
      </w:r>
      <w:r>
        <w:rPr>
          <w:rFonts w:ascii="Times New Roman" w:hAnsi="Times New Roman" w:cs="Times New Roman"/>
          <w:sz w:val="24"/>
          <w:szCs w:val="24"/>
        </w:rPr>
        <w:t>,</w:t>
      </w:r>
      <w:r w:rsidRPr="006C0404">
        <w:rPr>
          <w:rFonts w:ascii="Times New Roman" w:hAnsi="Times New Roman" w:cs="Times New Roman"/>
          <w:sz w:val="24"/>
          <w:szCs w:val="24"/>
        </w:rPr>
        <w:t xml:space="preserve"> McCarthy, O.</w:t>
      </w:r>
      <w:r>
        <w:rPr>
          <w:rFonts w:ascii="Times New Roman" w:hAnsi="Times New Roman" w:cs="Times New Roman"/>
          <w:sz w:val="24"/>
          <w:szCs w:val="24"/>
        </w:rPr>
        <w:t>,</w:t>
      </w:r>
      <w:r w:rsidRPr="006C0404">
        <w:rPr>
          <w:rFonts w:ascii="Times New Roman" w:hAnsi="Times New Roman" w:cs="Times New Roman"/>
          <w:sz w:val="24"/>
          <w:szCs w:val="24"/>
        </w:rPr>
        <w:t xml:space="preserve"> Eira, M.</w:t>
      </w:r>
      <w:r>
        <w:rPr>
          <w:rFonts w:ascii="Times New Roman" w:hAnsi="Times New Roman" w:cs="Times New Roman"/>
          <w:sz w:val="24"/>
          <w:szCs w:val="24"/>
        </w:rPr>
        <w:t>,</w:t>
      </w:r>
      <w:r w:rsidRPr="006C0404">
        <w:rPr>
          <w:rFonts w:ascii="Times New Roman" w:hAnsi="Times New Roman" w:cs="Times New Roman"/>
          <w:sz w:val="24"/>
          <w:szCs w:val="24"/>
        </w:rPr>
        <w:t xml:space="preserve"> Amann, P.</w:t>
      </w:r>
      <w:r>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Klayn</w:t>
      </w:r>
      <w:proofErr w:type="spellEnd"/>
      <w:r w:rsidRPr="006C0404">
        <w:rPr>
          <w:rFonts w:ascii="Times New Roman" w:hAnsi="Times New Roman" w:cs="Times New Roman"/>
          <w:sz w:val="24"/>
          <w:szCs w:val="24"/>
        </w:rPr>
        <w:t>, A.</w:t>
      </w:r>
      <w:r>
        <w:rPr>
          <w:rFonts w:ascii="Times New Roman" w:hAnsi="Times New Roman" w:cs="Times New Roman"/>
          <w:sz w:val="24"/>
          <w:szCs w:val="24"/>
        </w:rPr>
        <w:t>,</w:t>
      </w:r>
      <w:r w:rsidRPr="006C0404">
        <w:rPr>
          <w:rFonts w:ascii="Times New Roman" w:hAnsi="Times New Roman" w:cs="Times New Roman"/>
          <w:sz w:val="24"/>
          <w:szCs w:val="24"/>
        </w:rPr>
        <w:t xml:space="preserve"> McArdle, R.</w:t>
      </w:r>
      <w:r>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Beridze</w:t>
      </w:r>
      <w:proofErr w:type="spellEnd"/>
      <w:r w:rsidRPr="006C0404">
        <w:rPr>
          <w:rFonts w:ascii="Times New Roman" w:hAnsi="Times New Roman" w:cs="Times New Roman"/>
          <w:sz w:val="24"/>
          <w:szCs w:val="24"/>
        </w:rPr>
        <w:t>, I.</w:t>
      </w:r>
      <w:r>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Amann, P. </w:t>
      </w:r>
      <w:r>
        <w:rPr>
          <w:rFonts w:ascii="Times New Roman" w:hAnsi="Times New Roman" w:cs="Times New Roman"/>
          <w:sz w:val="24"/>
          <w:szCs w:val="24"/>
        </w:rPr>
        <w:t xml:space="preserve">(2020). </w:t>
      </w:r>
      <w:r w:rsidRPr="005828BB">
        <w:rPr>
          <w:rFonts w:ascii="Times New Roman" w:hAnsi="Times New Roman" w:cs="Times New Roman"/>
          <w:i/>
          <w:sz w:val="24"/>
          <w:szCs w:val="24"/>
        </w:rPr>
        <w:t xml:space="preserve">Malicious uses and abuses of artificial </w:t>
      </w:r>
      <w:r w:rsidRPr="005828BB">
        <w:rPr>
          <w:rFonts w:ascii="Times New Roman" w:hAnsi="Times New Roman" w:cs="Times New Roman"/>
          <w:i/>
          <w:sz w:val="24"/>
          <w:szCs w:val="24"/>
        </w:rPr>
        <w:lastRenderedPageBreak/>
        <w:t>intelligence</w:t>
      </w:r>
      <w:r w:rsidRPr="006C0404">
        <w:rPr>
          <w:rFonts w:ascii="Times New Roman" w:hAnsi="Times New Roman" w:cs="Times New Roman"/>
          <w:sz w:val="24"/>
          <w:szCs w:val="24"/>
        </w:rPr>
        <w:t xml:space="preserve">. </w:t>
      </w:r>
      <w:r w:rsidRPr="005828BB">
        <w:rPr>
          <w:rFonts w:ascii="Times New Roman" w:hAnsi="Times New Roman" w:cs="Times New Roman"/>
          <w:sz w:val="24"/>
          <w:szCs w:val="24"/>
        </w:rPr>
        <w:t>Trend Micro Research</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2" w:history="1">
        <w:r w:rsidRPr="00511DBA">
          <w:rPr>
            <w:rStyle w:val="Hyperlink"/>
            <w:rFonts w:ascii="Times New Roman" w:hAnsi="Times New Roman" w:cs="Times New Roman"/>
            <w:sz w:val="24"/>
            <w:szCs w:val="24"/>
          </w:rPr>
          <w:t>https://www.europol.europa.eu/publications-documents/malicious-uses-and-abuses-of-artificial-intelligence</w:t>
        </w:r>
      </w:hyperlink>
      <w:r>
        <w:rPr>
          <w:rFonts w:ascii="Times New Roman" w:hAnsi="Times New Roman" w:cs="Times New Roman"/>
          <w:sz w:val="24"/>
          <w:szCs w:val="24"/>
        </w:rPr>
        <w:t xml:space="preserve"> </w:t>
      </w:r>
    </w:p>
    <w:p w14:paraId="3B1E63A0"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7D18C8">
        <w:rPr>
          <w:rFonts w:ascii="Times New Roman" w:hAnsi="Times New Roman" w:cs="Times New Roman"/>
          <w:sz w:val="24"/>
          <w:szCs w:val="24"/>
        </w:rPr>
        <w:t xml:space="preserve">Cortez Masto, </w:t>
      </w:r>
      <w:r>
        <w:rPr>
          <w:rFonts w:ascii="Times New Roman" w:hAnsi="Times New Roman" w:cs="Times New Roman"/>
          <w:sz w:val="24"/>
          <w:szCs w:val="24"/>
        </w:rPr>
        <w:t xml:space="preserve">C. (2019). </w:t>
      </w:r>
      <w:r w:rsidRPr="006C0404">
        <w:rPr>
          <w:rFonts w:ascii="Times New Roman" w:hAnsi="Times New Roman" w:cs="Times New Roman"/>
          <w:sz w:val="24"/>
          <w:szCs w:val="24"/>
        </w:rPr>
        <w:t>Identifying Outputs of Generative Adversarial Net</w:t>
      </w:r>
      <w:r>
        <w:rPr>
          <w:rFonts w:ascii="Times New Roman" w:hAnsi="Times New Roman" w:cs="Times New Roman"/>
          <w:sz w:val="24"/>
          <w:szCs w:val="24"/>
        </w:rPr>
        <w:t>works Act, S. 2904, 116th Cong.</w:t>
      </w:r>
      <w:r w:rsidRPr="006C040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3" w:history="1">
        <w:r w:rsidRPr="00511DBA">
          <w:rPr>
            <w:rStyle w:val="Hyperlink"/>
            <w:rFonts w:ascii="Times New Roman" w:hAnsi="Times New Roman" w:cs="Times New Roman"/>
            <w:sz w:val="24"/>
            <w:szCs w:val="24"/>
          </w:rPr>
          <w:t>https://www.congress.gov/bill/116th-congress/senate-bill/2904</w:t>
        </w:r>
      </w:hyperlink>
      <w:r w:rsidRPr="006C0404">
        <w:rPr>
          <w:rFonts w:ascii="Times New Roman" w:hAnsi="Times New Roman" w:cs="Times New Roman"/>
          <w:sz w:val="24"/>
          <w:szCs w:val="24"/>
        </w:rPr>
        <w:t>).</w:t>
      </w:r>
    </w:p>
    <w:p w14:paraId="17E0D023"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rPr>
        <w:t xml:space="preserve">Das, A., Das, S., &amp; </w:t>
      </w:r>
      <w:proofErr w:type="spellStart"/>
      <w:r w:rsidRPr="004F2E06">
        <w:rPr>
          <w:rFonts w:ascii="Times New Roman" w:hAnsi="Times New Roman" w:cs="Times New Roman"/>
          <w:sz w:val="24"/>
          <w:szCs w:val="24"/>
        </w:rPr>
        <w:t>Dantcheva</w:t>
      </w:r>
      <w:proofErr w:type="spellEnd"/>
      <w:r w:rsidRPr="004F2E06">
        <w:rPr>
          <w:rFonts w:ascii="Times New Roman" w:hAnsi="Times New Roman" w:cs="Times New Roman"/>
          <w:sz w:val="24"/>
          <w:szCs w:val="24"/>
        </w:rPr>
        <w:t xml:space="preserve">, A. (2021, December). </w:t>
      </w:r>
      <w:r w:rsidRPr="00A205A3">
        <w:rPr>
          <w:rFonts w:ascii="Times New Roman" w:hAnsi="Times New Roman" w:cs="Times New Roman"/>
          <w:sz w:val="24"/>
          <w:szCs w:val="24"/>
        </w:rPr>
        <w:t xml:space="preserve">Demystifying Attention Mechanisms for Deepfake Detection. In 2021 16th </w:t>
      </w:r>
      <w:r w:rsidRPr="00A205A3">
        <w:rPr>
          <w:rFonts w:ascii="Times New Roman" w:hAnsi="Times New Roman" w:cs="Times New Roman"/>
          <w:i/>
          <w:iCs/>
          <w:sz w:val="24"/>
          <w:szCs w:val="24"/>
        </w:rPr>
        <w:t>IEEE International Conference on Automatic Face and Gesture Recognition (FG 2021)</w:t>
      </w:r>
      <w:r w:rsidRPr="00A205A3">
        <w:rPr>
          <w:rFonts w:ascii="Times New Roman" w:hAnsi="Times New Roman" w:cs="Times New Roman"/>
          <w:sz w:val="24"/>
          <w:szCs w:val="24"/>
        </w:rPr>
        <w:t xml:space="preserve"> (pp. 1-7). IEEE.</w:t>
      </w:r>
    </w:p>
    <w:p w14:paraId="269D8E7B" w14:textId="77777777" w:rsidR="004F2E06" w:rsidRPr="004F2E06" w:rsidRDefault="004F2E06" w:rsidP="004F2E06">
      <w:pPr>
        <w:pStyle w:val="references"/>
        <w:spacing w:line="480" w:lineRule="auto"/>
        <w:ind w:left="680" w:hanging="680"/>
        <w:rPr>
          <w:rFonts w:ascii="Times New Roman" w:hAnsi="Times New Roman" w:cs="Times New Roman"/>
          <w:sz w:val="24"/>
          <w:szCs w:val="24"/>
          <w:lang w:val="nl-NL"/>
        </w:rPr>
      </w:pPr>
      <w:r>
        <w:rPr>
          <w:rFonts w:ascii="Times New Roman" w:hAnsi="Times New Roman" w:cs="Times New Roman"/>
          <w:sz w:val="24"/>
          <w:szCs w:val="24"/>
        </w:rPr>
        <w:t xml:space="preserve">David, D. (2021, May 10). </w:t>
      </w:r>
      <w:r w:rsidRPr="002644DE">
        <w:rPr>
          <w:rFonts w:ascii="Times New Roman" w:hAnsi="Times New Roman" w:cs="Times New Roman"/>
          <w:i/>
          <w:iCs/>
          <w:sz w:val="24"/>
          <w:szCs w:val="24"/>
        </w:rPr>
        <w:t>Analyzing the rise of Deepfake voice technology</w:t>
      </w:r>
      <w:r>
        <w:rPr>
          <w:rFonts w:ascii="Times New Roman" w:hAnsi="Times New Roman" w:cs="Times New Roman"/>
          <w:sz w:val="24"/>
          <w:szCs w:val="24"/>
        </w:rPr>
        <w:t xml:space="preserve">. </w:t>
      </w:r>
      <w:proofErr w:type="spellStart"/>
      <w:r w:rsidRPr="004F2E06">
        <w:rPr>
          <w:rFonts w:ascii="Times New Roman" w:hAnsi="Times New Roman" w:cs="Times New Roman"/>
          <w:sz w:val="24"/>
          <w:szCs w:val="24"/>
          <w:lang w:val="nl-NL"/>
        </w:rPr>
        <w:t>Forbes</w:t>
      </w:r>
      <w:proofErr w:type="spellEnd"/>
      <w:r w:rsidRPr="004F2E06">
        <w:rPr>
          <w:rFonts w:ascii="Times New Roman" w:hAnsi="Times New Roman" w:cs="Times New Roman"/>
          <w:sz w:val="24"/>
          <w:szCs w:val="24"/>
          <w:lang w:val="nl-NL"/>
        </w:rPr>
        <w:t xml:space="preserve">. </w:t>
      </w:r>
      <w:hyperlink r:id="rId34" w:history="1">
        <w:r w:rsidRPr="004F2E06">
          <w:rPr>
            <w:rStyle w:val="Hyperlink"/>
            <w:rFonts w:ascii="Times New Roman" w:hAnsi="Times New Roman" w:cs="Times New Roman"/>
            <w:sz w:val="24"/>
            <w:szCs w:val="24"/>
            <w:lang w:val="nl-NL"/>
          </w:rPr>
          <w:t>https://www.forbes.com/sites/forbestechcouncil/2021/05/10/analyzing-the-rise-of-deepfake-voice-technology/?sh=329cd51a6915</w:t>
        </w:r>
      </w:hyperlink>
      <w:r w:rsidRPr="004F2E06">
        <w:rPr>
          <w:rFonts w:ascii="Times New Roman" w:hAnsi="Times New Roman" w:cs="Times New Roman"/>
          <w:sz w:val="24"/>
          <w:szCs w:val="24"/>
          <w:lang w:val="nl-NL"/>
        </w:rPr>
        <w:t xml:space="preserve"> </w:t>
      </w:r>
    </w:p>
    <w:p w14:paraId="056FCE44"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lang w:val="nl-NL"/>
        </w:rPr>
        <w:t xml:space="preserve">De Houwer, J. (2019). </w:t>
      </w:r>
      <w:r w:rsidRPr="00194A05">
        <w:rPr>
          <w:rFonts w:ascii="Times New Roman" w:hAnsi="Times New Roman" w:cs="Times New Roman"/>
          <w:sz w:val="24"/>
          <w:szCs w:val="24"/>
        </w:rPr>
        <w:t xml:space="preserve">Moving beyond System 1 and System 2: Conditioning, implicit evaluation, and habitual responding might be mediated by relational knowledge. </w:t>
      </w:r>
      <w:r w:rsidRPr="00194A05">
        <w:rPr>
          <w:rFonts w:ascii="Times New Roman" w:hAnsi="Times New Roman" w:cs="Times New Roman"/>
          <w:i/>
          <w:iCs/>
          <w:sz w:val="24"/>
          <w:szCs w:val="24"/>
        </w:rPr>
        <w:t>Experimental Psychology, 66(4)</w:t>
      </w:r>
      <w:r w:rsidRPr="00194A05">
        <w:rPr>
          <w:rFonts w:ascii="Times New Roman" w:hAnsi="Times New Roman" w:cs="Times New Roman"/>
          <w:sz w:val="24"/>
          <w:szCs w:val="24"/>
        </w:rPr>
        <w:t>, 257</w:t>
      </w:r>
      <w:r>
        <w:rPr>
          <w:rFonts w:ascii="Times New Roman" w:hAnsi="Times New Roman" w:cs="Times New Roman"/>
          <w:sz w:val="24"/>
          <w:szCs w:val="24"/>
        </w:rPr>
        <w:t>-265</w:t>
      </w:r>
      <w:r w:rsidRPr="00194A05">
        <w:rPr>
          <w:rFonts w:ascii="Times New Roman" w:hAnsi="Times New Roman" w:cs="Times New Roman"/>
          <w:sz w:val="24"/>
          <w:szCs w:val="24"/>
        </w:rPr>
        <w:t>.</w:t>
      </w:r>
    </w:p>
    <w:p w14:paraId="2D48C86B"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1E2BD9">
        <w:rPr>
          <w:rFonts w:ascii="Times New Roman" w:hAnsi="Times New Roman" w:cs="Times New Roman"/>
          <w:sz w:val="24"/>
          <w:szCs w:val="24"/>
        </w:rPr>
        <w:t xml:space="preserve">De </w:t>
      </w:r>
      <w:proofErr w:type="spellStart"/>
      <w:r w:rsidRPr="001E2BD9">
        <w:rPr>
          <w:rFonts w:ascii="Times New Roman" w:hAnsi="Times New Roman" w:cs="Times New Roman"/>
          <w:sz w:val="24"/>
          <w:szCs w:val="24"/>
        </w:rPr>
        <w:t>Neys</w:t>
      </w:r>
      <w:proofErr w:type="spellEnd"/>
      <w:r w:rsidRPr="001E2BD9">
        <w:rPr>
          <w:rFonts w:ascii="Times New Roman" w:hAnsi="Times New Roman" w:cs="Times New Roman"/>
          <w:sz w:val="24"/>
          <w:szCs w:val="24"/>
        </w:rPr>
        <w:t xml:space="preserve">, W. (2021). On dual-and single-process models of thinking. </w:t>
      </w:r>
      <w:r w:rsidRPr="004F2E06">
        <w:rPr>
          <w:rFonts w:ascii="Times New Roman" w:hAnsi="Times New Roman" w:cs="Times New Roman"/>
          <w:i/>
          <w:iCs/>
          <w:sz w:val="24"/>
          <w:szCs w:val="24"/>
        </w:rPr>
        <w:t>Perspectives on Psychological Science, 16(6)</w:t>
      </w:r>
      <w:r w:rsidRPr="004F2E06">
        <w:rPr>
          <w:rFonts w:ascii="Times New Roman" w:hAnsi="Times New Roman" w:cs="Times New Roman"/>
          <w:sz w:val="24"/>
          <w:szCs w:val="24"/>
        </w:rPr>
        <w:t>, 1412-1427.</w:t>
      </w:r>
    </w:p>
    <w:p w14:paraId="5C3D6FCF" w14:textId="77777777" w:rsidR="004F2E06" w:rsidRPr="004F2E06" w:rsidRDefault="004F2E06" w:rsidP="004F2E06">
      <w:pPr>
        <w:pStyle w:val="references"/>
        <w:spacing w:line="480" w:lineRule="auto"/>
        <w:ind w:left="680" w:hanging="680"/>
        <w:rPr>
          <w:rFonts w:ascii="Times New Roman" w:hAnsi="Times New Roman" w:cs="Times New Roman"/>
          <w:sz w:val="24"/>
          <w:szCs w:val="24"/>
          <w:lang w:val="de-DE"/>
        </w:rPr>
      </w:pPr>
      <w:r w:rsidRPr="009D4995">
        <w:rPr>
          <w:rFonts w:ascii="Times New Roman" w:hAnsi="Times New Roman" w:cs="Times New Roman"/>
          <w:sz w:val="24"/>
          <w:szCs w:val="24"/>
        </w:rPr>
        <w:t>De Witte, M., Kubota, T., &amp; Than, K. (2022, April 21). ‘Regulation has to be part of the answer’ to combating online disinformation, Barack Obama said at Stanford event</w:t>
      </w:r>
      <w:r>
        <w:rPr>
          <w:rFonts w:ascii="Times New Roman" w:hAnsi="Times New Roman" w:cs="Times New Roman"/>
          <w:sz w:val="24"/>
          <w:szCs w:val="24"/>
        </w:rPr>
        <w:t xml:space="preserve">. </w:t>
      </w:r>
      <w:r w:rsidRPr="004F2E06">
        <w:rPr>
          <w:rFonts w:ascii="Times New Roman" w:hAnsi="Times New Roman" w:cs="Times New Roman"/>
          <w:sz w:val="24"/>
          <w:szCs w:val="24"/>
          <w:lang w:val="de-DE"/>
        </w:rPr>
        <w:t xml:space="preserve">Stanford. </w:t>
      </w:r>
      <w:hyperlink r:id="rId35" w:history="1">
        <w:r w:rsidRPr="004F2E06">
          <w:rPr>
            <w:rStyle w:val="Hyperlink"/>
            <w:rFonts w:ascii="Times New Roman" w:hAnsi="Times New Roman" w:cs="Times New Roman"/>
            <w:sz w:val="24"/>
            <w:szCs w:val="24"/>
            <w:lang w:val="de-DE"/>
          </w:rPr>
          <w:t>https://news.stanford.edu/2022/04/21/disinformation-weakening-democracy-barack-obama-said/</w:t>
        </w:r>
      </w:hyperlink>
      <w:r w:rsidRPr="004F2E06">
        <w:rPr>
          <w:rFonts w:ascii="Times New Roman" w:hAnsi="Times New Roman" w:cs="Times New Roman"/>
          <w:sz w:val="24"/>
          <w:szCs w:val="24"/>
          <w:lang w:val="de-DE"/>
        </w:rPr>
        <w:t xml:space="preserve"> </w:t>
      </w:r>
    </w:p>
    <w:p w14:paraId="3BF74838" w14:textId="77777777" w:rsidR="004F2E06" w:rsidRPr="005B6C2E" w:rsidRDefault="004F2E06" w:rsidP="004F2E06">
      <w:pPr>
        <w:pStyle w:val="references"/>
        <w:spacing w:line="480" w:lineRule="auto"/>
        <w:ind w:left="680" w:hanging="680"/>
        <w:rPr>
          <w:rFonts w:ascii="Times New Roman" w:hAnsi="Times New Roman" w:cs="Times New Roman"/>
          <w:sz w:val="24"/>
          <w:szCs w:val="24"/>
        </w:rPr>
      </w:pPr>
      <w:proofErr w:type="spellStart"/>
      <w:r w:rsidRPr="005B6C2E">
        <w:rPr>
          <w:rFonts w:ascii="Times New Roman" w:hAnsi="Times New Roman" w:cs="Times New Roman"/>
          <w:sz w:val="24"/>
          <w:szCs w:val="24"/>
        </w:rPr>
        <w:t>DelViscio</w:t>
      </w:r>
      <w:proofErr w:type="spellEnd"/>
      <w:r w:rsidRPr="005B6C2E">
        <w:rPr>
          <w:rFonts w:ascii="Times New Roman" w:hAnsi="Times New Roman" w:cs="Times New Roman"/>
          <w:sz w:val="24"/>
          <w:szCs w:val="24"/>
        </w:rPr>
        <w:t>, J. (2020, July 20).</w:t>
      </w:r>
      <w:r w:rsidRPr="005B6C2E">
        <w:t xml:space="preserve"> </w:t>
      </w:r>
      <w:r w:rsidRPr="005B6C2E">
        <w:rPr>
          <w:rFonts w:ascii="Times New Roman" w:hAnsi="Times New Roman" w:cs="Times New Roman"/>
          <w:i/>
          <w:iCs/>
          <w:sz w:val="24"/>
          <w:szCs w:val="24"/>
        </w:rPr>
        <w:t>A Nixon Deepfake, a 'Moon Disaster' Speech and an Information Ecosystem at Risk</w:t>
      </w:r>
      <w:r w:rsidRPr="005B6C2E">
        <w:rPr>
          <w:rFonts w:ascii="Times New Roman" w:hAnsi="Times New Roman" w:cs="Times New Roman"/>
          <w:sz w:val="24"/>
          <w:szCs w:val="24"/>
        </w:rPr>
        <w:t>.</w:t>
      </w:r>
      <w:r>
        <w:rPr>
          <w:rFonts w:ascii="Times New Roman" w:hAnsi="Times New Roman" w:cs="Times New Roman"/>
          <w:sz w:val="24"/>
          <w:szCs w:val="24"/>
        </w:rPr>
        <w:t xml:space="preserve"> Scientific American. </w:t>
      </w:r>
      <w:hyperlink r:id="rId36" w:history="1">
        <w:r w:rsidRPr="00CF2CD2">
          <w:rPr>
            <w:rStyle w:val="Hyperlink"/>
            <w:rFonts w:ascii="Times New Roman" w:hAnsi="Times New Roman" w:cs="Times New Roman"/>
            <w:sz w:val="24"/>
            <w:szCs w:val="24"/>
          </w:rPr>
          <w:t>https://www.scientificamerican.com/article/a-nixon-deepfake-a-moon-disaster-speech-and-an-information-ecosystem-at-risk1/</w:t>
        </w:r>
      </w:hyperlink>
      <w:r>
        <w:rPr>
          <w:rFonts w:ascii="Times New Roman" w:hAnsi="Times New Roman" w:cs="Times New Roman"/>
          <w:sz w:val="24"/>
          <w:szCs w:val="24"/>
        </w:rPr>
        <w:t xml:space="preserve"> </w:t>
      </w:r>
    </w:p>
    <w:p w14:paraId="189A5507" w14:textId="77777777" w:rsidR="004F2E06" w:rsidRPr="003463CE" w:rsidRDefault="004F2E06" w:rsidP="004F2E06">
      <w:pPr>
        <w:pStyle w:val="references"/>
        <w:spacing w:line="480" w:lineRule="auto"/>
        <w:ind w:left="680" w:hanging="680"/>
        <w:rPr>
          <w:rFonts w:ascii="Times New Roman" w:hAnsi="Times New Roman" w:cs="Times New Roman"/>
          <w:sz w:val="24"/>
          <w:szCs w:val="24"/>
        </w:rPr>
      </w:pPr>
      <w:r w:rsidRPr="003463CE">
        <w:rPr>
          <w:rFonts w:ascii="Times New Roman" w:hAnsi="Times New Roman" w:cs="Times New Roman"/>
          <w:sz w:val="24"/>
          <w:szCs w:val="24"/>
          <w:lang w:val="nl-NL"/>
        </w:rPr>
        <w:lastRenderedPageBreak/>
        <w:t xml:space="preserve">Dobber, T., </w:t>
      </w:r>
      <w:proofErr w:type="spellStart"/>
      <w:r w:rsidRPr="003463CE">
        <w:rPr>
          <w:rFonts w:ascii="Times New Roman" w:hAnsi="Times New Roman" w:cs="Times New Roman"/>
          <w:sz w:val="24"/>
          <w:szCs w:val="24"/>
          <w:lang w:val="nl-NL"/>
        </w:rPr>
        <w:t>Metoui</w:t>
      </w:r>
      <w:proofErr w:type="spellEnd"/>
      <w:r w:rsidRPr="003463CE">
        <w:rPr>
          <w:rFonts w:ascii="Times New Roman" w:hAnsi="Times New Roman" w:cs="Times New Roman"/>
          <w:sz w:val="24"/>
          <w:szCs w:val="24"/>
          <w:lang w:val="nl-NL"/>
        </w:rPr>
        <w:t xml:space="preserve">, N., Trilling, D., Helberger, N., &amp; de </w:t>
      </w:r>
      <w:proofErr w:type="spellStart"/>
      <w:r w:rsidRPr="003463CE">
        <w:rPr>
          <w:rFonts w:ascii="Times New Roman" w:hAnsi="Times New Roman" w:cs="Times New Roman"/>
          <w:sz w:val="24"/>
          <w:szCs w:val="24"/>
          <w:lang w:val="nl-NL"/>
        </w:rPr>
        <w:t>Vreese</w:t>
      </w:r>
      <w:proofErr w:type="spellEnd"/>
      <w:r w:rsidRPr="003463CE">
        <w:rPr>
          <w:rFonts w:ascii="Times New Roman" w:hAnsi="Times New Roman" w:cs="Times New Roman"/>
          <w:sz w:val="24"/>
          <w:szCs w:val="24"/>
          <w:lang w:val="nl-NL"/>
        </w:rPr>
        <w:t xml:space="preserve">, C. (2021). </w:t>
      </w:r>
      <w:r w:rsidRPr="003463CE">
        <w:rPr>
          <w:rFonts w:ascii="Times New Roman" w:hAnsi="Times New Roman" w:cs="Times New Roman"/>
          <w:sz w:val="24"/>
          <w:szCs w:val="24"/>
        </w:rPr>
        <w:t xml:space="preserve">Do (microtargeted) deepfakes have real effects on political attitudes?. </w:t>
      </w:r>
      <w:r w:rsidRPr="003463CE">
        <w:rPr>
          <w:rFonts w:ascii="Times New Roman" w:hAnsi="Times New Roman" w:cs="Times New Roman"/>
          <w:i/>
          <w:iCs/>
          <w:sz w:val="24"/>
          <w:szCs w:val="24"/>
        </w:rPr>
        <w:t>The International Journal of Press/Politics, 26(1)</w:t>
      </w:r>
      <w:r w:rsidRPr="003463CE">
        <w:rPr>
          <w:rFonts w:ascii="Times New Roman" w:hAnsi="Times New Roman" w:cs="Times New Roman"/>
          <w:sz w:val="24"/>
          <w:szCs w:val="24"/>
        </w:rPr>
        <w:t>, 69-91.</w:t>
      </w:r>
    </w:p>
    <w:p w14:paraId="73BCA85C"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E04AB9">
        <w:rPr>
          <w:rFonts w:ascii="Times New Roman" w:hAnsi="Times New Roman" w:cs="Times New Roman"/>
          <w:sz w:val="24"/>
          <w:szCs w:val="24"/>
        </w:rPr>
        <w:t xml:space="preserve">Ecker, U. K., O'Reilly, Z., Reid, J. S., &amp; Chang, E. P. (2020). The effectiveness of short‐format refutational fact‐checks. </w:t>
      </w:r>
      <w:r w:rsidRPr="004F2E06">
        <w:rPr>
          <w:rFonts w:ascii="Times New Roman" w:hAnsi="Times New Roman" w:cs="Times New Roman"/>
          <w:i/>
          <w:iCs/>
          <w:sz w:val="24"/>
          <w:szCs w:val="24"/>
        </w:rPr>
        <w:t>British Journal of Psychology, 111(1)</w:t>
      </w:r>
      <w:r w:rsidRPr="004F2E06">
        <w:rPr>
          <w:rFonts w:ascii="Times New Roman" w:hAnsi="Times New Roman" w:cs="Times New Roman"/>
          <w:sz w:val="24"/>
          <w:szCs w:val="24"/>
        </w:rPr>
        <w:t>, 36-54.</w:t>
      </w:r>
    </w:p>
    <w:p w14:paraId="2793C1D1"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rPr>
        <w:t xml:space="preserve">European Commission. </w:t>
      </w:r>
      <w:r>
        <w:rPr>
          <w:rFonts w:ascii="Times New Roman" w:hAnsi="Times New Roman" w:cs="Times New Roman"/>
          <w:sz w:val="24"/>
          <w:szCs w:val="24"/>
        </w:rPr>
        <w:t xml:space="preserve">(2018). </w:t>
      </w:r>
      <w:r w:rsidRPr="006C0404">
        <w:rPr>
          <w:rFonts w:ascii="Times New Roman" w:hAnsi="Times New Roman" w:cs="Times New Roman"/>
          <w:sz w:val="24"/>
          <w:szCs w:val="24"/>
        </w:rPr>
        <w:t>Communication from the Commission - Tackling online disinformation: A European Approach, COM/2018/236 final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7" w:history="1">
        <w:r w:rsidRPr="00511DBA">
          <w:rPr>
            <w:rStyle w:val="Hyperlink"/>
            <w:rFonts w:ascii="Times New Roman" w:hAnsi="Times New Roman" w:cs="Times New Roman"/>
            <w:sz w:val="24"/>
            <w:szCs w:val="24"/>
          </w:rPr>
          <w:t>https://eur-lex.europa.eu/legal-content/EN/TXT/?uri=CELEX:52018DC0236</w:t>
        </w:r>
      </w:hyperlink>
      <w:r>
        <w:rPr>
          <w:rFonts w:ascii="Times New Roman" w:hAnsi="Times New Roman" w:cs="Times New Roman"/>
          <w:sz w:val="24"/>
          <w:szCs w:val="24"/>
        </w:rPr>
        <w:t xml:space="preserve"> </w:t>
      </w:r>
      <w:r w:rsidRPr="006C0404">
        <w:rPr>
          <w:rFonts w:ascii="Times New Roman" w:hAnsi="Times New Roman" w:cs="Times New Roman"/>
          <w:sz w:val="24"/>
          <w:szCs w:val="24"/>
        </w:rPr>
        <w:t xml:space="preserve"> </w:t>
      </w:r>
    </w:p>
    <w:p w14:paraId="6A7F3415"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FF42A0">
        <w:rPr>
          <w:rFonts w:ascii="Times New Roman" w:hAnsi="Times New Roman" w:cs="Times New Roman"/>
          <w:sz w:val="24"/>
          <w:szCs w:val="24"/>
        </w:rPr>
        <w:t xml:space="preserve">Evans, J. S. B., &amp; Stanovich, K. E. (2013). Dual-process theories of higher cognition: Advancing the debate. </w:t>
      </w:r>
      <w:r w:rsidRPr="004F2E06">
        <w:rPr>
          <w:rFonts w:ascii="Times New Roman" w:hAnsi="Times New Roman" w:cs="Times New Roman"/>
          <w:i/>
          <w:iCs/>
          <w:sz w:val="24"/>
          <w:szCs w:val="24"/>
        </w:rPr>
        <w:t>Perspectives on Psychological Science, 8(3)</w:t>
      </w:r>
      <w:r w:rsidRPr="004F2E06">
        <w:rPr>
          <w:rFonts w:ascii="Times New Roman" w:hAnsi="Times New Roman" w:cs="Times New Roman"/>
          <w:sz w:val="24"/>
          <w:szCs w:val="24"/>
        </w:rPr>
        <w:t>, 223-241</w:t>
      </w:r>
    </w:p>
    <w:p w14:paraId="2CFDFC92"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4F2E06">
        <w:rPr>
          <w:rFonts w:ascii="Times New Roman" w:hAnsi="Times New Roman" w:cs="Times New Roman"/>
          <w:sz w:val="24"/>
          <w:szCs w:val="24"/>
        </w:rPr>
        <w:t>Fagni</w:t>
      </w:r>
      <w:proofErr w:type="spellEnd"/>
      <w:r w:rsidRPr="004F2E06">
        <w:rPr>
          <w:rFonts w:ascii="Times New Roman" w:hAnsi="Times New Roman" w:cs="Times New Roman"/>
          <w:sz w:val="24"/>
          <w:szCs w:val="24"/>
        </w:rPr>
        <w:t xml:space="preserve">, T., </w:t>
      </w:r>
      <w:proofErr w:type="spellStart"/>
      <w:r w:rsidRPr="004F2E06">
        <w:rPr>
          <w:rFonts w:ascii="Times New Roman" w:hAnsi="Times New Roman" w:cs="Times New Roman"/>
          <w:sz w:val="24"/>
          <w:szCs w:val="24"/>
        </w:rPr>
        <w:t>Falchi</w:t>
      </w:r>
      <w:proofErr w:type="spellEnd"/>
      <w:r w:rsidRPr="004F2E06">
        <w:rPr>
          <w:rFonts w:ascii="Times New Roman" w:hAnsi="Times New Roman" w:cs="Times New Roman"/>
          <w:sz w:val="24"/>
          <w:szCs w:val="24"/>
        </w:rPr>
        <w:t xml:space="preserve">, F., </w:t>
      </w:r>
      <w:proofErr w:type="spellStart"/>
      <w:r w:rsidRPr="004F2E06">
        <w:rPr>
          <w:rFonts w:ascii="Times New Roman" w:hAnsi="Times New Roman" w:cs="Times New Roman"/>
          <w:sz w:val="24"/>
          <w:szCs w:val="24"/>
        </w:rPr>
        <w:t>Gambini</w:t>
      </w:r>
      <w:proofErr w:type="spellEnd"/>
      <w:r w:rsidRPr="004F2E06">
        <w:rPr>
          <w:rFonts w:ascii="Times New Roman" w:hAnsi="Times New Roman" w:cs="Times New Roman"/>
          <w:sz w:val="24"/>
          <w:szCs w:val="24"/>
        </w:rPr>
        <w:t xml:space="preserve">, M., </w:t>
      </w:r>
      <w:proofErr w:type="spellStart"/>
      <w:r w:rsidRPr="004F2E06">
        <w:rPr>
          <w:rFonts w:ascii="Times New Roman" w:hAnsi="Times New Roman" w:cs="Times New Roman"/>
          <w:sz w:val="24"/>
          <w:szCs w:val="24"/>
        </w:rPr>
        <w:t>Martella</w:t>
      </w:r>
      <w:proofErr w:type="spellEnd"/>
      <w:r w:rsidRPr="004F2E06">
        <w:rPr>
          <w:rFonts w:ascii="Times New Roman" w:hAnsi="Times New Roman" w:cs="Times New Roman"/>
          <w:sz w:val="24"/>
          <w:szCs w:val="24"/>
        </w:rPr>
        <w:t xml:space="preserve">, A., &amp; Tesconi, M. (2021). </w:t>
      </w:r>
      <w:proofErr w:type="spellStart"/>
      <w:r w:rsidRPr="004F2E06">
        <w:rPr>
          <w:rFonts w:ascii="Times New Roman" w:hAnsi="Times New Roman" w:cs="Times New Roman"/>
          <w:sz w:val="24"/>
          <w:szCs w:val="24"/>
        </w:rPr>
        <w:t>TweepFake</w:t>
      </w:r>
      <w:proofErr w:type="spellEnd"/>
      <w:r w:rsidRPr="004F2E06">
        <w:rPr>
          <w:rFonts w:ascii="Times New Roman" w:hAnsi="Times New Roman" w:cs="Times New Roman"/>
          <w:sz w:val="24"/>
          <w:szCs w:val="24"/>
        </w:rPr>
        <w:t xml:space="preserve">: About detecting deepfake tweets. </w:t>
      </w:r>
      <w:proofErr w:type="spellStart"/>
      <w:r w:rsidRPr="004F2E06">
        <w:rPr>
          <w:rFonts w:ascii="Times New Roman" w:hAnsi="Times New Roman" w:cs="Times New Roman"/>
          <w:i/>
          <w:iCs/>
          <w:sz w:val="24"/>
          <w:szCs w:val="24"/>
        </w:rPr>
        <w:t>Plos</w:t>
      </w:r>
      <w:proofErr w:type="spellEnd"/>
      <w:r w:rsidRPr="004F2E06">
        <w:rPr>
          <w:rFonts w:ascii="Times New Roman" w:hAnsi="Times New Roman" w:cs="Times New Roman"/>
          <w:i/>
          <w:iCs/>
          <w:sz w:val="24"/>
          <w:szCs w:val="24"/>
        </w:rPr>
        <w:t xml:space="preserve"> one</w:t>
      </w:r>
      <w:r w:rsidRPr="004F2E06">
        <w:rPr>
          <w:rFonts w:ascii="Times New Roman" w:hAnsi="Times New Roman" w:cs="Times New Roman"/>
          <w:sz w:val="24"/>
          <w:szCs w:val="24"/>
        </w:rPr>
        <w:t>, 16(5), e0251415.</w:t>
      </w:r>
    </w:p>
    <w:p w14:paraId="26CF38F1" w14:textId="77777777" w:rsidR="004F2E06" w:rsidRDefault="004F2E06" w:rsidP="004F2E06">
      <w:pPr>
        <w:pStyle w:val="references"/>
        <w:spacing w:line="480" w:lineRule="auto"/>
        <w:ind w:left="680" w:hanging="680"/>
        <w:rPr>
          <w:rFonts w:ascii="Times New Roman" w:hAnsi="Times New Roman" w:cs="Times New Roman"/>
          <w:sz w:val="24"/>
          <w:szCs w:val="24"/>
          <w:lang w:val="en-BE"/>
        </w:rPr>
      </w:pPr>
      <w:r w:rsidRPr="004352C1">
        <w:rPr>
          <w:rFonts w:ascii="Times New Roman" w:hAnsi="Times New Roman" w:cs="Times New Roman"/>
          <w:sz w:val="24"/>
          <w:szCs w:val="24"/>
          <w:lang w:val="en-BE"/>
        </w:rPr>
        <w:t xml:space="preserve">Ferguson, M. J., Mann, T. C., Cone, J., &amp; Shen, X. (2019). When and how implicit first impressions can be updated. </w:t>
      </w:r>
      <w:r w:rsidRPr="004352C1">
        <w:rPr>
          <w:rFonts w:ascii="Times New Roman" w:hAnsi="Times New Roman" w:cs="Times New Roman"/>
          <w:i/>
          <w:iCs/>
          <w:sz w:val="24"/>
          <w:szCs w:val="24"/>
          <w:lang w:val="en-BE"/>
        </w:rPr>
        <w:t>Current Directions in Psychological Science, 28(4)</w:t>
      </w:r>
      <w:r w:rsidRPr="004352C1">
        <w:rPr>
          <w:rFonts w:ascii="Times New Roman" w:hAnsi="Times New Roman" w:cs="Times New Roman"/>
          <w:sz w:val="24"/>
          <w:szCs w:val="24"/>
          <w:lang w:val="en-BE"/>
        </w:rPr>
        <w:t>, 331-336.</w:t>
      </w:r>
    </w:p>
    <w:p w14:paraId="76C84F76"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F18CC">
        <w:rPr>
          <w:rFonts w:ascii="Times New Roman" w:hAnsi="Times New Roman" w:cs="Times New Roman"/>
          <w:sz w:val="24"/>
          <w:szCs w:val="24"/>
          <w:lang w:val="en-BE"/>
        </w:rPr>
        <w:t xml:space="preserve">Fiske, S. </w:t>
      </w:r>
      <w:r>
        <w:rPr>
          <w:rFonts w:ascii="Times New Roman" w:hAnsi="Times New Roman" w:cs="Times New Roman"/>
          <w:sz w:val="24"/>
          <w:szCs w:val="24"/>
        </w:rPr>
        <w:t xml:space="preserve">&amp; </w:t>
      </w:r>
      <w:r w:rsidRPr="006F18CC">
        <w:rPr>
          <w:rFonts w:ascii="Times New Roman" w:hAnsi="Times New Roman" w:cs="Times New Roman"/>
          <w:sz w:val="24"/>
          <w:szCs w:val="24"/>
          <w:lang w:val="en-BE"/>
        </w:rPr>
        <w:t>Taylor</w:t>
      </w:r>
      <w:r>
        <w:rPr>
          <w:rFonts w:ascii="Times New Roman" w:hAnsi="Times New Roman" w:cs="Times New Roman"/>
          <w:sz w:val="24"/>
          <w:szCs w:val="24"/>
        </w:rPr>
        <w:t xml:space="preserve">, </w:t>
      </w:r>
      <w:r w:rsidRPr="006F18CC">
        <w:rPr>
          <w:rFonts w:ascii="Times New Roman" w:hAnsi="Times New Roman" w:cs="Times New Roman"/>
          <w:sz w:val="24"/>
          <w:szCs w:val="24"/>
          <w:lang w:val="en-BE"/>
        </w:rPr>
        <w:t>S.</w:t>
      </w:r>
      <w:r>
        <w:rPr>
          <w:rFonts w:ascii="Times New Roman" w:hAnsi="Times New Roman" w:cs="Times New Roman"/>
          <w:sz w:val="24"/>
          <w:szCs w:val="24"/>
        </w:rPr>
        <w:t xml:space="preserve"> (2013). </w:t>
      </w:r>
      <w:r w:rsidRPr="006F18CC">
        <w:rPr>
          <w:rFonts w:ascii="Times New Roman" w:hAnsi="Times New Roman" w:cs="Times New Roman"/>
          <w:i/>
          <w:iCs/>
          <w:sz w:val="24"/>
          <w:szCs w:val="24"/>
          <w:lang w:val="en-BE"/>
        </w:rPr>
        <w:t>Social cognition: From brains to culture</w:t>
      </w:r>
      <w:r>
        <w:rPr>
          <w:rFonts w:ascii="Times New Roman" w:hAnsi="Times New Roman" w:cs="Times New Roman"/>
          <w:sz w:val="24"/>
          <w:szCs w:val="24"/>
        </w:rPr>
        <w:t xml:space="preserve"> </w:t>
      </w:r>
      <w:r w:rsidRPr="006F18CC">
        <w:rPr>
          <w:rFonts w:ascii="Times New Roman" w:hAnsi="Times New Roman" w:cs="Times New Roman"/>
          <w:sz w:val="24"/>
          <w:szCs w:val="24"/>
          <w:lang w:val="en-BE"/>
        </w:rPr>
        <w:t>(2nd ed.), McGraw-Hill, New York</w:t>
      </w:r>
      <w:r>
        <w:rPr>
          <w:rFonts w:ascii="Times New Roman" w:hAnsi="Times New Roman" w:cs="Times New Roman"/>
          <w:sz w:val="24"/>
          <w:szCs w:val="24"/>
        </w:rPr>
        <w:t>.</w:t>
      </w:r>
    </w:p>
    <w:p w14:paraId="7D9D60DE" w14:textId="77777777" w:rsidR="004F2E06" w:rsidRPr="00431E62" w:rsidRDefault="004F2E06" w:rsidP="004F2E06">
      <w:pPr>
        <w:pStyle w:val="references"/>
        <w:spacing w:line="480" w:lineRule="auto"/>
        <w:ind w:left="680" w:hanging="680"/>
        <w:rPr>
          <w:rFonts w:ascii="Times New Roman" w:hAnsi="Times New Roman" w:cs="Times New Roman"/>
          <w:sz w:val="24"/>
          <w:szCs w:val="24"/>
          <w:lang w:val="en-BE"/>
        </w:rPr>
      </w:pPr>
      <w:r>
        <w:rPr>
          <w:rFonts w:ascii="Times New Roman" w:hAnsi="Times New Roman" w:cs="Times New Roman"/>
          <w:sz w:val="24"/>
          <w:szCs w:val="24"/>
        </w:rPr>
        <w:t xml:space="preserve">Fortson, D. (2022, April 3). </w:t>
      </w:r>
      <w:r w:rsidRPr="00431E62">
        <w:rPr>
          <w:rFonts w:ascii="Times New Roman" w:hAnsi="Times New Roman" w:cs="Times New Roman"/>
          <w:i/>
          <w:iCs/>
          <w:sz w:val="24"/>
          <w:szCs w:val="24"/>
        </w:rPr>
        <w:t>Deepfakes and AI-generated faces are corroding trust in the web</w:t>
      </w:r>
      <w:r>
        <w:rPr>
          <w:rFonts w:ascii="Times New Roman" w:hAnsi="Times New Roman" w:cs="Times New Roman"/>
          <w:sz w:val="24"/>
          <w:szCs w:val="24"/>
        </w:rPr>
        <w:t xml:space="preserve">. The Times. </w:t>
      </w:r>
      <w:hyperlink r:id="rId38" w:history="1">
        <w:r w:rsidRPr="00CF2CD2">
          <w:rPr>
            <w:rStyle w:val="Hyperlink"/>
            <w:rFonts w:ascii="Times New Roman" w:hAnsi="Times New Roman" w:cs="Times New Roman"/>
            <w:sz w:val="24"/>
            <w:szCs w:val="24"/>
          </w:rPr>
          <w:t>https://www.thetimes.co.uk/article/falling-faker-makers-online-videos-kim-kardashian-p5bjzlwsd</w:t>
        </w:r>
      </w:hyperlink>
      <w:r>
        <w:rPr>
          <w:rFonts w:ascii="Times New Roman" w:hAnsi="Times New Roman" w:cs="Times New Roman"/>
          <w:sz w:val="24"/>
          <w:szCs w:val="24"/>
        </w:rPr>
        <w:t xml:space="preserve"> </w:t>
      </w:r>
    </w:p>
    <w:p w14:paraId="199A205C"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F18CC">
        <w:rPr>
          <w:rFonts w:ascii="Times New Roman" w:hAnsi="Times New Roman" w:cs="Times New Roman"/>
          <w:sz w:val="24"/>
          <w:szCs w:val="24"/>
          <w:lang w:val="en-BE"/>
        </w:rPr>
        <w:t xml:space="preserve">Fried, O., Tewari, A., </w:t>
      </w:r>
      <w:proofErr w:type="spellStart"/>
      <w:r w:rsidRPr="006F18CC">
        <w:rPr>
          <w:rFonts w:ascii="Times New Roman" w:hAnsi="Times New Roman" w:cs="Times New Roman"/>
          <w:sz w:val="24"/>
          <w:szCs w:val="24"/>
          <w:lang w:val="en-BE"/>
        </w:rPr>
        <w:t>Zollhöfer</w:t>
      </w:r>
      <w:proofErr w:type="spellEnd"/>
      <w:r w:rsidRPr="006F18CC">
        <w:rPr>
          <w:rFonts w:ascii="Times New Roman" w:hAnsi="Times New Roman" w:cs="Times New Roman"/>
          <w:sz w:val="24"/>
          <w:szCs w:val="24"/>
          <w:lang w:val="en-BE"/>
        </w:rPr>
        <w:t xml:space="preserve">, M., Finkelstein, A., </w:t>
      </w:r>
      <w:proofErr w:type="spellStart"/>
      <w:r w:rsidRPr="006F18CC">
        <w:rPr>
          <w:rFonts w:ascii="Times New Roman" w:hAnsi="Times New Roman" w:cs="Times New Roman"/>
          <w:sz w:val="24"/>
          <w:szCs w:val="24"/>
          <w:lang w:val="en-BE"/>
        </w:rPr>
        <w:t>Shechtman</w:t>
      </w:r>
      <w:proofErr w:type="spellEnd"/>
      <w:r w:rsidRPr="006F18CC">
        <w:rPr>
          <w:rFonts w:ascii="Times New Roman" w:hAnsi="Times New Roman" w:cs="Times New Roman"/>
          <w:sz w:val="24"/>
          <w:szCs w:val="24"/>
          <w:lang w:val="en-BE"/>
        </w:rPr>
        <w:t xml:space="preserve">, E., Goldman, D., Genova, K., </w:t>
      </w:r>
      <w:proofErr w:type="spellStart"/>
      <w:r w:rsidRPr="006F18CC">
        <w:rPr>
          <w:rFonts w:ascii="Times New Roman" w:hAnsi="Times New Roman" w:cs="Times New Roman"/>
          <w:sz w:val="24"/>
          <w:szCs w:val="24"/>
          <w:lang w:val="en-BE"/>
        </w:rPr>
        <w:t>Jin</w:t>
      </w:r>
      <w:proofErr w:type="spellEnd"/>
      <w:r w:rsidRPr="006F18CC">
        <w:rPr>
          <w:rFonts w:ascii="Times New Roman" w:hAnsi="Times New Roman" w:cs="Times New Roman"/>
          <w:sz w:val="24"/>
          <w:szCs w:val="24"/>
          <w:lang w:val="en-BE"/>
        </w:rPr>
        <w:t xml:space="preserve">, Z., </w:t>
      </w:r>
      <w:proofErr w:type="spellStart"/>
      <w:r w:rsidRPr="006F18CC">
        <w:rPr>
          <w:rFonts w:ascii="Times New Roman" w:hAnsi="Times New Roman" w:cs="Times New Roman"/>
          <w:sz w:val="24"/>
          <w:szCs w:val="24"/>
          <w:lang w:val="en-BE"/>
        </w:rPr>
        <w:t>Theobalt</w:t>
      </w:r>
      <w:proofErr w:type="spellEnd"/>
      <w:r w:rsidRPr="006F18CC">
        <w:rPr>
          <w:rFonts w:ascii="Times New Roman" w:hAnsi="Times New Roman" w:cs="Times New Roman"/>
          <w:sz w:val="24"/>
          <w:szCs w:val="24"/>
          <w:lang w:val="en-BE"/>
        </w:rPr>
        <w:t xml:space="preserve">, C., &amp; </w:t>
      </w:r>
      <w:proofErr w:type="spellStart"/>
      <w:r w:rsidRPr="006F18CC">
        <w:rPr>
          <w:rFonts w:ascii="Times New Roman" w:hAnsi="Times New Roman" w:cs="Times New Roman"/>
          <w:sz w:val="24"/>
          <w:szCs w:val="24"/>
          <w:lang w:val="en-BE"/>
        </w:rPr>
        <w:t>Agrawala</w:t>
      </w:r>
      <w:proofErr w:type="spellEnd"/>
      <w:r w:rsidRPr="006F18CC">
        <w:rPr>
          <w:rFonts w:ascii="Times New Roman" w:hAnsi="Times New Roman" w:cs="Times New Roman"/>
          <w:sz w:val="24"/>
          <w:szCs w:val="24"/>
          <w:lang w:val="en-BE"/>
        </w:rPr>
        <w:t xml:space="preserve">, M. (2019). </w:t>
      </w:r>
      <w:r w:rsidRPr="006C0404">
        <w:rPr>
          <w:rFonts w:ascii="Times New Roman" w:hAnsi="Times New Roman" w:cs="Times New Roman"/>
          <w:sz w:val="24"/>
          <w:szCs w:val="24"/>
        </w:rPr>
        <w:t xml:space="preserve">Text-based editing of talking-head video. </w:t>
      </w:r>
      <w:r w:rsidRPr="00EA306C">
        <w:rPr>
          <w:rFonts w:ascii="Times New Roman" w:hAnsi="Times New Roman" w:cs="Times New Roman"/>
          <w:i/>
          <w:sz w:val="24"/>
          <w:szCs w:val="24"/>
        </w:rPr>
        <w:t>ACM Transactions on Graphics</w:t>
      </w:r>
      <w:r w:rsidRPr="006C0404">
        <w:rPr>
          <w:rFonts w:ascii="Times New Roman" w:hAnsi="Times New Roman" w:cs="Times New Roman"/>
          <w:sz w:val="24"/>
          <w:szCs w:val="24"/>
        </w:rPr>
        <w:t xml:space="preserve">, </w:t>
      </w:r>
      <w:r w:rsidRPr="00EA306C">
        <w:rPr>
          <w:rFonts w:ascii="Times New Roman" w:hAnsi="Times New Roman" w:cs="Times New Roman"/>
          <w:i/>
          <w:sz w:val="24"/>
          <w:szCs w:val="24"/>
        </w:rPr>
        <w:t>38</w:t>
      </w:r>
      <w:r w:rsidRPr="006C0404">
        <w:rPr>
          <w:rFonts w:ascii="Times New Roman" w:hAnsi="Times New Roman" w:cs="Times New Roman"/>
          <w:sz w:val="24"/>
          <w:szCs w:val="24"/>
        </w:rPr>
        <w:t>, 1-14.</w:t>
      </w:r>
    </w:p>
    <w:p w14:paraId="48D818B4"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6C0404">
        <w:rPr>
          <w:rFonts w:ascii="Times New Roman" w:hAnsi="Times New Roman" w:cs="Times New Roman"/>
          <w:sz w:val="24"/>
          <w:szCs w:val="24"/>
        </w:rPr>
        <w:t>Galston</w:t>
      </w:r>
      <w:proofErr w:type="spellEnd"/>
      <w:r w:rsidRPr="006C0404">
        <w:rPr>
          <w:rFonts w:ascii="Times New Roman" w:hAnsi="Times New Roman" w:cs="Times New Roman"/>
          <w:sz w:val="24"/>
          <w:szCs w:val="24"/>
        </w:rPr>
        <w:t xml:space="preserve">, W. </w:t>
      </w:r>
      <w:r>
        <w:rPr>
          <w:rFonts w:ascii="Times New Roman" w:hAnsi="Times New Roman" w:cs="Times New Roman"/>
          <w:sz w:val="24"/>
          <w:szCs w:val="24"/>
        </w:rPr>
        <w:t xml:space="preserve">(2020). </w:t>
      </w:r>
      <w:r w:rsidRPr="007D18C8">
        <w:rPr>
          <w:rFonts w:ascii="Times New Roman" w:hAnsi="Times New Roman" w:cs="Times New Roman"/>
          <w:i/>
          <w:sz w:val="24"/>
          <w:szCs w:val="24"/>
        </w:rPr>
        <w:t>Is seeing still believing? The Deepfake challenge to truth in politics</w:t>
      </w:r>
      <w:r>
        <w:rPr>
          <w:rFonts w:ascii="Times New Roman" w:hAnsi="Times New Roman" w:cs="Times New Roman"/>
          <w:sz w:val="24"/>
          <w:szCs w:val="24"/>
        </w:rPr>
        <w:t xml:space="preserve">. </w:t>
      </w:r>
      <w:r w:rsidRPr="007D18C8">
        <w:rPr>
          <w:rFonts w:ascii="Times New Roman" w:hAnsi="Times New Roman" w:cs="Times New Roman"/>
          <w:sz w:val="24"/>
          <w:szCs w:val="24"/>
        </w:rPr>
        <w:t>The Brookings Institution</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lastRenderedPageBreak/>
        <w:tab/>
      </w:r>
      <w:hyperlink r:id="rId39" w:history="1">
        <w:r w:rsidRPr="00511DBA">
          <w:rPr>
            <w:rStyle w:val="Hyperlink"/>
            <w:rFonts w:ascii="Times New Roman" w:hAnsi="Times New Roman" w:cs="Times New Roman"/>
            <w:sz w:val="24"/>
            <w:szCs w:val="24"/>
          </w:rPr>
          <w:t>https://www.brookings.edu/research/is-seeing-still-believing-the-deepfake-challenge-to-truth-in-politics/</w:t>
        </w:r>
      </w:hyperlink>
      <w:r>
        <w:rPr>
          <w:rFonts w:ascii="Times New Roman" w:hAnsi="Times New Roman" w:cs="Times New Roman"/>
          <w:sz w:val="24"/>
          <w:szCs w:val="24"/>
        </w:rPr>
        <w:t xml:space="preserve">  </w:t>
      </w:r>
    </w:p>
    <w:p w14:paraId="25387C79"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C22BCB">
        <w:rPr>
          <w:rFonts w:ascii="Times New Roman" w:hAnsi="Times New Roman" w:cs="Times New Roman"/>
          <w:sz w:val="24"/>
          <w:szCs w:val="24"/>
          <w:lang w:val="de-DE"/>
        </w:rPr>
        <w:t xml:space="preserve">Gleicher, N. &amp; </w:t>
      </w:r>
      <w:proofErr w:type="spellStart"/>
      <w:r w:rsidRPr="00C22BCB">
        <w:rPr>
          <w:rFonts w:ascii="Times New Roman" w:hAnsi="Times New Roman" w:cs="Times New Roman"/>
          <w:sz w:val="24"/>
          <w:szCs w:val="24"/>
          <w:lang w:val="de-DE"/>
        </w:rPr>
        <w:t>Agranovich</w:t>
      </w:r>
      <w:proofErr w:type="spellEnd"/>
      <w:r w:rsidRPr="00C22BCB">
        <w:rPr>
          <w:rFonts w:ascii="Times New Roman" w:hAnsi="Times New Roman" w:cs="Times New Roman"/>
          <w:sz w:val="24"/>
          <w:szCs w:val="24"/>
          <w:lang w:val="de-DE"/>
        </w:rPr>
        <w:t xml:space="preserve">, D. </w:t>
      </w:r>
      <w:r>
        <w:rPr>
          <w:rFonts w:ascii="Times New Roman" w:hAnsi="Times New Roman" w:cs="Times New Roman"/>
          <w:sz w:val="24"/>
          <w:szCs w:val="24"/>
          <w:lang w:val="de-DE"/>
        </w:rPr>
        <w:t>(</w:t>
      </w:r>
      <w:r w:rsidRPr="00C22BCB">
        <w:rPr>
          <w:rFonts w:ascii="Times New Roman" w:hAnsi="Times New Roman" w:cs="Times New Roman"/>
          <w:sz w:val="24"/>
          <w:szCs w:val="24"/>
          <w:lang w:val="de-DE"/>
        </w:rPr>
        <w:t>2022</w:t>
      </w:r>
      <w:r>
        <w:rPr>
          <w:rFonts w:ascii="Times New Roman" w:hAnsi="Times New Roman" w:cs="Times New Roman"/>
          <w:sz w:val="24"/>
          <w:szCs w:val="24"/>
          <w:lang w:val="de-DE"/>
        </w:rPr>
        <w:t xml:space="preserve">, </w:t>
      </w:r>
      <w:proofErr w:type="spellStart"/>
      <w:r>
        <w:rPr>
          <w:rFonts w:ascii="Times New Roman" w:hAnsi="Times New Roman" w:cs="Times New Roman"/>
          <w:sz w:val="24"/>
          <w:szCs w:val="24"/>
          <w:lang w:val="de-DE"/>
        </w:rPr>
        <w:t>February</w:t>
      </w:r>
      <w:proofErr w:type="spellEnd"/>
      <w:r>
        <w:rPr>
          <w:rFonts w:ascii="Times New Roman" w:hAnsi="Times New Roman" w:cs="Times New Roman"/>
          <w:sz w:val="24"/>
          <w:szCs w:val="24"/>
          <w:lang w:val="de-DE"/>
        </w:rPr>
        <w:t xml:space="preserve"> 27). </w:t>
      </w:r>
      <w:r w:rsidRPr="00C22BCB">
        <w:rPr>
          <w:rFonts w:ascii="Times New Roman" w:hAnsi="Times New Roman" w:cs="Times New Roman"/>
          <w:sz w:val="24"/>
          <w:szCs w:val="24"/>
        </w:rPr>
        <w:t>Updates on Our Security Work in Ukraine.</w:t>
      </w:r>
      <w:r>
        <w:rPr>
          <w:rFonts w:ascii="Times New Roman" w:hAnsi="Times New Roman" w:cs="Times New Roman"/>
          <w:sz w:val="24"/>
          <w:szCs w:val="24"/>
        </w:rPr>
        <w:t xml:space="preserve"> Meta. </w:t>
      </w:r>
      <w:hyperlink r:id="rId40" w:history="1">
        <w:r w:rsidRPr="004F2E06">
          <w:rPr>
            <w:rStyle w:val="Hyperlink"/>
            <w:rFonts w:ascii="Times New Roman" w:hAnsi="Times New Roman" w:cs="Times New Roman"/>
            <w:sz w:val="24"/>
            <w:szCs w:val="24"/>
          </w:rPr>
          <w:t>https://about.fb.com/news/2022/02/security-updates-ukraine/</w:t>
        </w:r>
      </w:hyperlink>
      <w:r w:rsidRPr="004F2E06">
        <w:rPr>
          <w:rFonts w:ascii="Times New Roman" w:hAnsi="Times New Roman" w:cs="Times New Roman"/>
          <w:sz w:val="24"/>
          <w:szCs w:val="24"/>
        </w:rPr>
        <w:t xml:space="preserve"> </w:t>
      </w:r>
    </w:p>
    <w:p w14:paraId="030BE196"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901BB">
        <w:rPr>
          <w:rFonts w:ascii="Times New Roman" w:hAnsi="Times New Roman" w:cs="Times New Roman"/>
          <w:sz w:val="24"/>
          <w:szCs w:val="24"/>
        </w:rPr>
        <w:t xml:space="preserve">Goel, S., Anderson, A., </w:t>
      </w:r>
      <w:proofErr w:type="spellStart"/>
      <w:r w:rsidRPr="006901BB">
        <w:rPr>
          <w:rFonts w:ascii="Times New Roman" w:hAnsi="Times New Roman" w:cs="Times New Roman"/>
          <w:sz w:val="24"/>
          <w:szCs w:val="24"/>
        </w:rPr>
        <w:t>Hofman</w:t>
      </w:r>
      <w:proofErr w:type="spellEnd"/>
      <w:r w:rsidRPr="006901BB">
        <w:rPr>
          <w:rFonts w:ascii="Times New Roman" w:hAnsi="Times New Roman" w:cs="Times New Roman"/>
          <w:sz w:val="24"/>
          <w:szCs w:val="24"/>
        </w:rPr>
        <w:t xml:space="preserve">, J., &amp; Watts, D. J. (2016). The structural virality of online diffusion. </w:t>
      </w:r>
      <w:r w:rsidRPr="006901BB">
        <w:rPr>
          <w:rFonts w:ascii="Times New Roman" w:hAnsi="Times New Roman" w:cs="Times New Roman"/>
          <w:i/>
          <w:iCs/>
          <w:sz w:val="24"/>
          <w:szCs w:val="24"/>
        </w:rPr>
        <w:t>Management Science, 62(1)</w:t>
      </w:r>
      <w:r w:rsidRPr="006901BB">
        <w:rPr>
          <w:rFonts w:ascii="Times New Roman" w:hAnsi="Times New Roman" w:cs="Times New Roman"/>
          <w:sz w:val="24"/>
          <w:szCs w:val="24"/>
        </w:rPr>
        <w:t>, 180-196.</w:t>
      </w:r>
    </w:p>
    <w:p w14:paraId="79D9F0BC" w14:textId="77777777" w:rsidR="004F2E06" w:rsidRPr="009028ED" w:rsidRDefault="004F2E06" w:rsidP="004F2E06">
      <w:pPr>
        <w:pStyle w:val="references"/>
        <w:spacing w:line="480" w:lineRule="auto"/>
        <w:ind w:left="680" w:hanging="680"/>
        <w:rPr>
          <w:rFonts w:ascii="Times New Roman" w:hAnsi="Times New Roman" w:cs="Times New Roman"/>
          <w:sz w:val="24"/>
          <w:szCs w:val="24"/>
        </w:rPr>
      </w:pPr>
      <w:r w:rsidRPr="009028ED">
        <w:rPr>
          <w:rFonts w:ascii="Times New Roman" w:hAnsi="Times New Roman" w:cs="Times New Roman"/>
          <w:sz w:val="24"/>
          <w:szCs w:val="24"/>
        </w:rPr>
        <w:t xml:space="preserve">GPT-3. (2020, September, 8). </w:t>
      </w:r>
      <w:r w:rsidRPr="009028ED">
        <w:rPr>
          <w:rFonts w:ascii="Times New Roman" w:hAnsi="Times New Roman" w:cs="Times New Roman"/>
          <w:i/>
          <w:iCs/>
          <w:sz w:val="24"/>
          <w:szCs w:val="24"/>
        </w:rPr>
        <w:t>A robot wrote this entire article. Are you scared yet, human?</w:t>
      </w:r>
      <w:r>
        <w:rPr>
          <w:rFonts w:ascii="Times New Roman" w:hAnsi="Times New Roman" w:cs="Times New Roman"/>
          <w:sz w:val="24"/>
          <w:szCs w:val="24"/>
        </w:rPr>
        <w:t xml:space="preserve"> The Guardian. </w:t>
      </w:r>
      <w:r w:rsidRPr="009028ED">
        <w:rPr>
          <w:rFonts w:ascii="Times New Roman" w:hAnsi="Times New Roman" w:cs="Times New Roman"/>
          <w:sz w:val="24"/>
          <w:szCs w:val="24"/>
        </w:rPr>
        <w:t xml:space="preserve">https:\\www.theguardian.com\commentisfree\2020\sep\08\robot-wrote-this-article-gpt-3  </w:t>
      </w:r>
    </w:p>
    <w:p w14:paraId="38F553D0"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9E23EF">
        <w:rPr>
          <w:rFonts w:ascii="Times New Roman" w:hAnsi="Times New Roman" w:cs="Times New Roman"/>
          <w:sz w:val="24"/>
          <w:szCs w:val="24"/>
        </w:rPr>
        <w:t>Grice</w:t>
      </w:r>
      <w:r>
        <w:rPr>
          <w:rFonts w:ascii="Times New Roman" w:hAnsi="Times New Roman" w:cs="Times New Roman"/>
          <w:sz w:val="24"/>
          <w:szCs w:val="24"/>
        </w:rPr>
        <w:t>,</w:t>
      </w:r>
      <w:r w:rsidRPr="009E23EF">
        <w:rPr>
          <w:rFonts w:ascii="Times New Roman" w:hAnsi="Times New Roman" w:cs="Times New Roman"/>
          <w:sz w:val="24"/>
          <w:szCs w:val="24"/>
        </w:rPr>
        <w:t xml:space="preserve"> H. </w:t>
      </w:r>
      <w:r>
        <w:rPr>
          <w:rFonts w:ascii="Times New Roman" w:hAnsi="Times New Roman" w:cs="Times New Roman"/>
          <w:sz w:val="24"/>
          <w:szCs w:val="24"/>
        </w:rPr>
        <w:t>(</w:t>
      </w:r>
      <w:r w:rsidRPr="009E23EF">
        <w:rPr>
          <w:rFonts w:ascii="Times New Roman" w:hAnsi="Times New Roman" w:cs="Times New Roman"/>
          <w:sz w:val="24"/>
          <w:szCs w:val="24"/>
        </w:rPr>
        <w:t>1975</w:t>
      </w:r>
      <w:r>
        <w:rPr>
          <w:rFonts w:ascii="Times New Roman" w:hAnsi="Times New Roman" w:cs="Times New Roman"/>
          <w:sz w:val="24"/>
          <w:szCs w:val="24"/>
        </w:rPr>
        <w:t>)</w:t>
      </w:r>
      <w:r w:rsidRPr="009E23EF">
        <w:rPr>
          <w:rFonts w:ascii="Times New Roman" w:hAnsi="Times New Roman" w:cs="Times New Roman"/>
          <w:sz w:val="24"/>
          <w:szCs w:val="24"/>
        </w:rPr>
        <w:t>.</w:t>
      </w:r>
      <w:r>
        <w:rPr>
          <w:rFonts w:ascii="Times New Roman" w:hAnsi="Times New Roman" w:cs="Times New Roman"/>
          <w:sz w:val="24"/>
          <w:szCs w:val="24"/>
        </w:rPr>
        <w:t xml:space="preserve"> </w:t>
      </w:r>
      <w:r w:rsidRPr="009E23EF">
        <w:rPr>
          <w:rFonts w:ascii="Times New Roman" w:hAnsi="Times New Roman" w:cs="Times New Roman"/>
          <w:sz w:val="24"/>
          <w:szCs w:val="24"/>
        </w:rPr>
        <w:t>Logic and conversation.</w:t>
      </w:r>
      <w:r>
        <w:rPr>
          <w:rFonts w:ascii="Times New Roman" w:hAnsi="Times New Roman" w:cs="Times New Roman"/>
          <w:sz w:val="24"/>
          <w:szCs w:val="24"/>
        </w:rPr>
        <w:t xml:space="preserve"> </w:t>
      </w:r>
      <w:r w:rsidRPr="009E23EF">
        <w:rPr>
          <w:rFonts w:ascii="Times New Roman" w:hAnsi="Times New Roman" w:cs="Times New Roman"/>
          <w:sz w:val="24"/>
          <w:szCs w:val="24"/>
        </w:rPr>
        <w:t xml:space="preserve">In </w:t>
      </w:r>
      <w:r w:rsidRPr="009E23EF">
        <w:rPr>
          <w:rFonts w:ascii="Times New Roman" w:hAnsi="Times New Roman" w:cs="Times New Roman"/>
          <w:i/>
          <w:iCs/>
          <w:sz w:val="24"/>
          <w:szCs w:val="24"/>
        </w:rPr>
        <w:t>Syntax and Semantics (Vol., 3): Speech Acts</w:t>
      </w:r>
      <w:r>
        <w:rPr>
          <w:rFonts w:ascii="Times New Roman" w:hAnsi="Times New Roman" w:cs="Times New Roman"/>
          <w:sz w:val="24"/>
          <w:szCs w:val="24"/>
        </w:rPr>
        <w:t>. (</w:t>
      </w:r>
      <w:r w:rsidRPr="009E23EF">
        <w:rPr>
          <w:rFonts w:ascii="Times New Roman" w:hAnsi="Times New Roman" w:cs="Times New Roman"/>
          <w:sz w:val="24"/>
          <w:szCs w:val="24"/>
        </w:rPr>
        <w:t>ed, Cole,</w:t>
      </w:r>
      <w:r>
        <w:rPr>
          <w:rFonts w:ascii="Times New Roman" w:hAnsi="Times New Roman" w:cs="Times New Roman"/>
          <w:sz w:val="24"/>
          <w:szCs w:val="24"/>
        </w:rPr>
        <w:t xml:space="preserve"> P. &amp; </w:t>
      </w:r>
      <w:r w:rsidRPr="009E23EF">
        <w:rPr>
          <w:rFonts w:ascii="Times New Roman" w:hAnsi="Times New Roman" w:cs="Times New Roman"/>
          <w:sz w:val="24"/>
          <w:szCs w:val="24"/>
        </w:rPr>
        <w:t>Morgan, J</w:t>
      </w:r>
      <w:r>
        <w:rPr>
          <w:rFonts w:ascii="Times New Roman" w:hAnsi="Times New Roman" w:cs="Times New Roman"/>
          <w:sz w:val="24"/>
          <w:szCs w:val="24"/>
        </w:rPr>
        <w:t>.</w:t>
      </w:r>
      <w:r w:rsidRPr="009E23EF">
        <w:rPr>
          <w:rFonts w:ascii="Times New Roman" w:hAnsi="Times New Roman" w:cs="Times New Roman"/>
          <w:sz w:val="24"/>
          <w:szCs w:val="24"/>
        </w:rPr>
        <w:t>L</w:t>
      </w:r>
      <w:r>
        <w:rPr>
          <w:rFonts w:ascii="Times New Roman" w:hAnsi="Times New Roman" w:cs="Times New Roman"/>
          <w:sz w:val="24"/>
          <w:szCs w:val="24"/>
        </w:rPr>
        <w:t>.,)</w:t>
      </w:r>
      <w:r w:rsidRPr="009E23EF">
        <w:rPr>
          <w:rFonts w:ascii="Times New Roman" w:hAnsi="Times New Roman" w:cs="Times New Roman"/>
          <w:sz w:val="24"/>
          <w:szCs w:val="24"/>
        </w:rPr>
        <w:t xml:space="preserve"> </w:t>
      </w:r>
      <w:r>
        <w:rPr>
          <w:rFonts w:ascii="Times New Roman" w:hAnsi="Times New Roman" w:cs="Times New Roman"/>
          <w:sz w:val="24"/>
          <w:szCs w:val="24"/>
        </w:rPr>
        <w:t>(</w:t>
      </w:r>
      <w:r w:rsidRPr="009E23EF">
        <w:rPr>
          <w:rFonts w:ascii="Times New Roman" w:hAnsi="Times New Roman" w:cs="Times New Roman"/>
          <w:sz w:val="24"/>
          <w:szCs w:val="24"/>
        </w:rPr>
        <w:t>pp. 41–58</w:t>
      </w:r>
      <w:r>
        <w:rPr>
          <w:rFonts w:ascii="Times New Roman" w:hAnsi="Times New Roman" w:cs="Times New Roman"/>
          <w:sz w:val="24"/>
          <w:szCs w:val="24"/>
        </w:rPr>
        <w:t>)</w:t>
      </w:r>
      <w:r w:rsidRPr="009E23EF">
        <w:rPr>
          <w:rFonts w:ascii="Times New Roman" w:hAnsi="Times New Roman" w:cs="Times New Roman"/>
          <w:sz w:val="24"/>
          <w:szCs w:val="24"/>
        </w:rPr>
        <w:t>. New York: Academic</w:t>
      </w:r>
      <w:r>
        <w:rPr>
          <w:rFonts w:ascii="Times New Roman" w:hAnsi="Times New Roman" w:cs="Times New Roman"/>
          <w:sz w:val="24"/>
          <w:szCs w:val="24"/>
        </w:rPr>
        <w:t>.</w:t>
      </w:r>
    </w:p>
    <w:p w14:paraId="369D122D"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2567BA">
        <w:rPr>
          <w:rFonts w:ascii="Times New Roman" w:hAnsi="Times New Roman" w:cs="Times New Roman"/>
          <w:sz w:val="24"/>
          <w:szCs w:val="24"/>
        </w:rPr>
        <w:t xml:space="preserve">Groh, M., Epstein, Z., Firestone, C., &amp; Picard, R. (2022). Deepfake detection by human crowds, machines, and machine-informed crowds. </w:t>
      </w:r>
      <w:r w:rsidRPr="002567BA">
        <w:rPr>
          <w:rFonts w:ascii="Times New Roman" w:hAnsi="Times New Roman" w:cs="Times New Roman"/>
          <w:i/>
          <w:iCs/>
          <w:sz w:val="24"/>
          <w:szCs w:val="24"/>
        </w:rPr>
        <w:t>Proceedings of the National Academy of Sciences</w:t>
      </w:r>
      <w:r w:rsidRPr="002567BA">
        <w:rPr>
          <w:rFonts w:ascii="Times New Roman" w:hAnsi="Times New Roman" w:cs="Times New Roman"/>
          <w:sz w:val="24"/>
          <w:szCs w:val="24"/>
        </w:rPr>
        <w:t xml:space="preserve">, </w:t>
      </w:r>
      <w:r w:rsidRPr="002567BA">
        <w:rPr>
          <w:rFonts w:ascii="Times New Roman" w:hAnsi="Times New Roman" w:cs="Times New Roman"/>
          <w:i/>
          <w:iCs/>
          <w:sz w:val="24"/>
          <w:szCs w:val="24"/>
        </w:rPr>
        <w:t>119(1)</w:t>
      </w:r>
      <w:r>
        <w:rPr>
          <w:rFonts w:ascii="Times New Roman" w:hAnsi="Times New Roman" w:cs="Times New Roman"/>
          <w:sz w:val="24"/>
          <w:szCs w:val="24"/>
        </w:rPr>
        <w:t xml:space="preserve">, </w:t>
      </w:r>
      <w:r w:rsidRPr="002567BA">
        <w:rPr>
          <w:rFonts w:ascii="Times New Roman" w:hAnsi="Times New Roman" w:cs="Times New Roman"/>
          <w:sz w:val="24"/>
          <w:szCs w:val="24"/>
        </w:rPr>
        <w:t>e2110013119.</w:t>
      </w:r>
    </w:p>
    <w:p w14:paraId="42CF2A5B" w14:textId="77777777" w:rsidR="004F2E06" w:rsidRPr="001E6214" w:rsidRDefault="004F2E06" w:rsidP="004F2E06">
      <w:pPr>
        <w:pStyle w:val="references"/>
        <w:spacing w:line="480" w:lineRule="auto"/>
        <w:ind w:left="680" w:hanging="680"/>
        <w:rPr>
          <w:rFonts w:ascii="Times New Roman" w:hAnsi="Times New Roman" w:cs="Times New Roman"/>
          <w:sz w:val="24"/>
          <w:szCs w:val="24"/>
          <w:lang w:val="en-BE"/>
        </w:rPr>
      </w:pPr>
      <w:proofErr w:type="spellStart"/>
      <w:r>
        <w:rPr>
          <w:rFonts w:ascii="Times New Roman" w:hAnsi="Times New Roman" w:cs="Times New Roman"/>
          <w:sz w:val="24"/>
          <w:szCs w:val="24"/>
        </w:rPr>
        <w:t>Grothaus</w:t>
      </w:r>
      <w:proofErr w:type="spellEnd"/>
      <w:r>
        <w:rPr>
          <w:rFonts w:ascii="Times New Roman" w:hAnsi="Times New Roman" w:cs="Times New Roman"/>
          <w:sz w:val="24"/>
          <w:szCs w:val="24"/>
        </w:rPr>
        <w:t xml:space="preserve">, T. (2021, October 30). </w:t>
      </w:r>
      <w:r w:rsidRPr="001E6214">
        <w:rPr>
          <w:rFonts w:ascii="Times New Roman" w:hAnsi="Times New Roman" w:cs="Times New Roman"/>
          <w:i/>
          <w:iCs/>
          <w:sz w:val="24"/>
          <w:szCs w:val="24"/>
        </w:rPr>
        <w:t>I was ‘</w:t>
      </w:r>
      <w:proofErr w:type="spellStart"/>
      <w:r w:rsidRPr="001E6214">
        <w:rPr>
          <w:rFonts w:ascii="Times New Roman" w:hAnsi="Times New Roman" w:cs="Times New Roman"/>
          <w:i/>
          <w:iCs/>
          <w:sz w:val="24"/>
          <w:szCs w:val="24"/>
        </w:rPr>
        <w:t>deepfaked</w:t>
      </w:r>
      <w:proofErr w:type="spellEnd"/>
      <w:r w:rsidRPr="001E6214">
        <w:rPr>
          <w:rFonts w:ascii="Times New Roman" w:hAnsi="Times New Roman" w:cs="Times New Roman"/>
          <w:i/>
          <w:iCs/>
          <w:sz w:val="24"/>
          <w:szCs w:val="24"/>
        </w:rPr>
        <w:t>’ committing a crime – here's why you should be worried too</w:t>
      </w:r>
      <w:r>
        <w:rPr>
          <w:rFonts w:ascii="Times New Roman" w:hAnsi="Times New Roman" w:cs="Times New Roman"/>
          <w:sz w:val="24"/>
          <w:szCs w:val="24"/>
        </w:rPr>
        <w:t xml:space="preserve">. The Telegraph. </w:t>
      </w:r>
      <w:hyperlink r:id="rId41" w:history="1">
        <w:r w:rsidRPr="00CF2CD2">
          <w:rPr>
            <w:rStyle w:val="Hyperlink"/>
            <w:rFonts w:ascii="Times New Roman" w:hAnsi="Times New Roman" w:cs="Times New Roman"/>
            <w:sz w:val="24"/>
            <w:szCs w:val="24"/>
          </w:rPr>
          <w:t>https://www.telegraph.co.uk/news/2021/10/30/deepfaked-committing-crime-should-worried/</w:t>
        </w:r>
      </w:hyperlink>
      <w:r>
        <w:rPr>
          <w:rFonts w:ascii="Times New Roman" w:hAnsi="Times New Roman" w:cs="Times New Roman"/>
          <w:sz w:val="24"/>
          <w:szCs w:val="24"/>
        </w:rPr>
        <w:t xml:space="preserve"> </w:t>
      </w:r>
    </w:p>
    <w:p w14:paraId="2098AF04" w14:textId="77777777" w:rsidR="004F2E06" w:rsidRPr="005F1E9C" w:rsidRDefault="004F2E06" w:rsidP="004F2E06">
      <w:pPr>
        <w:pStyle w:val="references"/>
        <w:spacing w:line="480" w:lineRule="auto"/>
        <w:ind w:left="680" w:hanging="680"/>
        <w:rPr>
          <w:rFonts w:ascii="Times New Roman" w:hAnsi="Times New Roman" w:cs="Times New Roman"/>
          <w:sz w:val="24"/>
          <w:szCs w:val="24"/>
        </w:rPr>
      </w:pPr>
      <w:r w:rsidRPr="005F1E9C">
        <w:rPr>
          <w:rFonts w:ascii="Times New Roman" w:hAnsi="Times New Roman" w:cs="Times New Roman"/>
          <w:sz w:val="24"/>
          <w:szCs w:val="24"/>
        </w:rPr>
        <w:t xml:space="preserve">Hill, </w:t>
      </w:r>
      <w:r>
        <w:rPr>
          <w:rFonts w:ascii="Times New Roman" w:hAnsi="Times New Roman" w:cs="Times New Roman"/>
          <w:sz w:val="24"/>
          <w:szCs w:val="24"/>
        </w:rPr>
        <w:t xml:space="preserve">K., </w:t>
      </w:r>
      <w:r w:rsidRPr="005F1E9C">
        <w:rPr>
          <w:rFonts w:ascii="Times New Roman" w:hAnsi="Times New Roman" w:cs="Times New Roman"/>
          <w:sz w:val="24"/>
          <w:szCs w:val="24"/>
        </w:rPr>
        <w:t>&amp; White</w:t>
      </w:r>
      <w:r>
        <w:rPr>
          <w:rFonts w:ascii="Times New Roman" w:hAnsi="Times New Roman" w:cs="Times New Roman"/>
          <w:sz w:val="24"/>
          <w:szCs w:val="24"/>
        </w:rPr>
        <w:t>, J</w:t>
      </w:r>
      <w:r w:rsidRPr="005F1E9C">
        <w:rPr>
          <w:rFonts w:ascii="Times New Roman" w:hAnsi="Times New Roman" w:cs="Times New Roman"/>
          <w:sz w:val="24"/>
          <w:szCs w:val="24"/>
        </w:rPr>
        <w:t>.</w:t>
      </w:r>
      <w:r>
        <w:rPr>
          <w:rFonts w:ascii="Times New Roman" w:hAnsi="Times New Roman" w:cs="Times New Roman"/>
          <w:sz w:val="24"/>
          <w:szCs w:val="24"/>
        </w:rPr>
        <w:t xml:space="preserve"> (2020, November 21). </w:t>
      </w:r>
      <w:r w:rsidRPr="005F1E9C">
        <w:rPr>
          <w:rFonts w:ascii="Times New Roman" w:hAnsi="Times New Roman" w:cs="Times New Roman"/>
          <w:i/>
          <w:iCs/>
          <w:sz w:val="24"/>
          <w:szCs w:val="24"/>
        </w:rPr>
        <w:t>Do these AI-created fake people look real to you?</w:t>
      </w:r>
      <w:r>
        <w:rPr>
          <w:rFonts w:ascii="Times New Roman" w:hAnsi="Times New Roman" w:cs="Times New Roman"/>
          <w:sz w:val="24"/>
          <w:szCs w:val="24"/>
        </w:rPr>
        <w:t xml:space="preserve"> </w:t>
      </w:r>
      <w:r w:rsidRPr="005F1E9C">
        <w:rPr>
          <w:rFonts w:ascii="Times New Roman" w:hAnsi="Times New Roman" w:cs="Times New Roman"/>
          <w:sz w:val="24"/>
          <w:szCs w:val="24"/>
        </w:rPr>
        <w:t xml:space="preserve">New </w:t>
      </w:r>
      <w:r>
        <w:rPr>
          <w:rFonts w:ascii="Times New Roman" w:hAnsi="Times New Roman" w:cs="Times New Roman"/>
          <w:sz w:val="24"/>
          <w:szCs w:val="24"/>
        </w:rPr>
        <w:t>York Times.</w:t>
      </w:r>
      <w:r w:rsidRPr="005F1E9C">
        <w:rPr>
          <w:rFonts w:ascii="Times New Roman" w:hAnsi="Times New Roman" w:cs="Times New Roman"/>
          <w:sz w:val="24"/>
          <w:szCs w:val="24"/>
        </w:rPr>
        <w:t xml:space="preserve"> </w:t>
      </w:r>
      <w:hyperlink r:id="rId42" w:history="1">
        <w:r w:rsidRPr="005F1E9C">
          <w:rPr>
            <w:rStyle w:val="Hyperlink"/>
            <w:rFonts w:ascii="Times New Roman" w:hAnsi="Times New Roman" w:cs="Times New Roman"/>
            <w:sz w:val="24"/>
            <w:szCs w:val="24"/>
          </w:rPr>
          <w:t>https://www.nytimes.com/interactive/2020/11/21/science/artificial-intelligence-fake-people-faces.html</w:t>
        </w:r>
      </w:hyperlink>
      <w:r w:rsidRPr="005F1E9C">
        <w:rPr>
          <w:rFonts w:ascii="Times New Roman" w:hAnsi="Times New Roman" w:cs="Times New Roman"/>
          <w:sz w:val="24"/>
          <w:szCs w:val="24"/>
        </w:rPr>
        <w:t xml:space="preserve"> </w:t>
      </w:r>
    </w:p>
    <w:p w14:paraId="1C7EEAA5" w14:textId="77777777" w:rsidR="004F2E06" w:rsidRDefault="004F2E06" w:rsidP="004F2E06">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t xml:space="preserve">Hao, K. (2021, February, 12). </w:t>
      </w:r>
      <w:r w:rsidRPr="00156234">
        <w:rPr>
          <w:rFonts w:ascii="Times New Roman" w:hAnsi="Times New Roman" w:cs="Times New Roman"/>
          <w:sz w:val="24"/>
          <w:szCs w:val="24"/>
        </w:rPr>
        <w:t>Deepfake porn is ruining women’s lives. Now the law may finally ban it.</w:t>
      </w:r>
      <w:r>
        <w:rPr>
          <w:rFonts w:ascii="Times New Roman" w:hAnsi="Times New Roman" w:cs="Times New Roman"/>
          <w:sz w:val="24"/>
          <w:szCs w:val="24"/>
        </w:rPr>
        <w:t xml:space="preserve"> MIT Technology Review. </w:t>
      </w:r>
      <w:hyperlink r:id="rId43" w:history="1">
        <w:r w:rsidRPr="00CF2CD2">
          <w:rPr>
            <w:rStyle w:val="Hyperlink"/>
            <w:rFonts w:ascii="Times New Roman" w:hAnsi="Times New Roman" w:cs="Times New Roman"/>
            <w:sz w:val="24"/>
            <w:szCs w:val="24"/>
          </w:rPr>
          <w:t>https://www.technologyreview.com/2021/02/12/1018222/deepfake-revenge-porn-coming-ban/</w:t>
        </w:r>
      </w:hyperlink>
    </w:p>
    <w:p w14:paraId="4BFC8CA4"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F75CC6">
        <w:rPr>
          <w:rFonts w:ascii="Times New Roman" w:hAnsi="Times New Roman" w:cs="Times New Roman"/>
          <w:sz w:val="24"/>
          <w:szCs w:val="24"/>
        </w:rPr>
        <w:lastRenderedPageBreak/>
        <w:t>Hovy</w:t>
      </w:r>
      <w:proofErr w:type="spellEnd"/>
      <w:r w:rsidRPr="00F75CC6">
        <w:rPr>
          <w:rFonts w:ascii="Times New Roman" w:hAnsi="Times New Roman" w:cs="Times New Roman"/>
          <w:sz w:val="24"/>
          <w:szCs w:val="24"/>
        </w:rPr>
        <w:t xml:space="preserve">, D. (2016, August). The enemy in your own camp: How well can we detect statistically-generated fake reviews–an adversarial study. </w:t>
      </w:r>
      <w:r w:rsidRPr="00F75CC6">
        <w:rPr>
          <w:rFonts w:ascii="Times New Roman" w:hAnsi="Times New Roman" w:cs="Times New Roman"/>
          <w:i/>
          <w:iCs/>
          <w:sz w:val="24"/>
          <w:szCs w:val="24"/>
        </w:rPr>
        <w:t>In Proceedings of the 54th Annual Meeting of the Association for Computational Linguistics (Volume 2: Short Papers)</w:t>
      </w:r>
      <w:r w:rsidRPr="00F75CC6">
        <w:rPr>
          <w:rFonts w:ascii="Times New Roman" w:hAnsi="Times New Roman" w:cs="Times New Roman"/>
          <w:sz w:val="24"/>
          <w:szCs w:val="24"/>
        </w:rPr>
        <w:t xml:space="preserve"> (pp. 351-356).</w:t>
      </w:r>
    </w:p>
    <w:p w14:paraId="32AC3B1B"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5F1E9C">
        <w:rPr>
          <w:rFonts w:ascii="Times New Roman" w:hAnsi="Times New Roman" w:cs="Times New Roman"/>
          <w:sz w:val="24"/>
          <w:szCs w:val="24"/>
        </w:rPr>
        <w:t xml:space="preserve">Hwang, T. (2020). </w:t>
      </w:r>
      <w:r w:rsidRPr="006C0404">
        <w:rPr>
          <w:rFonts w:ascii="Times New Roman" w:hAnsi="Times New Roman" w:cs="Times New Roman"/>
          <w:sz w:val="24"/>
          <w:szCs w:val="24"/>
        </w:rPr>
        <w:t>Deepfakes: A grounded threat assessment</w:t>
      </w:r>
      <w:r>
        <w:rPr>
          <w:rFonts w:ascii="Times New Roman" w:hAnsi="Times New Roman" w:cs="Times New Roman"/>
          <w:sz w:val="24"/>
          <w:szCs w:val="24"/>
        </w:rPr>
        <w:t xml:space="preserve">. Georgetown </w:t>
      </w:r>
      <w:r w:rsidRPr="006C0404">
        <w:rPr>
          <w:rFonts w:ascii="Times New Roman" w:hAnsi="Times New Roman" w:cs="Times New Roman"/>
          <w:sz w:val="24"/>
          <w:szCs w:val="24"/>
        </w:rPr>
        <w:t>Center for Sec</w:t>
      </w:r>
      <w:r>
        <w:rPr>
          <w:rFonts w:ascii="Times New Roman" w:hAnsi="Times New Roman" w:cs="Times New Roman"/>
          <w:sz w:val="24"/>
          <w:szCs w:val="24"/>
        </w:rPr>
        <w:t xml:space="preserve">urity and Emerging Technology.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4" w:history="1">
        <w:r w:rsidRPr="00511DBA">
          <w:rPr>
            <w:rStyle w:val="Hyperlink"/>
            <w:rFonts w:ascii="Times New Roman" w:hAnsi="Times New Roman" w:cs="Times New Roman"/>
            <w:sz w:val="24"/>
            <w:szCs w:val="24"/>
          </w:rPr>
          <w:t>https://cset.georgetown.edu/research/deepfakes-a-grounded-threat-assessment/</w:t>
        </w:r>
      </w:hyperlink>
      <w:r>
        <w:rPr>
          <w:rFonts w:ascii="Times New Roman" w:hAnsi="Times New Roman" w:cs="Times New Roman"/>
          <w:sz w:val="24"/>
          <w:szCs w:val="24"/>
        </w:rPr>
        <w:t xml:space="preserve"> </w:t>
      </w:r>
    </w:p>
    <w:p w14:paraId="1464583F"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3463CE">
        <w:rPr>
          <w:rFonts w:ascii="Times New Roman" w:hAnsi="Times New Roman" w:cs="Times New Roman"/>
          <w:sz w:val="24"/>
          <w:szCs w:val="24"/>
          <w:lang w:val="nl-NL"/>
        </w:rPr>
        <w:t>Hwang</w:t>
      </w:r>
      <w:proofErr w:type="spellEnd"/>
      <w:r w:rsidRPr="003463CE">
        <w:rPr>
          <w:rFonts w:ascii="Times New Roman" w:hAnsi="Times New Roman" w:cs="Times New Roman"/>
          <w:sz w:val="24"/>
          <w:szCs w:val="24"/>
          <w:lang w:val="nl-NL"/>
        </w:rPr>
        <w:t xml:space="preserve">, Y., </w:t>
      </w:r>
      <w:proofErr w:type="spellStart"/>
      <w:r w:rsidRPr="003463CE">
        <w:rPr>
          <w:rFonts w:ascii="Times New Roman" w:hAnsi="Times New Roman" w:cs="Times New Roman"/>
          <w:sz w:val="24"/>
          <w:szCs w:val="24"/>
          <w:lang w:val="nl-NL"/>
        </w:rPr>
        <w:t>Ryu</w:t>
      </w:r>
      <w:proofErr w:type="spellEnd"/>
      <w:r w:rsidRPr="003463CE">
        <w:rPr>
          <w:rFonts w:ascii="Times New Roman" w:hAnsi="Times New Roman" w:cs="Times New Roman"/>
          <w:sz w:val="24"/>
          <w:szCs w:val="24"/>
          <w:lang w:val="nl-NL"/>
        </w:rPr>
        <w:t xml:space="preserve">, J. Y., &amp; </w:t>
      </w:r>
      <w:proofErr w:type="spellStart"/>
      <w:r w:rsidRPr="003463CE">
        <w:rPr>
          <w:rFonts w:ascii="Times New Roman" w:hAnsi="Times New Roman" w:cs="Times New Roman"/>
          <w:sz w:val="24"/>
          <w:szCs w:val="24"/>
          <w:lang w:val="nl-NL"/>
        </w:rPr>
        <w:t>Jeong</w:t>
      </w:r>
      <w:proofErr w:type="spellEnd"/>
      <w:r w:rsidRPr="003463CE">
        <w:rPr>
          <w:rFonts w:ascii="Times New Roman" w:hAnsi="Times New Roman" w:cs="Times New Roman"/>
          <w:sz w:val="24"/>
          <w:szCs w:val="24"/>
          <w:lang w:val="nl-NL"/>
        </w:rPr>
        <w:t xml:space="preserve">, S. H. (2021). </w:t>
      </w:r>
      <w:r w:rsidRPr="003463CE">
        <w:rPr>
          <w:rFonts w:ascii="Times New Roman" w:hAnsi="Times New Roman" w:cs="Times New Roman"/>
          <w:sz w:val="24"/>
          <w:szCs w:val="24"/>
        </w:rPr>
        <w:t xml:space="preserve">Effects of disinformation using deepfake: the protective effect of media literacy education. </w:t>
      </w:r>
      <w:r w:rsidRPr="003463CE">
        <w:rPr>
          <w:rFonts w:ascii="Times New Roman" w:hAnsi="Times New Roman" w:cs="Times New Roman"/>
          <w:i/>
          <w:iCs/>
          <w:sz w:val="24"/>
          <w:szCs w:val="24"/>
        </w:rPr>
        <w:t>Cyberpsychology, Behavior, and Social Networking, 24(3)</w:t>
      </w:r>
      <w:r w:rsidRPr="003463CE">
        <w:rPr>
          <w:rFonts w:ascii="Times New Roman" w:hAnsi="Times New Roman" w:cs="Times New Roman"/>
          <w:sz w:val="24"/>
          <w:szCs w:val="24"/>
        </w:rPr>
        <w:t>, 188-193.</w:t>
      </w:r>
    </w:p>
    <w:p w14:paraId="689A2FC4"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451E33">
        <w:rPr>
          <w:rFonts w:ascii="Times New Roman" w:hAnsi="Times New Roman" w:cs="Times New Roman"/>
          <w:sz w:val="24"/>
          <w:szCs w:val="24"/>
        </w:rPr>
        <w:t>Iacobucci</w:t>
      </w:r>
      <w:proofErr w:type="spellEnd"/>
      <w:r w:rsidRPr="00451E33">
        <w:rPr>
          <w:rFonts w:ascii="Times New Roman" w:hAnsi="Times New Roman" w:cs="Times New Roman"/>
          <w:sz w:val="24"/>
          <w:szCs w:val="24"/>
        </w:rPr>
        <w:t xml:space="preserve">, S., De </w:t>
      </w:r>
      <w:proofErr w:type="spellStart"/>
      <w:r w:rsidRPr="00451E33">
        <w:rPr>
          <w:rFonts w:ascii="Times New Roman" w:hAnsi="Times New Roman" w:cs="Times New Roman"/>
          <w:sz w:val="24"/>
          <w:szCs w:val="24"/>
        </w:rPr>
        <w:t>Cicco</w:t>
      </w:r>
      <w:proofErr w:type="spellEnd"/>
      <w:r w:rsidRPr="00451E33">
        <w:rPr>
          <w:rFonts w:ascii="Times New Roman" w:hAnsi="Times New Roman" w:cs="Times New Roman"/>
          <w:sz w:val="24"/>
          <w:szCs w:val="24"/>
        </w:rPr>
        <w:t xml:space="preserve">, R., </w:t>
      </w:r>
      <w:proofErr w:type="spellStart"/>
      <w:r w:rsidRPr="00451E33">
        <w:rPr>
          <w:rFonts w:ascii="Times New Roman" w:hAnsi="Times New Roman" w:cs="Times New Roman"/>
          <w:sz w:val="24"/>
          <w:szCs w:val="24"/>
        </w:rPr>
        <w:t>Michetti</w:t>
      </w:r>
      <w:proofErr w:type="spellEnd"/>
      <w:r w:rsidRPr="00451E33">
        <w:rPr>
          <w:rFonts w:ascii="Times New Roman" w:hAnsi="Times New Roman" w:cs="Times New Roman"/>
          <w:sz w:val="24"/>
          <w:szCs w:val="24"/>
        </w:rPr>
        <w:t xml:space="preserve">, F., Palumbo, R., &amp; Pagliaro, S. (2021). Deepfakes unmasked: the effects of information priming and bullshit receptivity on deepfake recognition and sharing intention. </w:t>
      </w:r>
      <w:r w:rsidRPr="00451E33">
        <w:rPr>
          <w:rFonts w:ascii="Times New Roman" w:hAnsi="Times New Roman" w:cs="Times New Roman"/>
          <w:i/>
          <w:iCs/>
          <w:sz w:val="24"/>
          <w:szCs w:val="24"/>
        </w:rPr>
        <w:t>Cyberpsychology, Behavior, and Social Networking, 24(3)</w:t>
      </w:r>
      <w:r w:rsidRPr="00451E33">
        <w:rPr>
          <w:rFonts w:ascii="Times New Roman" w:hAnsi="Times New Roman" w:cs="Times New Roman"/>
          <w:sz w:val="24"/>
          <w:szCs w:val="24"/>
        </w:rPr>
        <w:t>, 194-202.</w:t>
      </w:r>
    </w:p>
    <w:p w14:paraId="7E276BF5"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E71CB7">
        <w:rPr>
          <w:rFonts w:ascii="Times New Roman" w:hAnsi="Times New Roman" w:cs="Times New Roman"/>
          <w:sz w:val="24"/>
          <w:szCs w:val="24"/>
        </w:rPr>
        <w:t>Katarya</w:t>
      </w:r>
      <w:proofErr w:type="spellEnd"/>
      <w:r w:rsidRPr="00E71CB7">
        <w:rPr>
          <w:rFonts w:ascii="Times New Roman" w:hAnsi="Times New Roman" w:cs="Times New Roman"/>
          <w:sz w:val="24"/>
          <w:szCs w:val="24"/>
        </w:rPr>
        <w:t xml:space="preserve">, R., &amp; Lal, A. (2020, October). A study on combating emerging threat of deepfake weaponization. </w:t>
      </w:r>
      <w:r w:rsidRPr="00E71CB7">
        <w:rPr>
          <w:rFonts w:ascii="Times New Roman" w:hAnsi="Times New Roman" w:cs="Times New Roman"/>
          <w:i/>
          <w:iCs/>
          <w:sz w:val="24"/>
          <w:szCs w:val="24"/>
        </w:rPr>
        <w:t>In 2020 Fourth International Conference on I-SMAC (IoT in Social, Mobile, Analytics and Cloud)(I-SMAC) (pp. 485-490)</w:t>
      </w:r>
      <w:r w:rsidRPr="00E71CB7">
        <w:rPr>
          <w:rFonts w:ascii="Times New Roman" w:hAnsi="Times New Roman" w:cs="Times New Roman"/>
          <w:sz w:val="24"/>
          <w:szCs w:val="24"/>
        </w:rPr>
        <w:t xml:space="preserve">. </w:t>
      </w:r>
      <w:r w:rsidRPr="004F2E06">
        <w:rPr>
          <w:rFonts w:ascii="Times New Roman" w:hAnsi="Times New Roman" w:cs="Times New Roman"/>
          <w:sz w:val="24"/>
          <w:szCs w:val="24"/>
        </w:rPr>
        <w:t>IEEE.</w:t>
      </w:r>
    </w:p>
    <w:p w14:paraId="49659C93"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4F2E06">
        <w:rPr>
          <w:rFonts w:ascii="Times New Roman" w:hAnsi="Times New Roman" w:cs="Times New Roman"/>
          <w:sz w:val="24"/>
          <w:szCs w:val="24"/>
        </w:rPr>
        <w:t>Kietzmann</w:t>
      </w:r>
      <w:proofErr w:type="spellEnd"/>
      <w:r w:rsidRPr="004F2E06">
        <w:rPr>
          <w:rFonts w:ascii="Times New Roman" w:hAnsi="Times New Roman" w:cs="Times New Roman"/>
          <w:sz w:val="24"/>
          <w:szCs w:val="24"/>
        </w:rPr>
        <w:t xml:space="preserve">, J., Lee, L., McCarthy, I., &amp; </w:t>
      </w:r>
      <w:proofErr w:type="spellStart"/>
      <w:r w:rsidRPr="004F2E06">
        <w:rPr>
          <w:rFonts w:ascii="Times New Roman" w:hAnsi="Times New Roman" w:cs="Times New Roman"/>
          <w:sz w:val="24"/>
          <w:szCs w:val="24"/>
        </w:rPr>
        <w:t>Kietzmann</w:t>
      </w:r>
      <w:proofErr w:type="spellEnd"/>
      <w:r w:rsidRPr="004F2E06">
        <w:rPr>
          <w:rFonts w:ascii="Times New Roman" w:hAnsi="Times New Roman" w:cs="Times New Roman"/>
          <w:sz w:val="24"/>
          <w:szCs w:val="24"/>
        </w:rPr>
        <w:t xml:space="preserve">, T. (2020). </w:t>
      </w:r>
      <w:r w:rsidRPr="006C0404">
        <w:rPr>
          <w:rFonts w:ascii="Times New Roman" w:hAnsi="Times New Roman" w:cs="Times New Roman"/>
          <w:sz w:val="24"/>
          <w:szCs w:val="24"/>
        </w:rPr>
        <w:t xml:space="preserve">Deepfakes: Trick or treat? </w:t>
      </w:r>
      <w:r w:rsidRPr="00EA306C">
        <w:rPr>
          <w:rFonts w:ascii="Times New Roman" w:hAnsi="Times New Roman" w:cs="Times New Roman"/>
          <w:i/>
          <w:sz w:val="24"/>
          <w:szCs w:val="24"/>
        </w:rPr>
        <w:t>Business Horizon</w:t>
      </w:r>
      <w:r>
        <w:rPr>
          <w:rFonts w:ascii="Times New Roman" w:hAnsi="Times New Roman" w:cs="Times New Roman"/>
          <w:sz w:val="24"/>
          <w:szCs w:val="24"/>
        </w:rPr>
        <w:t>, 63, 135-146.</w:t>
      </w:r>
    </w:p>
    <w:p w14:paraId="5A3495EF" w14:textId="77777777" w:rsidR="004F2E06" w:rsidRDefault="004F2E06" w:rsidP="004F2E06">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t xml:space="preserve">Kim, L. (2022, March 14). Deepfakes can help families mourn – or exploit their grief. Wired. </w:t>
      </w:r>
      <w:hyperlink r:id="rId45" w:history="1">
        <w:r w:rsidRPr="00CF2CD2">
          <w:rPr>
            <w:rStyle w:val="Hyperlink"/>
            <w:rFonts w:ascii="Times New Roman" w:hAnsi="Times New Roman" w:cs="Times New Roman"/>
            <w:sz w:val="24"/>
            <w:szCs w:val="24"/>
          </w:rPr>
          <w:t>https://www.wired.com/story/deepfake-death-grief-hologram-photography-film/</w:t>
        </w:r>
      </w:hyperlink>
      <w:r>
        <w:rPr>
          <w:rFonts w:ascii="Times New Roman" w:hAnsi="Times New Roman" w:cs="Times New Roman"/>
          <w:sz w:val="24"/>
          <w:szCs w:val="24"/>
        </w:rPr>
        <w:t xml:space="preserve"> </w:t>
      </w:r>
    </w:p>
    <w:p w14:paraId="2E68C632"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1105FF">
        <w:rPr>
          <w:rFonts w:ascii="Times New Roman" w:hAnsi="Times New Roman" w:cs="Times New Roman"/>
          <w:sz w:val="24"/>
          <w:szCs w:val="24"/>
        </w:rPr>
        <w:t>Köbis</w:t>
      </w:r>
      <w:proofErr w:type="spellEnd"/>
      <w:r w:rsidRPr="001105FF">
        <w:rPr>
          <w:rFonts w:ascii="Times New Roman" w:hAnsi="Times New Roman" w:cs="Times New Roman"/>
          <w:sz w:val="24"/>
          <w:szCs w:val="24"/>
        </w:rPr>
        <w:t xml:space="preserve">, N. C., </w:t>
      </w:r>
      <w:proofErr w:type="spellStart"/>
      <w:r w:rsidRPr="001105FF">
        <w:rPr>
          <w:rFonts w:ascii="Times New Roman" w:hAnsi="Times New Roman" w:cs="Times New Roman"/>
          <w:sz w:val="24"/>
          <w:szCs w:val="24"/>
        </w:rPr>
        <w:t>Doležalová</w:t>
      </w:r>
      <w:proofErr w:type="spellEnd"/>
      <w:r w:rsidRPr="001105FF">
        <w:rPr>
          <w:rFonts w:ascii="Times New Roman" w:hAnsi="Times New Roman" w:cs="Times New Roman"/>
          <w:sz w:val="24"/>
          <w:szCs w:val="24"/>
        </w:rPr>
        <w:t xml:space="preserve">, B., &amp; </w:t>
      </w:r>
      <w:proofErr w:type="spellStart"/>
      <w:r w:rsidRPr="001105FF">
        <w:rPr>
          <w:rFonts w:ascii="Times New Roman" w:hAnsi="Times New Roman" w:cs="Times New Roman"/>
          <w:sz w:val="24"/>
          <w:szCs w:val="24"/>
        </w:rPr>
        <w:t>Soraperra</w:t>
      </w:r>
      <w:proofErr w:type="spellEnd"/>
      <w:r w:rsidRPr="001105FF">
        <w:rPr>
          <w:rFonts w:ascii="Times New Roman" w:hAnsi="Times New Roman" w:cs="Times New Roman"/>
          <w:sz w:val="24"/>
          <w:szCs w:val="24"/>
        </w:rPr>
        <w:t xml:space="preserve">, I. (2021). Fooled twice: People cannot detect deepfakes but think they can. </w:t>
      </w:r>
      <w:proofErr w:type="spellStart"/>
      <w:r w:rsidRPr="001105FF">
        <w:rPr>
          <w:rFonts w:ascii="Times New Roman" w:hAnsi="Times New Roman" w:cs="Times New Roman"/>
          <w:i/>
          <w:iCs/>
          <w:sz w:val="24"/>
          <w:szCs w:val="24"/>
        </w:rPr>
        <w:t>Iscience</w:t>
      </w:r>
      <w:proofErr w:type="spellEnd"/>
      <w:r w:rsidRPr="001105FF">
        <w:rPr>
          <w:rFonts w:ascii="Times New Roman" w:hAnsi="Times New Roman" w:cs="Times New Roman"/>
          <w:i/>
          <w:iCs/>
          <w:sz w:val="24"/>
          <w:szCs w:val="24"/>
        </w:rPr>
        <w:t>, 24(11)</w:t>
      </w:r>
      <w:r w:rsidRPr="001105FF">
        <w:rPr>
          <w:rFonts w:ascii="Times New Roman" w:hAnsi="Times New Roman" w:cs="Times New Roman"/>
          <w:sz w:val="24"/>
          <w:szCs w:val="24"/>
        </w:rPr>
        <w:t>, 103364.</w:t>
      </w:r>
    </w:p>
    <w:p w14:paraId="048833E0" w14:textId="77777777" w:rsidR="004F2E06" w:rsidRPr="004F2E06" w:rsidRDefault="004F2E06" w:rsidP="004F2E06">
      <w:pPr>
        <w:pStyle w:val="references"/>
        <w:spacing w:line="480" w:lineRule="auto"/>
        <w:ind w:left="680" w:hanging="680"/>
        <w:rPr>
          <w:rFonts w:ascii="Times New Roman" w:hAnsi="Times New Roman" w:cs="Times New Roman"/>
          <w:sz w:val="24"/>
          <w:szCs w:val="24"/>
          <w:lang w:val="fr-BE"/>
        </w:rPr>
      </w:pPr>
      <w:proofErr w:type="spellStart"/>
      <w:r w:rsidRPr="006C0404">
        <w:rPr>
          <w:rFonts w:ascii="Times New Roman" w:hAnsi="Times New Roman" w:cs="Times New Roman"/>
          <w:sz w:val="24"/>
          <w:szCs w:val="24"/>
        </w:rPr>
        <w:t>Koetsier</w:t>
      </w:r>
      <w:proofErr w:type="spellEnd"/>
      <w:r w:rsidRPr="006C0404">
        <w:rPr>
          <w:rFonts w:ascii="Times New Roman" w:hAnsi="Times New Roman" w:cs="Times New Roman"/>
          <w:sz w:val="24"/>
          <w:szCs w:val="24"/>
        </w:rPr>
        <w:t xml:space="preserve">, J. </w:t>
      </w:r>
      <w:r>
        <w:rPr>
          <w:rFonts w:ascii="Times New Roman" w:hAnsi="Times New Roman" w:cs="Times New Roman"/>
          <w:sz w:val="24"/>
          <w:szCs w:val="24"/>
        </w:rPr>
        <w:t xml:space="preserve">(2020, September 9). </w:t>
      </w:r>
      <w:r w:rsidRPr="006C0404">
        <w:rPr>
          <w:rFonts w:ascii="Times New Roman" w:hAnsi="Times New Roman" w:cs="Times New Roman"/>
          <w:sz w:val="24"/>
          <w:szCs w:val="24"/>
        </w:rPr>
        <w:t>Fake video election? Deepfake videos ‘grew 20X’ s</w:t>
      </w:r>
      <w:r>
        <w:rPr>
          <w:rFonts w:ascii="Times New Roman" w:hAnsi="Times New Roman" w:cs="Times New Roman"/>
          <w:sz w:val="24"/>
          <w:szCs w:val="24"/>
        </w:rPr>
        <w:t xml:space="preserve">ince 2019. </w:t>
      </w:r>
      <w:r w:rsidRPr="004F2E06">
        <w:rPr>
          <w:rFonts w:ascii="Times New Roman" w:hAnsi="Times New Roman" w:cs="Times New Roman"/>
          <w:i/>
          <w:sz w:val="24"/>
          <w:szCs w:val="24"/>
          <w:lang w:val="fr-BE"/>
        </w:rPr>
        <w:t>Forbes</w:t>
      </w:r>
      <w:r w:rsidRPr="004F2E06">
        <w:rPr>
          <w:rFonts w:ascii="Times New Roman" w:hAnsi="Times New Roman" w:cs="Times New Roman"/>
          <w:sz w:val="24"/>
          <w:szCs w:val="24"/>
          <w:lang w:val="fr-BE"/>
        </w:rPr>
        <w:t xml:space="preserve">. </w:t>
      </w:r>
      <w:r w:rsidRPr="004F2E06">
        <w:rPr>
          <w:rFonts w:ascii="Times New Roman" w:hAnsi="Times New Roman" w:cs="Times New Roman"/>
          <w:sz w:val="24"/>
          <w:szCs w:val="24"/>
          <w:lang w:val="fr-BE"/>
        </w:rPr>
        <w:tab/>
      </w:r>
      <w:r w:rsidRPr="004F2E06">
        <w:rPr>
          <w:rFonts w:ascii="Times New Roman" w:hAnsi="Times New Roman" w:cs="Times New Roman"/>
          <w:sz w:val="24"/>
          <w:szCs w:val="24"/>
          <w:lang w:val="fr-BE"/>
        </w:rPr>
        <w:tab/>
      </w:r>
      <w:r w:rsidRPr="004F2E06">
        <w:rPr>
          <w:rFonts w:ascii="Times New Roman" w:hAnsi="Times New Roman" w:cs="Times New Roman"/>
          <w:sz w:val="24"/>
          <w:szCs w:val="24"/>
          <w:lang w:val="fr-BE"/>
        </w:rPr>
        <w:tab/>
      </w:r>
      <w:r w:rsidRPr="004F2E06">
        <w:rPr>
          <w:rFonts w:ascii="Times New Roman" w:hAnsi="Times New Roman" w:cs="Times New Roman"/>
          <w:sz w:val="24"/>
          <w:szCs w:val="24"/>
          <w:lang w:val="fr-BE"/>
        </w:rPr>
        <w:tab/>
      </w:r>
      <w:r w:rsidRPr="004F2E06">
        <w:rPr>
          <w:rFonts w:ascii="Times New Roman" w:hAnsi="Times New Roman" w:cs="Times New Roman"/>
          <w:sz w:val="24"/>
          <w:szCs w:val="24"/>
          <w:lang w:val="fr-BE"/>
        </w:rPr>
        <w:tab/>
      </w:r>
      <w:r w:rsidRPr="004F2E06">
        <w:rPr>
          <w:rFonts w:ascii="Times New Roman" w:hAnsi="Times New Roman" w:cs="Times New Roman"/>
          <w:sz w:val="24"/>
          <w:szCs w:val="24"/>
          <w:lang w:val="fr-BE"/>
        </w:rPr>
        <w:lastRenderedPageBreak/>
        <w:tab/>
      </w:r>
      <w:hyperlink r:id="rId46" w:history="1">
        <w:r w:rsidRPr="004F2E06">
          <w:rPr>
            <w:rStyle w:val="Hyperlink"/>
            <w:rFonts w:ascii="Times New Roman" w:hAnsi="Times New Roman" w:cs="Times New Roman"/>
            <w:sz w:val="24"/>
            <w:szCs w:val="24"/>
            <w:lang w:val="fr-BE"/>
          </w:rPr>
          <w:t>https://www.forbes.com/sites/johnkoetsier/2020/09/09/fake-video-election-deepfake-videos-grew-20x-since-2019/</w:t>
        </w:r>
      </w:hyperlink>
    </w:p>
    <w:p w14:paraId="783AC554"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4F2E06">
        <w:rPr>
          <w:rFonts w:ascii="Times New Roman" w:hAnsi="Times New Roman" w:cs="Times New Roman"/>
          <w:sz w:val="24"/>
          <w:szCs w:val="24"/>
          <w:lang w:val="fr-BE"/>
        </w:rPr>
        <w:t>Korshunov</w:t>
      </w:r>
      <w:proofErr w:type="spellEnd"/>
      <w:r w:rsidRPr="004F2E06">
        <w:rPr>
          <w:rFonts w:ascii="Times New Roman" w:hAnsi="Times New Roman" w:cs="Times New Roman"/>
          <w:sz w:val="24"/>
          <w:szCs w:val="24"/>
          <w:lang w:val="fr-BE"/>
        </w:rPr>
        <w:t xml:space="preserve">, P., &amp; Marcel, S. (2021, June). </w:t>
      </w:r>
      <w:r w:rsidRPr="003C214E">
        <w:rPr>
          <w:rFonts w:ascii="Times New Roman" w:hAnsi="Times New Roman" w:cs="Times New Roman"/>
          <w:sz w:val="24"/>
          <w:szCs w:val="24"/>
        </w:rPr>
        <w:t xml:space="preserve">Subjective and objective evaluation of deepfake videos. In </w:t>
      </w:r>
      <w:r w:rsidRPr="003C214E">
        <w:rPr>
          <w:rFonts w:ascii="Times New Roman" w:hAnsi="Times New Roman" w:cs="Times New Roman"/>
          <w:i/>
          <w:iCs/>
          <w:sz w:val="24"/>
          <w:szCs w:val="24"/>
        </w:rPr>
        <w:t>ICASSP 2021-2021 IEEE International Conference on Acoustics, Speech and Signal Processing (ICASSP)</w:t>
      </w:r>
      <w:r w:rsidRPr="003C214E">
        <w:rPr>
          <w:rFonts w:ascii="Times New Roman" w:hAnsi="Times New Roman" w:cs="Times New Roman"/>
          <w:sz w:val="24"/>
          <w:szCs w:val="24"/>
        </w:rPr>
        <w:t xml:space="preserve"> (pp. 2510-2514). IEEE.</w:t>
      </w:r>
    </w:p>
    <w:p w14:paraId="01B1271F"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092698">
        <w:rPr>
          <w:rFonts w:ascii="Times New Roman" w:hAnsi="Times New Roman" w:cs="Times New Roman"/>
          <w:sz w:val="24"/>
          <w:szCs w:val="24"/>
        </w:rPr>
        <w:t xml:space="preserve">Lazard, A., &amp; Atkinson, L. (2015). Putting environmental infographics center stage: The role of visuals at the elaboration likelihood model’s critical point of persuasion. </w:t>
      </w:r>
      <w:r w:rsidRPr="00092698">
        <w:rPr>
          <w:rFonts w:ascii="Times New Roman" w:hAnsi="Times New Roman" w:cs="Times New Roman"/>
          <w:i/>
          <w:iCs/>
          <w:sz w:val="24"/>
          <w:szCs w:val="24"/>
        </w:rPr>
        <w:t>Science Communication, 37(1)</w:t>
      </w:r>
      <w:r w:rsidRPr="00092698">
        <w:rPr>
          <w:rFonts w:ascii="Times New Roman" w:hAnsi="Times New Roman" w:cs="Times New Roman"/>
          <w:sz w:val="24"/>
          <w:szCs w:val="24"/>
        </w:rPr>
        <w:t>, 6-33.</w:t>
      </w:r>
    </w:p>
    <w:p w14:paraId="043690A1" w14:textId="77777777" w:rsidR="004F2E06" w:rsidRPr="005F1E9C" w:rsidRDefault="004F2E06" w:rsidP="004F2E06">
      <w:pPr>
        <w:pStyle w:val="references"/>
        <w:spacing w:line="480" w:lineRule="auto"/>
        <w:ind w:left="680" w:hanging="680"/>
        <w:rPr>
          <w:rFonts w:ascii="Times New Roman" w:hAnsi="Times New Roman" w:cs="Times New Roman"/>
          <w:sz w:val="24"/>
          <w:szCs w:val="24"/>
        </w:rPr>
      </w:pPr>
      <w:r w:rsidRPr="005F1E9C">
        <w:rPr>
          <w:rFonts w:ascii="Times New Roman" w:hAnsi="Times New Roman" w:cs="Times New Roman"/>
          <w:sz w:val="24"/>
          <w:szCs w:val="24"/>
        </w:rPr>
        <w:t xml:space="preserve">Lee, D. (2019, May 10). </w:t>
      </w:r>
      <w:r w:rsidRPr="005F1E9C">
        <w:rPr>
          <w:rFonts w:ascii="Times New Roman" w:hAnsi="Times New Roman" w:cs="Times New Roman"/>
          <w:i/>
          <w:iCs/>
          <w:sz w:val="24"/>
          <w:szCs w:val="24"/>
        </w:rPr>
        <w:t>Deepfake Salvador Dalí takes selfies with museum visitors</w:t>
      </w:r>
      <w:r w:rsidRPr="005F1E9C">
        <w:rPr>
          <w:rFonts w:ascii="Times New Roman" w:hAnsi="Times New Roman" w:cs="Times New Roman"/>
          <w:sz w:val="24"/>
          <w:szCs w:val="24"/>
        </w:rPr>
        <w:t>.</w:t>
      </w:r>
      <w:r>
        <w:rPr>
          <w:rFonts w:ascii="Times New Roman" w:hAnsi="Times New Roman" w:cs="Times New Roman"/>
          <w:sz w:val="24"/>
          <w:szCs w:val="24"/>
        </w:rPr>
        <w:t xml:space="preserve"> The Verge. </w:t>
      </w:r>
      <w:hyperlink r:id="rId47" w:history="1">
        <w:r w:rsidRPr="00CF2CD2">
          <w:rPr>
            <w:rStyle w:val="Hyperlink"/>
            <w:rFonts w:ascii="Times New Roman" w:hAnsi="Times New Roman" w:cs="Times New Roman"/>
            <w:sz w:val="24"/>
            <w:szCs w:val="24"/>
          </w:rPr>
          <w:t>https://www.theverge.com/2019/5/10/18540953/salvador-dali-lives-deepfake-museum</w:t>
        </w:r>
      </w:hyperlink>
      <w:r>
        <w:rPr>
          <w:rFonts w:ascii="Times New Roman" w:hAnsi="Times New Roman" w:cs="Times New Roman"/>
          <w:sz w:val="24"/>
          <w:szCs w:val="24"/>
        </w:rPr>
        <w:t xml:space="preserve">  </w:t>
      </w:r>
    </w:p>
    <w:p w14:paraId="3C572517"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94087C">
        <w:rPr>
          <w:rFonts w:ascii="Times New Roman" w:hAnsi="Times New Roman" w:cs="Times New Roman"/>
          <w:sz w:val="24"/>
          <w:szCs w:val="24"/>
          <w:lang w:val="de-DE"/>
        </w:rPr>
        <w:t xml:space="preserve">Lewandowsky, S., Ecker, U., Seifert, C., Schwarz, N., &amp; Cook, J. (2012). </w:t>
      </w:r>
      <w:r w:rsidRPr="006C0404">
        <w:rPr>
          <w:rFonts w:ascii="Times New Roman" w:hAnsi="Times New Roman" w:cs="Times New Roman"/>
          <w:sz w:val="24"/>
          <w:szCs w:val="24"/>
        </w:rPr>
        <w:t xml:space="preserve">Misinformation and its correction: Continued influence and successful debiasing. </w:t>
      </w:r>
      <w:r w:rsidRPr="00EA306C">
        <w:rPr>
          <w:rFonts w:ascii="Times New Roman" w:hAnsi="Times New Roman" w:cs="Times New Roman"/>
          <w:i/>
          <w:sz w:val="24"/>
          <w:szCs w:val="24"/>
        </w:rPr>
        <w:t>Psychological Science in the Public Interest</w:t>
      </w:r>
      <w:r w:rsidRPr="006C0404">
        <w:rPr>
          <w:rFonts w:ascii="Times New Roman" w:hAnsi="Times New Roman" w:cs="Times New Roman"/>
          <w:sz w:val="24"/>
          <w:szCs w:val="24"/>
        </w:rPr>
        <w:t xml:space="preserve">, </w:t>
      </w:r>
      <w:r w:rsidRPr="00EA306C">
        <w:rPr>
          <w:rFonts w:ascii="Times New Roman" w:hAnsi="Times New Roman" w:cs="Times New Roman"/>
          <w:i/>
          <w:sz w:val="24"/>
          <w:szCs w:val="24"/>
        </w:rPr>
        <w:t>13</w:t>
      </w:r>
      <w:r w:rsidRPr="006C0404">
        <w:rPr>
          <w:rFonts w:ascii="Times New Roman" w:hAnsi="Times New Roman" w:cs="Times New Roman"/>
          <w:sz w:val="24"/>
          <w:szCs w:val="24"/>
        </w:rPr>
        <w:t>, 106-131.</w:t>
      </w:r>
    </w:p>
    <w:p w14:paraId="7636C174"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Lewandowsky, S.</w:t>
      </w:r>
      <w:r>
        <w:rPr>
          <w:rFonts w:ascii="Times New Roman" w:hAnsi="Times New Roman" w:cs="Times New Roman"/>
          <w:sz w:val="24"/>
          <w:szCs w:val="24"/>
        </w:rPr>
        <w:t>,</w:t>
      </w:r>
      <w:r w:rsidRPr="006C0404">
        <w:rPr>
          <w:rFonts w:ascii="Times New Roman" w:hAnsi="Times New Roman" w:cs="Times New Roman"/>
          <w:sz w:val="24"/>
          <w:szCs w:val="24"/>
        </w:rPr>
        <w:t xml:space="preserve"> Ecker, U. K.</w:t>
      </w:r>
      <w:r>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Cook</w:t>
      </w:r>
      <w:r>
        <w:rPr>
          <w:rFonts w:ascii="Times New Roman" w:hAnsi="Times New Roman" w:cs="Times New Roman"/>
          <w:sz w:val="24"/>
          <w:szCs w:val="24"/>
        </w:rPr>
        <w:t xml:space="preserve">, </w:t>
      </w:r>
      <w:r w:rsidRPr="006C0404">
        <w:rPr>
          <w:rFonts w:ascii="Times New Roman" w:hAnsi="Times New Roman" w:cs="Times New Roman"/>
          <w:sz w:val="24"/>
          <w:szCs w:val="24"/>
        </w:rPr>
        <w:t>J.</w:t>
      </w:r>
      <w:r>
        <w:rPr>
          <w:rFonts w:ascii="Times New Roman" w:hAnsi="Times New Roman" w:cs="Times New Roman"/>
          <w:sz w:val="24"/>
          <w:szCs w:val="24"/>
        </w:rPr>
        <w:t xml:space="preserve"> (2017).</w:t>
      </w:r>
      <w:r w:rsidRPr="006C0404">
        <w:rPr>
          <w:rFonts w:ascii="Times New Roman" w:hAnsi="Times New Roman" w:cs="Times New Roman"/>
          <w:sz w:val="24"/>
          <w:szCs w:val="24"/>
        </w:rPr>
        <w:t xml:space="preserve"> Beyond misinformation: Understanding and coping with the “post</w:t>
      </w:r>
      <w:r>
        <w:rPr>
          <w:rFonts w:ascii="Times New Roman" w:hAnsi="Times New Roman" w:cs="Times New Roman"/>
          <w:sz w:val="24"/>
          <w:szCs w:val="24"/>
        </w:rPr>
        <w:t>-truth” era. </w:t>
      </w:r>
      <w:r w:rsidRPr="00EA306C">
        <w:rPr>
          <w:rFonts w:ascii="Times New Roman" w:hAnsi="Times New Roman" w:cs="Times New Roman"/>
          <w:i/>
          <w:sz w:val="24"/>
          <w:szCs w:val="24"/>
        </w:rPr>
        <w:t>Journal of Applied Research in Memory and Cognition</w:t>
      </w:r>
      <w:r>
        <w:rPr>
          <w:rFonts w:ascii="Times New Roman" w:hAnsi="Times New Roman" w:cs="Times New Roman"/>
          <w:sz w:val="24"/>
          <w:szCs w:val="24"/>
        </w:rPr>
        <w:t>, </w:t>
      </w:r>
      <w:r w:rsidRPr="007D18C8">
        <w:rPr>
          <w:rFonts w:ascii="Times New Roman" w:hAnsi="Times New Roman" w:cs="Times New Roman"/>
          <w:i/>
          <w:sz w:val="24"/>
          <w:szCs w:val="24"/>
        </w:rPr>
        <w:t>6</w:t>
      </w:r>
      <w:r>
        <w:rPr>
          <w:rFonts w:ascii="Times New Roman" w:hAnsi="Times New Roman" w:cs="Times New Roman"/>
          <w:sz w:val="24"/>
          <w:szCs w:val="24"/>
        </w:rPr>
        <w:t>, 353-369.</w:t>
      </w:r>
    </w:p>
    <w:p w14:paraId="2DA87574"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Liv, N.</w:t>
      </w:r>
      <w:r>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Greenbaum, D. </w:t>
      </w:r>
      <w:r>
        <w:rPr>
          <w:rFonts w:ascii="Times New Roman" w:hAnsi="Times New Roman" w:cs="Times New Roman"/>
          <w:sz w:val="24"/>
          <w:szCs w:val="24"/>
        </w:rPr>
        <w:t xml:space="preserve">(2020). </w:t>
      </w:r>
      <w:r w:rsidRPr="006C0404">
        <w:rPr>
          <w:rFonts w:ascii="Times New Roman" w:hAnsi="Times New Roman" w:cs="Times New Roman"/>
          <w:sz w:val="24"/>
          <w:szCs w:val="24"/>
        </w:rPr>
        <w:t xml:space="preserve">Deepfakes and memory malleability: False memories in the service of fake news. </w:t>
      </w:r>
      <w:r w:rsidRPr="00EA306C">
        <w:rPr>
          <w:rFonts w:ascii="Times New Roman" w:hAnsi="Times New Roman" w:cs="Times New Roman"/>
          <w:i/>
          <w:sz w:val="24"/>
          <w:szCs w:val="24"/>
        </w:rPr>
        <w:t>AJOB Neuroscience</w:t>
      </w:r>
      <w:r>
        <w:rPr>
          <w:rFonts w:ascii="Times New Roman" w:hAnsi="Times New Roman" w:cs="Times New Roman"/>
          <w:sz w:val="24"/>
          <w:szCs w:val="24"/>
        </w:rPr>
        <w:t xml:space="preserve">, </w:t>
      </w:r>
      <w:r w:rsidRPr="00EA306C">
        <w:rPr>
          <w:rFonts w:ascii="Times New Roman" w:hAnsi="Times New Roman" w:cs="Times New Roman"/>
          <w:i/>
          <w:sz w:val="24"/>
          <w:szCs w:val="24"/>
        </w:rPr>
        <w:t>11</w:t>
      </w:r>
      <w:r w:rsidRPr="006C0404">
        <w:rPr>
          <w:rFonts w:ascii="Times New Roman" w:hAnsi="Times New Roman" w:cs="Times New Roman"/>
          <w:sz w:val="24"/>
          <w:szCs w:val="24"/>
        </w:rPr>
        <w:t>, 96-104.</w:t>
      </w:r>
    </w:p>
    <w:p w14:paraId="32AEB5CA"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3430E4">
        <w:rPr>
          <w:rFonts w:ascii="Times New Roman" w:hAnsi="Times New Roman" w:cs="Times New Roman"/>
          <w:sz w:val="24"/>
          <w:szCs w:val="24"/>
        </w:rPr>
        <w:t xml:space="preserve">Livingston, J., Holland, E., &amp; </w:t>
      </w:r>
      <w:proofErr w:type="spellStart"/>
      <w:r w:rsidRPr="003430E4">
        <w:rPr>
          <w:rFonts w:ascii="Times New Roman" w:hAnsi="Times New Roman" w:cs="Times New Roman"/>
          <w:sz w:val="24"/>
          <w:szCs w:val="24"/>
        </w:rPr>
        <w:t>Fardouly</w:t>
      </w:r>
      <w:proofErr w:type="spellEnd"/>
      <w:r w:rsidRPr="003430E4">
        <w:rPr>
          <w:rFonts w:ascii="Times New Roman" w:hAnsi="Times New Roman" w:cs="Times New Roman"/>
          <w:sz w:val="24"/>
          <w:szCs w:val="24"/>
        </w:rPr>
        <w:t xml:space="preserve">, J. (2020). Exposing digital posing: The effect of social media self-disclaimer captions on women’s body dissatisfaction, mood, and impressions of the user. </w:t>
      </w:r>
      <w:r w:rsidRPr="003430E4">
        <w:rPr>
          <w:rFonts w:ascii="Times New Roman" w:hAnsi="Times New Roman" w:cs="Times New Roman"/>
          <w:i/>
          <w:iCs/>
          <w:sz w:val="24"/>
          <w:szCs w:val="24"/>
        </w:rPr>
        <w:t>Body Image, 32</w:t>
      </w:r>
      <w:r w:rsidRPr="003430E4">
        <w:rPr>
          <w:rFonts w:ascii="Times New Roman" w:hAnsi="Times New Roman" w:cs="Times New Roman"/>
          <w:sz w:val="24"/>
          <w:szCs w:val="24"/>
        </w:rPr>
        <w:t>, 150-154.</w:t>
      </w:r>
    </w:p>
    <w:p w14:paraId="7380C745"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5F1E9C">
        <w:rPr>
          <w:rFonts w:ascii="Times New Roman" w:hAnsi="Times New Roman" w:cs="Times New Roman"/>
          <w:sz w:val="24"/>
          <w:szCs w:val="24"/>
        </w:rPr>
        <w:t>Malaria Must Die</w:t>
      </w:r>
      <w:r>
        <w:rPr>
          <w:rFonts w:ascii="Times New Roman" w:hAnsi="Times New Roman" w:cs="Times New Roman"/>
          <w:sz w:val="24"/>
          <w:szCs w:val="24"/>
        </w:rPr>
        <w:t xml:space="preserve"> </w:t>
      </w:r>
      <w:r w:rsidRPr="005F1E9C">
        <w:rPr>
          <w:rFonts w:ascii="Times New Roman" w:hAnsi="Times New Roman" w:cs="Times New Roman"/>
          <w:sz w:val="24"/>
          <w:szCs w:val="24"/>
        </w:rPr>
        <w:t>(2019)</w:t>
      </w:r>
      <w:r>
        <w:rPr>
          <w:rFonts w:ascii="Times New Roman" w:hAnsi="Times New Roman" w:cs="Times New Roman"/>
          <w:sz w:val="24"/>
          <w:szCs w:val="24"/>
        </w:rPr>
        <w:t xml:space="preserve">. </w:t>
      </w:r>
      <w:r w:rsidRPr="005F1E9C">
        <w:rPr>
          <w:rFonts w:ascii="Times New Roman" w:hAnsi="Times New Roman" w:cs="Times New Roman"/>
          <w:sz w:val="24"/>
          <w:szCs w:val="24"/>
        </w:rPr>
        <w:t>David Beckham launches the world's first voice petition to end malaria</w:t>
      </w:r>
      <w:r>
        <w:rPr>
          <w:rFonts w:ascii="Times New Roman" w:hAnsi="Times New Roman" w:cs="Times New Roman"/>
          <w:sz w:val="24"/>
          <w:szCs w:val="24"/>
        </w:rPr>
        <w:t xml:space="preserve">. </w:t>
      </w:r>
      <w:hyperlink r:id="rId48" w:history="1">
        <w:r w:rsidRPr="00CF2CD2">
          <w:rPr>
            <w:rStyle w:val="Hyperlink"/>
            <w:rFonts w:ascii="Times New Roman" w:hAnsi="Times New Roman" w:cs="Times New Roman"/>
            <w:sz w:val="24"/>
            <w:szCs w:val="24"/>
          </w:rPr>
          <w:t>https://malariamustdie.com/news/david-beckham-launches-worlds-first-voice-petition-end-malaria</w:t>
        </w:r>
      </w:hyperlink>
      <w:r>
        <w:rPr>
          <w:rFonts w:ascii="Times New Roman" w:hAnsi="Times New Roman" w:cs="Times New Roman"/>
          <w:sz w:val="24"/>
          <w:szCs w:val="24"/>
        </w:rPr>
        <w:t xml:space="preserve"> </w:t>
      </w:r>
    </w:p>
    <w:p w14:paraId="2E698772"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0348E4">
        <w:rPr>
          <w:rFonts w:ascii="Times New Roman" w:hAnsi="Times New Roman" w:cs="Times New Roman"/>
          <w:sz w:val="24"/>
          <w:szCs w:val="24"/>
        </w:rPr>
        <w:lastRenderedPageBreak/>
        <w:t xml:space="preserve">Martel, C., Pennycook, G., &amp; Rand, D. G. (2020). Reliance on emotion promotes belief in fake news. </w:t>
      </w:r>
      <w:r w:rsidRPr="000348E4">
        <w:rPr>
          <w:rFonts w:ascii="Times New Roman" w:hAnsi="Times New Roman" w:cs="Times New Roman"/>
          <w:i/>
          <w:iCs/>
          <w:sz w:val="24"/>
          <w:szCs w:val="24"/>
        </w:rPr>
        <w:t>Cognitive Research: Principles and Implications, 5(1)</w:t>
      </w:r>
      <w:r w:rsidRPr="000348E4">
        <w:rPr>
          <w:rFonts w:ascii="Times New Roman" w:hAnsi="Times New Roman" w:cs="Times New Roman"/>
          <w:sz w:val="24"/>
          <w:szCs w:val="24"/>
        </w:rPr>
        <w:t>, 1-20.</w:t>
      </w:r>
    </w:p>
    <w:p w14:paraId="217DF11D" w14:textId="77777777" w:rsidR="004F2E06" w:rsidRPr="007D18C8" w:rsidRDefault="004F2E06" w:rsidP="004F2E06">
      <w:pPr>
        <w:pStyle w:val="references"/>
        <w:spacing w:line="480" w:lineRule="auto"/>
        <w:ind w:left="680" w:hanging="680"/>
        <w:rPr>
          <w:rFonts w:ascii="Times New Roman" w:hAnsi="Times New Roman" w:cs="Times New Roman"/>
          <w:sz w:val="24"/>
          <w:szCs w:val="24"/>
          <w:lang w:val="fr-BE"/>
        </w:rPr>
      </w:pPr>
      <w:r w:rsidRPr="006C0404">
        <w:rPr>
          <w:rFonts w:ascii="Times New Roman" w:hAnsi="Times New Roman" w:cs="Times New Roman"/>
          <w:sz w:val="24"/>
          <w:szCs w:val="24"/>
        </w:rPr>
        <w:t xml:space="preserve">Mason, A. </w:t>
      </w:r>
      <w:r>
        <w:rPr>
          <w:rFonts w:ascii="Times New Roman" w:hAnsi="Times New Roman" w:cs="Times New Roman"/>
          <w:sz w:val="24"/>
          <w:szCs w:val="24"/>
        </w:rPr>
        <w:t xml:space="preserve">(2019, September 17). </w:t>
      </w:r>
      <w:r w:rsidRPr="006C0404">
        <w:rPr>
          <w:rFonts w:ascii="Times New Roman" w:hAnsi="Times New Roman" w:cs="Times New Roman"/>
          <w:sz w:val="24"/>
          <w:szCs w:val="24"/>
        </w:rPr>
        <w:t>How imputations wor</w:t>
      </w:r>
      <w:r>
        <w:rPr>
          <w:rFonts w:ascii="Times New Roman" w:hAnsi="Times New Roman" w:cs="Times New Roman"/>
          <w:sz w:val="24"/>
          <w:szCs w:val="24"/>
        </w:rPr>
        <w:t xml:space="preserve">k: The research behind Overdub. </w:t>
      </w:r>
      <w:proofErr w:type="spellStart"/>
      <w:r w:rsidRPr="007D18C8">
        <w:rPr>
          <w:rFonts w:ascii="Times New Roman" w:hAnsi="Times New Roman" w:cs="Times New Roman"/>
          <w:i/>
          <w:sz w:val="24"/>
          <w:szCs w:val="24"/>
          <w:lang w:val="fr-BE"/>
        </w:rPr>
        <w:t>Descript</w:t>
      </w:r>
      <w:proofErr w:type="spellEnd"/>
      <w:r w:rsidRPr="007D18C8">
        <w:rPr>
          <w:rFonts w:ascii="Times New Roman" w:hAnsi="Times New Roman" w:cs="Times New Roman"/>
          <w:sz w:val="24"/>
          <w:szCs w:val="24"/>
          <w:lang w:val="fr-BE"/>
        </w:rPr>
        <w:t xml:space="preserve">. </w:t>
      </w:r>
      <w:r>
        <w:rPr>
          <w:rFonts w:ascii="Times New Roman" w:hAnsi="Times New Roman" w:cs="Times New Roman"/>
          <w:sz w:val="24"/>
          <w:szCs w:val="24"/>
          <w:lang w:val="fr-BE"/>
        </w:rPr>
        <w:tab/>
      </w:r>
      <w:r>
        <w:rPr>
          <w:rFonts w:ascii="Times New Roman" w:hAnsi="Times New Roman" w:cs="Times New Roman"/>
          <w:sz w:val="24"/>
          <w:szCs w:val="24"/>
          <w:lang w:val="fr-BE"/>
        </w:rPr>
        <w:tab/>
      </w:r>
      <w:r>
        <w:rPr>
          <w:rFonts w:ascii="Times New Roman" w:hAnsi="Times New Roman" w:cs="Times New Roman"/>
          <w:sz w:val="24"/>
          <w:szCs w:val="24"/>
          <w:lang w:val="fr-BE"/>
        </w:rPr>
        <w:tab/>
      </w:r>
      <w:r>
        <w:rPr>
          <w:rFonts w:ascii="Times New Roman" w:hAnsi="Times New Roman" w:cs="Times New Roman"/>
          <w:sz w:val="24"/>
          <w:szCs w:val="24"/>
          <w:lang w:val="fr-BE"/>
        </w:rPr>
        <w:tab/>
      </w:r>
      <w:r>
        <w:rPr>
          <w:rFonts w:ascii="Times New Roman" w:hAnsi="Times New Roman" w:cs="Times New Roman"/>
          <w:sz w:val="24"/>
          <w:szCs w:val="24"/>
          <w:lang w:val="fr-BE"/>
        </w:rPr>
        <w:tab/>
      </w:r>
      <w:r>
        <w:rPr>
          <w:rFonts w:ascii="Times New Roman" w:hAnsi="Times New Roman" w:cs="Times New Roman"/>
          <w:sz w:val="24"/>
          <w:szCs w:val="24"/>
          <w:lang w:val="fr-BE"/>
        </w:rPr>
        <w:tab/>
      </w:r>
      <w:r>
        <w:rPr>
          <w:rFonts w:ascii="Times New Roman" w:hAnsi="Times New Roman" w:cs="Times New Roman"/>
          <w:sz w:val="24"/>
          <w:szCs w:val="24"/>
          <w:lang w:val="fr-BE"/>
        </w:rPr>
        <w:tab/>
      </w:r>
      <w:r>
        <w:rPr>
          <w:rFonts w:ascii="Times New Roman" w:hAnsi="Times New Roman" w:cs="Times New Roman"/>
          <w:sz w:val="24"/>
          <w:szCs w:val="24"/>
          <w:lang w:val="fr-BE"/>
        </w:rPr>
        <w:tab/>
      </w:r>
      <w:hyperlink r:id="rId49" w:history="1">
        <w:r w:rsidRPr="00511DBA">
          <w:rPr>
            <w:rStyle w:val="Hyperlink"/>
            <w:rFonts w:ascii="Times New Roman" w:hAnsi="Times New Roman" w:cs="Times New Roman"/>
            <w:sz w:val="24"/>
            <w:szCs w:val="24"/>
            <w:lang w:val="fr-BE"/>
          </w:rPr>
          <w:t>https://blog.descript.com/how-imputations-work-the-research-behind-overdub/</w:t>
        </w:r>
      </w:hyperlink>
      <w:r>
        <w:rPr>
          <w:rFonts w:ascii="Times New Roman" w:hAnsi="Times New Roman" w:cs="Times New Roman"/>
          <w:sz w:val="24"/>
          <w:szCs w:val="24"/>
          <w:lang w:val="fr-BE"/>
        </w:rPr>
        <w:t xml:space="preserve"> </w:t>
      </w:r>
      <w:r w:rsidRPr="007D18C8">
        <w:rPr>
          <w:rFonts w:ascii="Times New Roman" w:hAnsi="Times New Roman" w:cs="Times New Roman"/>
          <w:sz w:val="24"/>
          <w:szCs w:val="24"/>
          <w:lang w:val="fr-BE"/>
        </w:rPr>
        <w:t xml:space="preserve"> </w:t>
      </w:r>
    </w:p>
    <w:p w14:paraId="7797B10F" w14:textId="77777777" w:rsidR="004F2E06" w:rsidRPr="009028ED" w:rsidRDefault="004F2E06" w:rsidP="004F2E06">
      <w:pPr>
        <w:pStyle w:val="references"/>
        <w:spacing w:line="480" w:lineRule="auto"/>
        <w:ind w:left="680" w:hanging="680"/>
        <w:rPr>
          <w:rFonts w:ascii="Times New Roman" w:hAnsi="Times New Roman" w:cs="Times New Roman"/>
          <w:sz w:val="24"/>
          <w:szCs w:val="24"/>
        </w:rPr>
      </w:pPr>
      <w:r w:rsidRPr="009028ED">
        <w:rPr>
          <w:rFonts w:ascii="Times New Roman" w:hAnsi="Times New Roman" w:cs="Times New Roman"/>
          <w:sz w:val="24"/>
          <w:szCs w:val="24"/>
        </w:rPr>
        <w:t>McDonough, M. (2020, December 9). Artificial Intelligence Is Now Shockingly Good at Sounding Human</w:t>
      </w:r>
      <w:r>
        <w:rPr>
          <w:rFonts w:ascii="Times New Roman" w:hAnsi="Times New Roman" w:cs="Times New Roman"/>
          <w:sz w:val="24"/>
          <w:szCs w:val="24"/>
        </w:rPr>
        <w:t xml:space="preserve">. </w:t>
      </w:r>
      <w:r w:rsidRPr="009028ED">
        <w:rPr>
          <w:rFonts w:ascii="Times New Roman" w:hAnsi="Times New Roman" w:cs="Times New Roman"/>
          <w:i/>
          <w:iCs/>
          <w:sz w:val="24"/>
          <w:szCs w:val="24"/>
        </w:rPr>
        <w:t>Scientific American</w:t>
      </w:r>
      <w:r>
        <w:rPr>
          <w:rFonts w:ascii="Times New Roman" w:hAnsi="Times New Roman" w:cs="Times New Roman"/>
          <w:sz w:val="24"/>
          <w:szCs w:val="24"/>
        </w:rPr>
        <w:t xml:space="preserve">. </w:t>
      </w:r>
      <w:hyperlink r:id="rId50" w:history="1">
        <w:r w:rsidRPr="00CF2CD2">
          <w:rPr>
            <w:rStyle w:val="Hyperlink"/>
            <w:rFonts w:ascii="Times New Roman" w:hAnsi="Times New Roman" w:cs="Times New Roman"/>
            <w:sz w:val="24"/>
            <w:szCs w:val="24"/>
          </w:rPr>
          <w:t>https://www.scientificamerican.com/video/artificial-intelligence-is-now-shockingly-good-at-sounding-human/</w:t>
        </w:r>
      </w:hyperlink>
      <w:r>
        <w:rPr>
          <w:rFonts w:ascii="Times New Roman" w:hAnsi="Times New Roman" w:cs="Times New Roman"/>
          <w:sz w:val="24"/>
          <w:szCs w:val="24"/>
        </w:rPr>
        <w:t xml:space="preserve"> </w:t>
      </w:r>
    </w:p>
    <w:p w14:paraId="11709040"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DF797C">
        <w:rPr>
          <w:rFonts w:ascii="Times New Roman" w:hAnsi="Times New Roman" w:cs="Times New Roman"/>
          <w:sz w:val="24"/>
          <w:szCs w:val="24"/>
        </w:rPr>
        <w:t xml:space="preserve">Mena, P. (2020). Cleaning up social media: The effect of warning labels on likelihood of sharing false news on Facebook. </w:t>
      </w:r>
      <w:r w:rsidRPr="00DF797C">
        <w:rPr>
          <w:rFonts w:ascii="Times New Roman" w:hAnsi="Times New Roman" w:cs="Times New Roman"/>
          <w:i/>
          <w:iCs/>
          <w:sz w:val="24"/>
          <w:szCs w:val="24"/>
        </w:rPr>
        <w:t>Policy &amp; Internet, 12(2)</w:t>
      </w:r>
      <w:r w:rsidRPr="00DF797C">
        <w:rPr>
          <w:rFonts w:ascii="Times New Roman" w:hAnsi="Times New Roman" w:cs="Times New Roman"/>
          <w:sz w:val="24"/>
          <w:szCs w:val="24"/>
        </w:rPr>
        <w:t>, 165-183.</w:t>
      </w:r>
    </w:p>
    <w:p w14:paraId="265AAE36"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156234">
        <w:rPr>
          <w:rFonts w:ascii="Times New Roman" w:hAnsi="Times New Roman" w:cs="Times New Roman"/>
          <w:sz w:val="24"/>
          <w:szCs w:val="24"/>
        </w:rPr>
        <w:t>Morales, C. (2021, March 14). Pennsylvania Woman Accused of Using Deepfake Technology to Harass Cheerleaders</w:t>
      </w:r>
      <w:r>
        <w:rPr>
          <w:rFonts w:ascii="Times New Roman" w:hAnsi="Times New Roman" w:cs="Times New Roman"/>
          <w:sz w:val="24"/>
          <w:szCs w:val="24"/>
        </w:rPr>
        <w:t xml:space="preserve">. </w:t>
      </w:r>
      <w:r w:rsidRPr="00156234">
        <w:rPr>
          <w:rFonts w:ascii="Times New Roman" w:hAnsi="Times New Roman" w:cs="Times New Roman"/>
          <w:sz w:val="24"/>
          <w:szCs w:val="24"/>
        </w:rPr>
        <w:t xml:space="preserve">New York Times. </w:t>
      </w:r>
      <w:hyperlink r:id="rId51" w:history="1">
        <w:r w:rsidRPr="00CF2CD2">
          <w:rPr>
            <w:rStyle w:val="Hyperlink"/>
            <w:rFonts w:ascii="Times New Roman" w:hAnsi="Times New Roman" w:cs="Times New Roman"/>
            <w:sz w:val="24"/>
            <w:szCs w:val="24"/>
          </w:rPr>
          <w:t>https://www.nytimes.com/2021/03/14/us/raffaela-spone-victory-vipers-deepfake.html</w:t>
        </w:r>
      </w:hyperlink>
    </w:p>
    <w:p w14:paraId="7FDA019D"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2019AB">
        <w:rPr>
          <w:rFonts w:ascii="Times New Roman" w:hAnsi="Times New Roman" w:cs="Times New Roman"/>
          <w:sz w:val="24"/>
          <w:szCs w:val="24"/>
          <w:lang w:val="de-DE"/>
        </w:rPr>
        <w:t xml:space="preserve">Müller, N. M., Markert, K., &amp; Böttinger, K. (2021). </w:t>
      </w:r>
      <w:r w:rsidRPr="002019AB">
        <w:rPr>
          <w:rFonts w:ascii="Times New Roman" w:hAnsi="Times New Roman" w:cs="Times New Roman"/>
          <w:sz w:val="24"/>
          <w:szCs w:val="24"/>
        </w:rPr>
        <w:t xml:space="preserve">Human perception of audio deepfakes. </w:t>
      </w:r>
      <w:proofErr w:type="spellStart"/>
      <w:r w:rsidRPr="002019AB">
        <w:rPr>
          <w:rFonts w:ascii="Times New Roman" w:hAnsi="Times New Roman" w:cs="Times New Roman"/>
          <w:i/>
          <w:iCs/>
          <w:sz w:val="24"/>
          <w:szCs w:val="24"/>
        </w:rPr>
        <w:t>arXiv</w:t>
      </w:r>
      <w:proofErr w:type="spellEnd"/>
      <w:r w:rsidRPr="002019AB">
        <w:rPr>
          <w:rFonts w:ascii="Times New Roman" w:hAnsi="Times New Roman" w:cs="Times New Roman"/>
          <w:i/>
          <w:iCs/>
          <w:sz w:val="24"/>
          <w:szCs w:val="24"/>
        </w:rPr>
        <w:t xml:space="preserve"> preprint arXiv</w:t>
      </w:r>
      <w:r w:rsidRPr="002019AB">
        <w:rPr>
          <w:rFonts w:ascii="Times New Roman" w:hAnsi="Times New Roman" w:cs="Times New Roman"/>
          <w:sz w:val="24"/>
          <w:szCs w:val="24"/>
        </w:rPr>
        <w:t>:2107.09667.</w:t>
      </w:r>
    </w:p>
    <w:p w14:paraId="697CE67C" w14:textId="77777777" w:rsidR="004F2E06" w:rsidRPr="004F2E06" w:rsidRDefault="004F2E06" w:rsidP="004F2E06">
      <w:pPr>
        <w:pStyle w:val="references"/>
        <w:spacing w:line="480" w:lineRule="auto"/>
        <w:ind w:left="680" w:hanging="680"/>
        <w:rPr>
          <w:rFonts w:ascii="Times New Roman" w:hAnsi="Times New Roman" w:cs="Times New Roman"/>
          <w:sz w:val="24"/>
          <w:szCs w:val="24"/>
          <w:lang w:val="de-DE"/>
        </w:rPr>
      </w:pPr>
      <w:r w:rsidRPr="00993976">
        <w:rPr>
          <w:rFonts w:ascii="Times New Roman" w:hAnsi="Times New Roman" w:cs="Times New Roman"/>
          <w:sz w:val="24"/>
          <w:szCs w:val="24"/>
        </w:rPr>
        <w:t xml:space="preserve">Murphy, G., &amp; Flynn, E. (2021). Deepfake false memories. </w:t>
      </w:r>
      <w:r w:rsidRPr="004F2E06">
        <w:rPr>
          <w:rFonts w:ascii="Times New Roman" w:hAnsi="Times New Roman" w:cs="Times New Roman"/>
          <w:i/>
          <w:iCs/>
          <w:sz w:val="24"/>
          <w:szCs w:val="24"/>
          <w:lang w:val="de-DE"/>
        </w:rPr>
        <w:t>Memory</w:t>
      </w:r>
      <w:r w:rsidRPr="004F2E06">
        <w:rPr>
          <w:rFonts w:ascii="Times New Roman" w:hAnsi="Times New Roman" w:cs="Times New Roman"/>
          <w:sz w:val="24"/>
          <w:szCs w:val="24"/>
          <w:lang w:val="de-DE"/>
        </w:rPr>
        <w:t>.</w:t>
      </w:r>
    </w:p>
    <w:p w14:paraId="77A30606" w14:textId="77777777" w:rsidR="004F2E06" w:rsidRPr="005F62A5" w:rsidRDefault="004F2E06" w:rsidP="004F2E06">
      <w:pPr>
        <w:pStyle w:val="references"/>
        <w:spacing w:line="480" w:lineRule="auto"/>
        <w:ind w:firstLine="410"/>
        <w:rPr>
          <w:rFonts w:ascii="Times New Roman" w:hAnsi="Times New Roman" w:cs="Times New Roman"/>
          <w:sz w:val="24"/>
          <w:szCs w:val="24"/>
          <w:lang w:val="de-DE"/>
        </w:rPr>
      </w:pPr>
      <w:hyperlink r:id="rId52" w:history="1">
        <w:r w:rsidRPr="005F62A5">
          <w:rPr>
            <w:rStyle w:val="Hyperlink"/>
            <w:rFonts w:ascii="Times New Roman" w:hAnsi="Times New Roman" w:cs="Times New Roman"/>
            <w:sz w:val="24"/>
            <w:szCs w:val="24"/>
            <w:lang w:val="de-DE"/>
          </w:rPr>
          <w:t>https://doi.org/10.1080/09658211.2021.1919715</w:t>
        </w:r>
      </w:hyperlink>
    </w:p>
    <w:p w14:paraId="442B125C"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5F62A5">
        <w:rPr>
          <w:rFonts w:ascii="Times New Roman" w:hAnsi="Times New Roman" w:cs="Times New Roman"/>
          <w:sz w:val="24"/>
          <w:szCs w:val="24"/>
          <w:lang w:val="de-DE"/>
        </w:rPr>
        <w:t xml:space="preserve">Newman, E. J., Garry, M., Unkelbach, C., Bernstein, D. M., Lindsay, D. S., &amp; Nash, R. A. (2015). </w:t>
      </w:r>
      <w:r w:rsidRPr="005F62A5">
        <w:rPr>
          <w:rFonts w:ascii="Times New Roman" w:hAnsi="Times New Roman" w:cs="Times New Roman"/>
          <w:sz w:val="24"/>
          <w:szCs w:val="24"/>
        </w:rPr>
        <w:t xml:space="preserve">Truthiness and </w:t>
      </w:r>
      <w:proofErr w:type="spellStart"/>
      <w:r w:rsidRPr="005F62A5">
        <w:rPr>
          <w:rFonts w:ascii="Times New Roman" w:hAnsi="Times New Roman" w:cs="Times New Roman"/>
          <w:sz w:val="24"/>
          <w:szCs w:val="24"/>
        </w:rPr>
        <w:t>falsiness</w:t>
      </w:r>
      <w:proofErr w:type="spellEnd"/>
      <w:r w:rsidRPr="005F62A5">
        <w:rPr>
          <w:rFonts w:ascii="Times New Roman" w:hAnsi="Times New Roman" w:cs="Times New Roman"/>
          <w:sz w:val="24"/>
          <w:szCs w:val="24"/>
        </w:rPr>
        <w:t xml:space="preserve"> of trivia claims depend on judgmental contexts. </w:t>
      </w:r>
      <w:r w:rsidRPr="005F62A5">
        <w:rPr>
          <w:rFonts w:ascii="Times New Roman" w:hAnsi="Times New Roman" w:cs="Times New Roman"/>
          <w:i/>
          <w:iCs/>
          <w:sz w:val="24"/>
          <w:szCs w:val="24"/>
        </w:rPr>
        <w:t>Journal of Experimental Psychology: Learning, Memory, and Cognition, 41(5)</w:t>
      </w:r>
      <w:r w:rsidRPr="005F62A5">
        <w:rPr>
          <w:rFonts w:ascii="Times New Roman" w:hAnsi="Times New Roman" w:cs="Times New Roman"/>
          <w:sz w:val="24"/>
          <w:szCs w:val="24"/>
        </w:rPr>
        <w:t>, 1337</w:t>
      </w:r>
      <w:r>
        <w:rPr>
          <w:rFonts w:ascii="Times New Roman" w:hAnsi="Times New Roman" w:cs="Times New Roman"/>
          <w:sz w:val="24"/>
          <w:szCs w:val="24"/>
        </w:rPr>
        <w:t>-1348</w:t>
      </w:r>
      <w:r w:rsidRPr="005F62A5">
        <w:rPr>
          <w:rFonts w:ascii="Times New Roman" w:hAnsi="Times New Roman" w:cs="Times New Roman"/>
          <w:sz w:val="24"/>
          <w:szCs w:val="24"/>
        </w:rPr>
        <w:t>.</w:t>
      </w:r>
    </w:p>
    <w:p w14:paraId="436C28C4"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rPr>
        <w:t xml:space="preserve">Newman, E. J., &amp; Zhang, L. (2020). </w:t>
      </w:r>
      <w:r w:rsidRPr="00226129">
        <w:rPr>
          <w:rFonts w:ascii="Times New Roman" w:hAnsi="Times New Roman" w:cs="Times New Roman"/>
          <w:sz w:val="24"/>
          <w:szCs w:val="24"/>
        </w:rPr>
        <w:t>Truthiness: How non-probative</w:t>
      </w:r>
      <w:r>
        <w:rPr>
          <w:rFonts w:ascii="Times New Roman" w:hAnsi="Times New Roman" w:cs="Times New Roman"/>
          <w:sz w:val="24"/>
          <w:szCs w:val="24"/>
        </w:rPr>
        <w:t xml:space="preserve"> </w:t>
      </w:r>
      <w:r w:rsidRPr="00226129">
        <w:rPr>
          <w:rFonts w:ascii="Times New Roman" w:hAnsi="Times New Roman" w:cs="Times New Roman"/>
          <w:sz w:val="24"/>
          <w:szCs w:val="24"/>
        </w:rPr>
        <w:t xml:space="preserve">photos shape belief. In R. </w:t>
      </w:r>
      <w:proofErr w:type="spellStart"/>
      <w:r w:rsidRPr="00226129">
        <w:rPr>
          <w:rFonts w:ascii="Times New Roman" w:hAnsi="Times New Roman" w:cs="Times New Roman"/>
          <w:sz w:val="24"/>
          <w:szCs w:val="24"/>
        </w:rPr>
        <w:t>Greifeneder</w:t>
      </w:r>
      <w:proofErr w:type="spellEnd"/>
      <w:r w:rsidRPr="00226129">
        <w:rPr>
          <w:rFonts w:ascii="Times New Roman" w:hAnsi="Times New Roman" w:cs="Times New Roman"/>
          <w:sz w:val="24"/>
          <w:szCs w:val="24"/>
        </w:rPr>
        <w:t xml:space="preserve">, M. </w:t>
      </w:r>
      <w:proofErr w:type="spellStart"/>
      <w:r w:rsidRPr="00226129">
        <w:rPr>
          <w:rFonts w:ascii="Times New Roman" w:hAnsi="Times New Roman" w:cs="Times New Roman"/>
          <w:sz w:val="24"/>
          <w:szCs w:val="24"/>
        </w:rPr>
        <w:t>Jaffé</w:t>
      </w:r>
      <w:proofErr w:type="spellEnd"/>
      <w:r w:rsidRPr="00226129">
        <w:rPr>
          <w:rFonts w:ascii="Times New Roman" w:hAnsi="Times New Roman" w:cs="Times New Roman"/>
          <w:sz w:val="24"/>
          <w:szCs w:val="24"/>
        </w:rPr>
        <w:t xml:space="preserve">, E. J. Newman, &amp; N. Schwarz (Eds.), </w:t>
      </w:r>
      <w:r w:rsidRPr="00226129">
        <w:rPr>
          <w:rFonts w:ascii="Times New Roman" w:hAnsi="Times New Roman" w:cs="Times New Roman"/>
          <w:i/>
          <w:iCs/>
          <w:sz w:val="24"/>
          <w:szCs w:val="24"/>
        </w:rPr>
        <w:t>The psychology of fake news: Accepting, sharing, and correcting misinformation</w:t>
      </w:r>
      <w:r w:rsidRPr="00226129">
        <w:rPr>
          <w:rFonts w:ascii="Times New Roman" w:hAnsi="Times New Roman" w:cs="Times New Roman"/>
          <w:sz w:val="24"/>
          <w:szCs w:val="24"/>
        </w:rPr>
        <w:t xml:space="preserve"> (pp. 90–114). Routledge.</w:t>
      </w:r>
    </w:p>
    <w:p w14:paraId="2764BCC6"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993976">
        <w:rPr>
          <w:rFonts w:ascii="Times New Roman" w:hAnsi="Times New Roman" w:cs="Times New Roman"/>
          <w:sz w:val="24"/>
          <w:szCs w:val="24"/>
        </w:rPr>
        <w:lastRenderedPageBreak/>
        <w:t>Ovadya</w:t>
      </w:r>
      <w:proofErr w:type="spellEnd"/>
      <w:r w:rsidRPr="00993976">
        <w:rPr>
          <w:rFonts w:ascii="Times New Roman" w:hAnsi="Times New Roman" w:cs="Times New Roman"/>
          <w:sz w:val="24"/>
          <w:szCs w:val="24"/>
        </w:rPr>
        <w:t xml:space="preserve">, A. (2019, June 14). </w:t>
      </w:r>
      <w:r w:rsidRPr="006C0404">
        <w:rPr>
          <w:rFonts w:ascii="Times New Roman" w:hAnsi="Times New Roman" w:cs="Times New Roman"/>
          <w:sz w:val="24"/>
          <w:szCs w:val="24"/>
        </w:rPr>
        <w:t>Deepfake myths: Common miscon</w:t>
      </w:r>
      <w:r>
        <w:rPr>
          <w:rFonts w:ascii="Times New Roman" w:hAnsi="Times New Roman" w:cs="Times New Roman"/>
          <w:sz w:val="24"/>
          <w:szCs w:val="24"/>
        </w:rPr>
        <w:t xml:space="preserve">ceptions about synthetic media. </w:t>
      </w:r>
      <w:r w:rsidRPr="007D18C8">
        <w:rPr>
          <w:rFonts w:ascii="Times New Roman" w:hAnsi="Times New Roman" w:cs="Times New Roman"/>
          <w:i/>
          <w:sz w:val="24"/>
          <w:szCs w:val="24"/>
        </w:rPr>
        <w:t>Alliance for Securing Democracy</w:t>
      </w:r>
      <w:r>
        <w:rPr>
          <w:rFonts w:ascii="Times New Roman" w:hAnsi="Times New Roman" w:cs="Times New Roman"/>
          <w:sz w:val="24"/>
          <w:szCs w:val="24"/>
        </w:rPr>
        <w:t xml:space="preserve">. </w:t>
      </w:r>
      <w:hyperlink r:id="rId53" w:history="1">
        <w:r w:rsidRPr="00511DBA">
          <w:rPr>
            <w:rStyle w:val="Hyperlink"/>
            <w:rFonts w:ascii="Times New Roman" w:hAnsi="Times New Roman" w:cs="Times New Roman"/>
            <w:sz w:val="24"/>
            <w:szCs w:val="24"/>
          </w:rPr>
          <w:t>https://securingdemocracy.gmfus.org/deepfake-myths-common-misconceptions-about-synthetic-media/</w:t>
        </w:r>
      </w:hyperlink>
      <w:r>
        <w:rPr>
          <w:rFonts w:ascii="Times New Roman" w:hAnsi="Times New Roman" w:cs="Times New Roman"/>
          <w:sz w:val="24"/>
          <w:szCs w:val="24"/>
        </w:rPr>
        <w:t xml:space="preserve"> </w:t>
      </w:r>
      <w:r w:rsidRPr="006C0404">
        <w:rPr>
          <w:rFonts w:ascii="Times New Roman" w:hAnsi="Times New Roman" w:cs="Times New Roman"/>
          <w:sz w:val="24"/>
          <w:szCs w:val="24"/>
        </w:rPr>
        <w:t xml:space="preserve">  </w:t>
      </w:r>
    </w:p>
    <w:p w14:paraId="56FCA9BE"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A1A71">
        <w:rPr>
          <w:rFonts w:ascii="Times New Roman" w:hAnsi="Times New Roman" w:cs="Times New Roman"/>
          <w:sz w:val="24"/>
          <w:szCs w:val="24"/>
        </w:rPr>
        <w:t xml:space="preserve">Pennycook, G., &amp; Rand, D. G. (2019). Lazy, not biased: Susceptibility to partisan fake news is better explained by lack of reasoning than by motivated reasoning. </w:t>
      </w:r>
      <w:r w:rsidRPr="006A1A71">
        <w:rPr>
          <w:rFonts w:ascii="Times New Roman" w:hAnsi="Times New Roman" w:cs="Times New Roman"/>
          <w:i/>
          <w:iCs/>
          <w:sz w:val="24"/>
          <w:szCs w:val="24"/>
        </w:rPr>
        <w:t>Cognition, 188</w:t>
      </w:r>
      <w:r w:rsidRPr="006A1A71">
        <w:rPr>
          <w:rFonts w:ascii="Times New Roman" w:hAnsi="Times New Roman" w:cs="Times New Roman"/>
          <w:sz w:val="24"/>
          <w:szCs w:val="24"/>
        </w:rPr>
        <w:t>, 39-50.</w:t>
      </w:r>
    </w:p>
    <w:p w14:paraId="3608BD42"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F30BD8">
        <w:rPr>
          <w:rFonts w:ascii="Times New Roman" w:hAnsi="Times New Roman" w:cs="Times New Roman"/>
          <w:sz w:val="24"/>
          <w:szCs w:val="24"/>
        </w:rPr>
        <w:t xml:space="preserve">Pennycook, G., </w:t>
      </w:r>
      <w:proofErr w:type="spellStart"/>
      <w:r w:rsidRPr="00F30BD8">
        <w:rPr>
          <w:rFonts w:ascii="Times New Roman" w:hAnsi="Times New Roman" w:cs="Times New Roman"/>
          <w:sz w:val="24"/>
          <w:szCs w:val="24"/>
        </w:rPr>
        <w:t>McPhetres</w:t>
      </w:r>
      <w:proofErr w:type="spellEnd"/>
      <w:r w:rsidRPr="00F30BD8">
        <w:rPr>
          <w:rFonts w:ascii="Times New Roman" w:hAnsi="Times New Roman" w:cs="Times New Roman"/>
          <w:sz w:val="24"/>
          <w:szCs w:val="24"/>
        </w:rPr>
        <w:t xml:space="preserve">, J., Zhang, Y., Lu, J. G., &amp; Rand, D. G. (2020). Fighting COVID-19 misinformation on social media: Experimental evidence for a scalable accuracy-nudge intervention. </w:t>
      </w:r>
      <w:r w:rsidRPr="00F30BD8">
        <w:rPr>
          <w:rFonts w:ascii="Times New Roman" w:hAnsi="Times New Roman" w:cs="Times New Roman"/>
          <w:i/>
          <w:iCs/>
          <w:sz w:val="24"/>
          <w:szCs w:val="24"/>
        </w:rPr>
        <w:t>Psychological Science, 31(7)</w:t>
      </w:r>
      <w:r w:rsidRPr="00F30BD8">
        <w:rPr>
          <w:rFonts w:ascii="Times New Roman" w:hAnsi="Times New Roman" w:cs="Times New Roman"/>
          <w:sz w:val="24"/>
          <w:szCs w:val="24"/>
        </w:rPr>
        <w:t>, 770-780.</w:t>
      </w:r>
    </w:p>
    <w:p w14:paraId="085161A6"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A27CDF">
        <w:rPr>
          <w:rFonts w:ascii="Times New Roman" w:hAnsi="Times New Roman" w:cs="Times New Roman"/>
          <w:sz w:val="24"/>
          <w:szCs w:val="24"/>
        </w:rPr>
        <w:t xml:space="preserve">Pennycook, G., &amp; Rand, D. G. (2020). Who falls for fake news? The roles of bullshit receptivity, overclaiming, familiarity, and analytic thinking. </w:t>
      </w:r>
      <w:r w:rsidRPr="00A27CDF">
        <w:rPr>
          <w:rFonts w:ascii="Times New Roman" w:hAnsi="Times New Roman" w:cs="Times New Roman"/>
          <w:i/>
          <w:iCs/>
          <w:sz w:val="24"/>
          <w:szCs w:val="24"/>
        </w:rPr>
        <w:t xml:space="preserve">Journal of </w:t>
      </w:r>
      <w:r>
        <w:rPr>
          <w:rFonts w:ascii="Times New Roman" w:hAnsi="Times New Roman" w:cs="Times New Roman"/>
          <w:i/>
          <w:iCs/>
          <w:sz w:val="24"/>
          <w:szCs w:val="24"/>
        </w:rPr>
        <w:t>P</w:t>
      </w:r>
      <w:r w:rsidRPr="00A27CDF">
        <w:rPr>
          <w:rFonts w:ascii="Times New Roman" w:hAnsi="Times New Roman" w:cs="Times New Roman"/>
          <w:i/>
          <w:iCs/>
          <w:sz w:val="24"/>
          <w:szCs w:val="24"/>
        </w:rPr>
        <w:t>ersonality, 88(2)</w:t>
      </w:r>
      <w:r w:rsidRPr="00A27CDF">
        <w:rPr>
          <w:rFonts w:ascii="Times New Roman" w:hAnsi="Times New Roman" w:cs="Times New Roman"/>
          <w:sz w:val="24"/>
          <w:szCs w:val="24"/>
        </w:rPr>
        <w:t>, 185-200.</w:t>
      </w:r>
    </w:p>
    <w:p w14:paraId="351BDA86"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E1017B">
        <w:rPr>
          <w:rFonts w:ascii="Times New Roman" w:hAnsi="Times New Roman" w:cs="Times New Roman"/>
          <w:sz w:val="24"/>
          <w:szCs w:val="24"/>
        </w:rPr>
        <w:t xml:space="preserve">Pennycook, G., Epstein, Z., </w:t>
      </w:r>
      <w:proofErr w:type="spellStart"/>
      <w:r w:rsidRPr="00E1017B">
        <w:rPr>
          <w:rFonts w:ascii="Times New Roman" w:hAnsi="Times New Roman" w:cs="Times New Roman"/>
          <w:sz w:val="24"/>
          <w:szCs w:val="24"/>
        </w:rPr>
        <w:t>Mosleh</w:t>
      </w:r>
      <w:proofErr w:type="spellEnd"/>
      <w:r w:rsidRPr="00E1017B">
        <w:rPr>
          <w:rFonts w:ascii="Times New Roman" w:hAnsi="Times New Roman" w:cs="Times New Roman"/>
          <w:sz w:val="24"/>
          <w:szCs w:val="24"/>
        </w:rPr>
        <w:t xml:space="preserve">, M., </w:t>
      </w:r>
      <w:proofErr w:type="spellStart"/>
      <w:r w:rsidRPr="00E1017B">
        <w:rPr>
          <w:rFonts w:ascii="Times New Roman" w:hAnsi="Times New Roman" w:cs="Times New Roman"/>
          <w:sz w:val="24"/>
          <w:szCs w:val="24"/>
        </w:rPr>
        <w:t>Arechar</w:t>
      </w:r>
      <w:proofErr w:type="spellEnd"/>
      <w:r w:rsidRPr="00E1017B">
        <w:rPr>
          <w:rFonts w:ascii="Times New Roman" w:hAnsi="Times New Roman" w:cs="Times New Roman"/>
          <w:sz w:val="24"/>
          <w:szCs w:val="24"/>
        </w:rPr>
        <w:t xml:space="preserve">, A. A., Eckles, D., &amp; Rand, D. G. (2021). Shifting attention to accuracy can reduce misinformation online. </w:t>
      </w:r>
      <w:r w:rsidRPr="00E1017B">
        <w:rPr>
          <w:rFonts w:ascii="Times New Roman" w:hAnsi="Times New Roman" w:cs="Times New Roman"/>
          <w:i/>
          <w:iCs/>
          <w:sz w:val="24"/>
          <w:szCs w:val="24"/>
        </w:rPr>
        <w:t>Nature, 592(7855)</w:t>
      </w:r>
      <w:r w:rsidRPr="00E1017B">
        <w:rPr>
          <w:rFonts w:ascii="Times New Roman" w:hAnsi="Times New Roman" w:cs="Times New Roman"/>
          <w:sz w:val="24"/>
          <w:szCs w:val="24"/>
        </w:rPr>
        <w:t>, 590-595.</w:t>
      </w:r>
    </w:p>
    <w:p w14:paraId="089B0985"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C70E62">
        <w:rPr>
          <w:rFonts w:ascii="Times New Roman" w:hAnsi="Times New Roman" w:cs="Times New Roman"/>
          <w:sz w:val="24"/>
          <w:szCs w:val="24"/>
        </w:rPr>
        <w:t xml:space="preserve">Pennycook, G., &amp; Rand, D. G. (2021). The psychology of fake news. </w:t>
      </w:r>
      <w:r w:rsidRPr="00C70E62">
        <w:rPr>
          <w:rFonts w:ascii="Times New Roman" w:hAnsi="Times New Roman" w:cs="Times New Roman"/>
          <w:i/>
          <w:iCs/>
          <w:sz w:val="24"/>
          <w:szCs w:val="24"/>
        </w:rPr>
        <w:t>Trends in Cognitive Sciences, 25(5)</w:t>
      </w:r>
      <w:r w:rsidRPr="00C70E62">
        <w:rPr>
          <w:rFonts w:ascii="Times New Roman" w:hAnsi="Times New Roman" w:cs="Times New Roman"/>
          <w:sz w:val="24"/>
          <w:szCs w:val="24"/>
        </w:rPr>
        <w:t>, 388-402.</w:t>
      </w:r>
    </w:p>
    <w:p w14:paraId="3EC8E7B1" w14:textId="77777777" w:rsidR="004F2E06" w:rsidRPr="00016324" w:rsidRDefault="004F2E06" w:rsidP="004F2E06">
      <w:pPr>
        <w:pStyle w:val="references"/>
        <w:spacing w:line="480" w:lineRule="auto"/>
        <w:ind w:left="680" w:hanging="680"/>
        <w:rPr>
          <w:rFonts w:ascii="Times New Roman" w:hAnsi="Times New Roman" w:cs="Times New Roman"/>
          <w:sz w:val="24"/>
          <w:szCs w:val="24"/>
          <w:lang w:val="it-IT"/>
        </w:rPr>
      </w:pPr>
      <w:proofErr w:type="spellStart"/>
      <w:r w:rsidRPr="00016324">
        <w:rPr>
          <w:rFonts w:ascii="Times New Roman" w:hAnsi="Times New Roman" w:cs="Times New Roman"/>
          <w:sz w:val="24"/>
          <w:szCs w:val="24"/>
        </w:rPr>
        <w:t>Pomerantsev</w:t>
      </w:r>
      <w:proofErr w:type="spellEnd"/>
      <w:r w:rsidRPr="00016324">
        <w:rPr>
          <w:rFonts w:ascii="Times New Roman" w:hAnsi="Times New Roman" w:cs="Times New Roman"/>
          <w:sz w:val="24"/>
          <w:szCs w:val="24"/>
        </w:rPr>
        <w:t xml:space="preserve">, P. (2015, January 4). </w:t>
      </w:r>
      <w:r w:rsidRPr="004F2E06">
        <w:rPr>
          <w:rFonts w:ascii="Times New Roman" w:hAnsi="Times New Roman" w:cs="Times New Roman"/>
          <w:i/>
          <w:iCs/>
          <w:sz w:val="24"/>
          <w:szCs w:val="24"/>
        </w:rPr>
        <w:t>Inside Putin’s Information War</w:t>
      </w:r>
      <w:r w:rsidRPr="004F2E06">
        <w:rPr>
          <w:rFonts w:ascii="Times New Roman" w:hAnsi="Times New Roman" w:cs="Times New Roman"/>
          <w:sz w:val="24"/>
          <w:szCs w:val="24"/>
        </w:rPr>
        <w:t xml:space="preserve">. </w:t>
      </w:r>
      <w:r w:rsidRPr="00016324">
        <w:rPr>
          <w:rFonts w:ascii="Times New Roman" w:hAnsi="Times New Roman" w:cs="Times New Roman"/>
          <w:sz w:val="24"/>
          <w:szCs w:val="24"/>
          <w:lang w:val="it-IT"/>
        </w:rPr>
        <w:t xml:space="preserve">Politico. </w:t>
      </w:r>
      <w:hyperlink r:id="rId54" w:history="1">
        <w:r w:rsidRPr="00CF2CD2">
          <w:rPr>
            <w:rStyle w:val="Hyperlink"/>
            <w:rFonts w:ascii="Times New Roman" w:hAnsi="Times New Roman" w:cs="Times New Roman"/>
            <w:sz w:val="24"/>
            <w:szCs w:val="24"/>
            <w:lang w:val="it-IT"/>
          </w:rPr>
          <w:t>https://www.politico.com/magazine/story/2015/01/putin-russia-tv-113960/</w:t>
        </w:r>
      </w:hyperlink>
      <w:r>
        <w:rPr>
          <w:rFonts w:ascii="Times New Roman" w:hAnsi="Times New Roman" w:cs="Times New Roman"/>
          <w:sz w:val="24"/>
          <w:szCs w:val="24"/>
          <w:lang w:val="it-IT"/>
        </w:rPr>
        <w:t xml:space="preserve"> </w:t>
      </w:r>
    </w:p>
    <w:p w14:paraId="3C6D49DE"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4F2E06">
        <w:rPr>
          <w:rFonts w:ascii="Times New Roman" w:hAnsi="Times New Roman" w:cs="Times New Roman"/>
          <w:sz w:val="24"/>
          <w:szCs w:val="24"/>
        </w:rPr>
        <w:t>Porot</w:t>
      </w:r>
      <w:proofErr w:type="spellEnd"/>
      <w:r w:rsidRPr="004F2E06">
        <w:rPr>
          <w:rFonts w:ascii="Times New Roman" w:hAnsi="Times New Roman" w:cs="Times New Roman"/>
          <w:sz w:val="24"/>
          <w:szCs w:val="24"/>
        </w:rPr>
        <w:t xml:space="preserve">, N., &amp; Mandelbaum, E. (2020). </w:t>
      </w:r>
      <w:r w:rsidRPr="006C0404">
        <w:rPr>
          <w:rFonts w:ascii="Times New Roman" w:hAnsi="Times New Roman" w:cs="Times New Roman"/>
          <w:sz w:val="24"/>
          <w:szCs w:val="24"/>
        </w:rPr>
        <w:t xml:space="preserve">The science of belief: A progress report. </w:t>
      </w:r>
      <w:r w:rsidRPr="00EA306C">
        <w:rPr>
          <w:rFonts w:ascii="Times New Roman" w:hAnsi="Times New Roman" w:cs="Times New Roman"/>
          <w:i/>
          <w:sz w:val="24"/>
          <w:szCs w:val="24"/>
        </w:rPr>
        <w:t>Wiley Interdisciplinary Reviews: Cognitive Science, 11</w:t>
      </w:r>
      <w:r w:rsidRPr="006C0404">
        <w:rPr>
          <w:rFonts w:ascii="Times New Roman" w:hAnsi="Times New Roman" w:cs="Times New Roman"/>
          <w:sz w:val="24"/>
          <w:szCs w:val="24"/>
        </w:rPr>
        <w:t>, 1-17.</w:t>
      </w:r>
    </w:p>
    <w:p w14:paraId="47B797F3" w14:textId="77777777" w:rsidR="004F2E06" w:rsidRPr="004F2E06" w:rsidRDefault="004F2E06" w:rsidP="004F2E06">
      <w:pPr>
        <w:pStyle w:val="references"/>
        <w:spacing w:line="480" w:lineRule="auto"/>
        <w:ind w:left="680" w:hanging="680"/>
        <w:rPr>
          <w:rFonts w:ascii="Times New Roman" w:hAnsi="Times New Roman" w:cs="Times New Roman"/>
          <w:sz w:val="24"/>
          <w:szCs w:val="24"/>
          <w:lang w:val="nl-NL"/>
        </w:rPr>
      </w:pPr>
      <w:r>
        <w:rPr>
          <w:rFonts w:ascii="Times New Roman" w:hAnsi="Times New Roman" w:cs="Times New Roman"/>
          <w:sz w:val="24"/>
          <w:szCs w:val="24"/>
        </w:rPr>
        <w:t xml:space="preserve">Resnick, B. (2018, July 24). </w:t>
      </w:r>
      <w:r w:rsidRPr="00763043">
        <w:rPr>
          <w:rFonts w:ascii="Times New Roman" w:hAnsi="Times New Roman" w:cs="Times New Roman"/>
          <w:i/>
          <w:iCs/>
          <w:sz w:val="24"/>
          <w:szCs w:val="24"/>
        </w:rPr>
        <w:t>We’re underestimating the mind-warping potential of fake video</w:t>
      </w:r>
      <w:r>
        <w:rPr>
          <w:rFonts w:ascii="Times New Roman" w:hAnsi="Times New Roman" w:cs="Times New Roman"/>
          <w:sz w:val="24"/>
          <w:szCs w:val="24"/>
        </w:rPr>
        <w:t xml:space="preserve">. </w:t>
      </w:r>
      <w:r w:rsidRPr="004F2E06">
        <w:rPr>
          <w:rFonts w:ascii="Times New Roman" w:hAnsi="Times New Roman" w:cs="Times New Roman"/>
          <w:sz w:val="24"/>
          <w:szCs w:val="24"/>
          <w:lang w:val="nl-NL"/>
        </w:rPr>
        <w:t xml:space="preserve">Vox. </w:t>
      </w:r>
      <w:hyperlink r:id="rId55" w:history="1">
        <w:r w:rsidRPr="004F2E06">
          <w:rPr>
            <w:rStyle w:val="Hyperlink"/>
            <w:rFonts w:ascii="Times New Roman" w:hAnsi="Times New Roman" w:cs="Times New Roman"/>
            <w:sz w:val="24"/>
            <w:szCs w:val="24"/>
            <w:lang w:val="nl-NL"/>
          </w:rPr>
          <w:t>https://www.vox.com/science-and-health/2018/4/20/17109764/deepfake-ai-false-memory-psychology-mandela-effect</w:t>
        </w:r>
      </w:hyperlink>
      <w:r w:rsidRPr="004F2E06">
        <w:rPr>
          <w:rFonts w:ascii="Times New Roman" w:hAnsi="Times New Roman" w:cs="Times New Roman"/>
          <w:sz w:val="24"/>
          <w:szCs w:val="24"/>
          <w:lang w:val="nl-NL"/>
        </w:rPr>
        <w:t xml:space="preserve"> </w:t>
      </w:r>
    </w:p>
    <w:p w14:paraId="694D17FF"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363603">
        <w:rPr>
          <w:rFonts w:ascii="Times New Roman" w:hAnsi="Times New Roman" w:cs="Times New Roman"/>
          <w:sz w:val="24"/>
          <w:szCs w:val="24"/>
          <w:lang w:val="nl-NL"/>
        </w:rPr>
        <w:lastRenderedPageBreak/>
        <w:t xml:space="preserve">Roozenbeek, J., &amp; Van Der Linden, S. (2019). </w:t>
      </w:r>
      <w:r w:rsidRPr="00363603">
        <w:rPr>
          <w:rFonts w:ascii="Times New Roman" w:hAnsi="Times New Roman" w:cs="Times New Roman"/>
          <w:sz w:val="24"/>
          <w:szCs w:val="24"/>
        </w:rPr>
        <w:t xml:space="preserve">The fake news game: actively inoculating against the risk of misinformation. </w:t>
      </w:r>
      <w:r w:rsidRPr="004F2E06">
        <w:rPr>
          <w:rFonts w:ascii="Times New Roman" w:hAnsi="Times New Roman" w:cs="Times New Roman"/>
          <w:i/>
          <w:iCs/>
          <w:sz w:val="24"/>
          <w:szCs w:val="24"/>
        </w:rPr>
        <w:t>Journal of Risk Research, 22(5)</w:t>
      </w:r>
      <w:r w:rsidRPr="004F2E06">
        <w:rPr>
          <w:rFonts w:ascii="Times New Roman" w:hAnsi="Times New Roman" w:cs="Times New Roman"/>
          <w:sz w:val="24"/>
          <w:szCs w:val="24"/>
        </w:rPr>
        <w:t>, 570-580.</w:t>
      </w:r>
    </w:p>
    <w:p w14:paraId="4D9E7FDB"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4F2E06">
        <w:rPr>
          <w:rFonts w:ascii="Times New Roman" w:hAnsi="Times New Roman" w:cs="Times New Roman"/>
          <w:sz w:val="24"/>
          <w:szCs w:val="24"/>
        </w:rPr>
        <w:t>Rossler</w:t>
      </w:r>
      <w:proofErr w:type="spellEnd"/>
      <w:r w:rsidRPr="004F2E06">
        <w:rPr>
          <w:rFonts w:ascii="Times New Roman" w:hAnsi="Times New Roman" w:cs="Times New Roman"/>
          <w:sz w:val="24"/>
          <w:szCs w:val="24"/>
        </w:rPr>
        <w:t xml:space="preserve">, A., Cozzolino, D., </w:t>
      </w:r>
      <w:proofErr w:type="spellStart"/>
      <w:r w:rsidRPr="004F2E06">
        <w:rPr>
          <w:rFonts w:ascii="Times New Roman" w:hAnsi="Times New Roman" w:cs="Times New Roman"/>
          <w:sz w:val="24"/>
          <w:szCs w:val="24"/>
        </w:rPr>
        <w:t>Verdoliva</w:t>
      </w:r>
      <w:proofErr w:type="spellEnd"/>
      <w:r w:rsidRPr="004F2E06">
        <w:rPr>
          <w:rFonts w:ascii="Times New Roman" w:hAnsi="Times New Roman" w:cs="Times New Roman"/>
          <w:sz w:val="24"/>
          <w:szCs w:val="24"/>
        </w:rPr>
        <w:t xml:space="preserve">, L., </w:t>
      </w:r>
      <w:proofErr w:type="spellStart"/>
      <w:r w:rsidRPr="004F2E06">
        <w:rPr>
          <w:rFonts w:ascii="Times New Roman" w:hAnsi="Times New Roman" w:cs="Times New Roman"/>
          <w:sz w:val="24"/>
          <w:szCs w:val="24"/>
        </w:rPr>
        <w:t>Riess</w:t>
      </w:r>
      <w:proofErr w:type="spellEnd"/>
      <w:r w:rsidRPr="004F2E06">
        <w:rPr>
          <w:rFonts w:ascii="Times New Roman" w:hAnsi="Times New Roman" w:cs="Times New Roman"/>
          <w:sz w:val="24"/>
          <w:szCs w:val="24"/>
        </w:rPr>
        <w:t xml:space="preserve">, C., </w:t>
      </w:r>
      <w:proofErr w:type="spellStart"/>
      <w:r w:rsidRPr="004F2E06">
        <w:rPr>
          <w:rFonts w:ascii="Times New Roman" w:hAnsi="Times New Roman" w:cs="Times New Roman"/>
          <w:sz w:val="24"/>
          <w:szCs w:val="24"/>
        </w:rPr>
        <w:t>Thies</w:t>
      </w:r>
      <w:proofErr w:type="spellEnd"/>
      <w:r w:rsidRPr="004F2E06">
        <w:rPr>
          <w:rFonts w:ascii="Times New Roman" w:hAnsi="Times New Roman" w:cs="Times New Roman"/>
          <w:sz w:val="24"/>
          <w:szCs w:val="24"/>
        </w:rPr>
        <w:t xml:space="preserve">, J., &amp; </w:t>
      </w:r>
      <w:proofErr w:type="spellStart"/>
      <w:r w:rsidRPr="004F2E06">
        <w:rPr>
          <w:rFonts w:ascii="Times New Roman" w:hAnsi="Times New Roman" w:cs="Times New Roman"/>
          <w:sz w:val="24"/>
          <w:szCs w:val="24"/>
        </w:rPr>
        <w:t>Nießner</w:t>
      </w:r>
      <w:proofErr w:type="spellEnd"/>
      <w:r w:rsidRPr="004F2E06">
        <w:rPr>
          <w:rFonts w:ascii="Times New Roman" w:hAnsi="Times New Roman" w:cs="Times New Roman"/>
          <w:sz w:val="24"/>
          <w:szCs w:val="24"/>
        </w:rPr>
        <w:t xml:space="preserve">, M. (2019). </w:t>
      </w:r>
      <w:proofErr w:type="spellStart"/>
      <w:r w:rsidRPr="00D94B9C">
        <w:rPr>
          <w:rFonts w:ascii="Times New Roman" w:hAnsi="Times New Roman" w:cs="Times New Roman"/>
          <w:sz w:val="24"/>
          <w:szCs w:val="24"/>
        </w:rPr>
        <w:t>Faceforensics</w:t>
      </w:r>
      <w:proofErr w:type="spellEnd"/>
      <w:r w:rsidRPr="00D94B9C">
        <w:rPr>
          <w:rFonts w:ascii="Times New Roman" w:hAnsi="Times New Roman" w:cs="Times New Roman"/>
          <w:sz w:val="24"/>
          <w:szCs w:val="24"/>
        </w:rPr>
        <w:t xml:space="preserve">++: Learning to detect manipulated facial images. </w:t>
      </w:r>
      <w:r w:rsidRPr="00D94B9C">
        <w:rPr>
          <w:rFonts w:ascii="Times New Roman" w:hAnsi="Times New Roman" w:cs="Times New Roman"/>
          <w:i/>
          <w:iCs/>
          <w:sz w:val="24"/>
          <w:szCs w:val="24"/>
        </w:rPr>
        <w:t>In Proceedings of the IEEE/CVF International Conference on Computer Vision</w:t>
      </w:r>
      <w:r w:rsidRPr="00D94B9C">
        <w:rPr>
          <w:rFonts w:ascii="Times New Roman" w:hAnsi="Times New Roman" w:cs="Times New Roman"/>
          <w:sz w:val="24"/>
          <w:szCs w:val="24"/>
        </w:rPr>
        <w:t xml:space="preserve"> (pp. 1-11).</w:t>
      </w:r>
    </w:p>
    <w:p w14:paraId="549BD5D1" w14:textId="77777777" w:rsidR="004F2E06" w:rsidRPr="0094087C" w:rsidRDefault="004F2E06" w:rsidP="004F2E06">
      <w:pPr>
        <w:pStyle w:val="references"/>
        <w:spacing w:line="480" w:lineRule="auto"/>
        <w:ind w:left="680" w:hanging="680"/>
        <w:rPr>
          <w:rFonts w:ascii="Times New Roman" w:hAnsi="Times New Roman" w:cs="Times New Roman"/>
          <w:sz w:val="24"/>
          <w:szCs w:val="24"/>
          <w:lang w:val="de-DE"/>
        </w:rPr>
      </w:pPr>
      <w:proofErr w:type="spellStart"/>
      <w:r w:rsidRPr="006C0404">
        <w:rPr>
          <w:rFonts w:ascii="Times New Roman" w:hAnsi="Times New Roman" w:cs="Times New Roman"/>
          <w:sz w:val="24"/>
          <w:szCs w:val="24"/>
        </w:rPr>
        <w:t>Satter</w:t>
      </w:r>
      <w:proofErr w:type="spellEnd"/>
      <w:r w:rsidRPr="006C0404">
        <w:rPr>
          <w:rFonts w:ascii="Times New Roman" w:hAnsi="Times New Roman" w:cs="Times New Roman"/>
          <w:sz w:val="24"/>
          <w:szCs w:val="24"/>
        </w:rPr>
        <w:t xml:space="preserve">, R. </w:t>
      </w:r>
      <w:r>
        <w:rPr>
          <w:rFonts w:ascii="Times New Roman" w:hAnsi="Times New Roman" w:cs="Times New Roman"/>
          <w:sz w:val="24"/>
          <w:szCs w:val="24"/>
        </w:rPr>
        <w:t xml:space="preserve">(2020). </w:t>
      </w:r>
      <w:r w:rsidRPr="00537589">
        <w:rPr>
          <w:rFonts w:ascii="Times New Roman" w:hAnsi="Times New Roman" w:cs="Times New Roman"/>
          <w:i/>
          <w:iCs/>
          <w:sz w:val="24"/>
          <w:szCs w:val="24"/>
        </w:rPr>
        <w:t>Deepfake used to attack activist couple shows new disinformation frontier</w:t>
      </w:r>
      <w:r>
        <w:rPr>
          <w:rFonts w:ascii="Times New Roman" w:hAnsi="Times New Roman" w:cs="Times New Roman"/>
          <w:sz w:val="24"/>
          <w:szCs w:val="24"/>
        </w:rPr>
        <w:t xml:space="preserve">. </w:t>
      </w:r>
      <w:r w:rsidRPr="00537589">
        <w:rPr>
          <w:rFonts w:ascii="Times New Roman" w:hAnsi="Times New Roman" w:cs="Times New Roman"/>
          <w:iCs/>
          <w:sz w:val="24"/>
          <w:szCs w:val="24"/>
          <w:lang w:val="de-DE"/>
        </w:rPr>
        <w:t>Reuters</w:t>
      </w:r>
      <w:r w:rsidRPr="0094087C">
        <w:rPr>
          <w:rFonts w:ascii="Times New Roman" w:hAnsi="Times New Roman" w:cs="Times New Roman"/>
          <w:sz w:val="24"/>
          <w:szCs w:val="24"/>
          <w:lang w:val="de-DE"/>
        </w:rPr>
        <w:t xml:space="preserve">. </w:t>
      </w:r>
      <w:r w:rsidRPr="0094087C">
        <w:rPr>
          <w:rFonts w:ascii="Times New Roman" w:hAnsi="Times New Roman" w:cs="Times New Roman"/>
          <w:sz w:val="24"/>
          <w:szCs w:val="24"/>
          <w:lang w:val="de-DE"/>
        </w:rPr>
        <w:tab/>
      </w:r>
      <w:r w:rsidRPr="0094087C">
        <w:rPr>
          <w:rFonts w:ascii="Times New Roman" w:hAnsi="Times New Roman" w:cs="Times New Roman"/>
          <w:sz w:val="24"/>
          <w:szCs w:val="24"/>
          <w:lang w:val="de-DE"/>
        </w:rPr>
        <w:tab/>
      </w:r>
      <w:r w:rsidRPr="0094087C">
        <w:rPr>
          <w:rFonts w:ascii="Times New Roman" w:hAnsi="Times New Roman" w:cs="Times New Roman"/>
          <w:sz w:val="24"/>
          <w:szCs w:val="24"/>
          <w:lang w:val="de-DE"/>
        </w:rPr>
        <w:tab/>
      </w:r>
      <w:r w:rsidRPr="0094087C">
        <w:rPr>
          <w:rFonts w:ascii="Times New Roman" w:hAnsi="Times New Roman" w:cs="Times New Roman"/>
          <w:sz w:val="24"/>
          <w:szCs w:val="24"/>
          <w:lang w:val="de-DE"/>
        </w:rPr>
        <w:tab/>
      </w:r>
      <w:r w:rsidRPr="0094087C">
        <w:rPr>
          <w:rFonts w:ascii="Times New Roman" w:hAnsi="Times New Roman" w:cs="Times New Roman"/>
          <w:sz w:val="24"/>
          <w:szCs w:val="24"/>
          <w:lang w:val="de-DE"/>
        </w:rPr>
        <w:tab/>
      </w:r>
      <w:r w:rsidRPr="0094087C">
        <w:rPr>
          <w:rFonts w:ascii="Times New Roman" w:hAnsi="Times New Roman" w:cs="Times New Roman"/>
          <w:sz w:val="24"/>
          <w:szCs w:val="24"/>
          <w:lang w:val="de-DE"/>
        </w:rPr>
        <w:tab/>
      </w:r>
      <w:r w:rsidRPr="0094087C">
        <w:rPr>
          <w:rFonts w:ascii="Times New Roman" w:hAnsi="Times New Roman" w:cs="Times New Roman"/>
          <w:sz w:val="24"/>
          <w:szCs w:val="24"/>
          <w:lang w:val="de-DE"/>
        </w:rPr>
        <w:tab/>
      </w:r>
      <w:hyperlink r:id="rId56" w:history="1">
        <w:r w:rsidRPr="0094087C">
          <w:rPr>
            <w:rStyle w:val="Hyperlink"/>
            <w:rFonts w:ascii="Times New Roman" w:hAnsi="Times New Roman" w:cs="Times New Roman"/>
            <w:sz w:val="24"/>
            <w:szCs w:val="24"/>
            <w:lang w:val="de-DE"/>
          </w:rPr>
          <w:t>https://www.reuters.com/article/us-cyber-deepfake-activist-idUSKCN24G15E</w:t>
        </w:r>
      </w:hyperlink>
      <w:r w:rsidRPr="0094087C">
        <w:rPr>
          <w:rFonts w:ascii="Times New Roman" w:hAnsi="Times New Roman" w:cs="Times New Roman"/>
          <w:sz w:val="24"/>
          <w:szCs w:val="24"/>
          <w:lang w:val="de-DE"/>
        </w:rPr>
        <w:t xml:space="preserve">  </w:t>
      </w:r>
    </w:p>
    <w:p w14:paraId="796683EC"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6C0404">
        <w:rPr>
          <w:rFonts w:ascii="Times New Roman" w:hAnsi="Times New Roman" w:cs="Times New Roman"/>
          <w:sz w:val="24"/>
          <w:szCs w:val="24"/>
        </w:rPr>
        <w:t>Sayler</w:t>
      </w:r>
      <w:proofErr w:type="spellEnd"/>
      <w:r w:rsidRPr="006C0404">
        <w:rPr>
          <w:rFonts w:ascii="Times New Roman" w:hAnsi="Times New Roman" w:cs="Times New Roman"/>
          <w:sz w:val="24"/>
          <w:szCs w:val="24"/>
        </w:rPr>
        <w:t>, K.</w:t>
      </w:r>
      <w:r>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Harris, L. </w:t>
      </w:r>
      <w:r>
        <w:rPr>
          <w:rFonts w:ascii="Times New Roman" w:hAnsi="Times New Roman" w:cs="Times New Roman"/>
          <w:sz w:val="24"/>
          <w:szCs w:val="24"/>
        </w:rPr>
        <w:t xml:space="preserve">(2020). </w:t>
      </w:r>
      <w:r w:rsidRPr="00C73444">
        <w:rPr>
          <w:rFonts w:ascii="Times New Roman" w:hAnsi="Times New Roman" w:cs="Times New Roman"/>
          <w:i/>
          <w:iCs/>
          <w:sz w:val="24"/>
          <w:szCs w:val="24"/>
        </w:rPr>
        <w:t>Deepfakes and national security</w:t>
      </w:r>
      <w:r>
        <w:rPr>
          <w:rFonts w:ascii="Times New Roman" w:hAnsi="Times New Roman" w:cs="Times New Roman"/>
          <w:sz w:val="24"/>
          <w:szCs w:val="24"/>
        </w:rPr>
        <w:t xml:space="preserve">. </w:t>
      </w:r>
      <w:r w:rsidRPr="00C73444">
        <w:rPr>
          <w:rFonts w:ascii="Times New Roman" w:hAnsi="Times New Roman" w:cs="Times New Roman"/>
          <w:iCs/>
          <w:sz w:val="24"/>
          <w:szCs w:val="24"/>
        </w:rPr>
        <w:t>Congressional Research Service</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57" w:history="1">
        <w:r w:rsidRPr="00511DBA">
          <w:rPr>
            <w:rStyle w:val="Hyperlink"/>
            <w:rFonts w:ascii="Times New Roman" w:hAnsi="Times New Roman" w:cs="Times New Roman"/>
            <w:sz w:val="24"/>
            <w:szCs w:val="24"/>
          </w:rPr>
          <w:t>https://crsreports.congress.gov/product/pdf/IF/IF11333</w:t>
        </w:r>
      </w:hyperlink>
      <w:r>
        <w:rPr>
          <w:rFonts w:ascii="Times New Roman" w:hAnsi="Times New Roman" w:cs="Times New Roman"/>
          <w:sz w:val="24"/>
          <w:szCs w:val="24"/>
        </w:rPr>
        <w:t xml:space="preserve">  </w:t>
      </w:r>
    </w:p>
    <w:p w14:paraId="6CDFDC22"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EF5BE4">
        <w:rPr>
          <w:rFonts w:ascii="Times New Roman" w:hAnsi="Times New Roman" w:cs="Times New Roman"/>
          <w:sz w:val="24"/>
          <w:szCs w:val="24"/>
        </w:rPr>
        <w:t>Seo</w:t>
      </w:r>
      <w:proofErr w:type="spellEnd"/>
      <w:r w:rsidRPr="00EF5BE4">
        <w:rPr>
          <w:rFonts w:ascii="Times New Roman" w:hAnsi="Times New Roman" w:cs="Times New Roman"/>
          <w:sz w:val="24"/>
          <w:szCs w:val="24"/>
        </w:rPr>
        <w:t xml:space="preserve">, K. (2020). Meta-analysis on visual persuasion–does adding images to texts influence persuasion. </w:t>
      </w:r>
      <w:r w:rsidRPr="004F2E06">
        <w:rPr>
          <w:rFonts w:ascii="Times New Roman" w:hAnsi="Times New Roman" w:cs="Times New Roman"/>
          <w:i/>
          <w:iCs/>
          <w:sz w:val="24"/>
          <w:szCs w:val="24"/>
        </w:rPr>
        <w:t>Athens Journal of Mass Media and Communications, 6(3)</w:t>
      </w:r>
      <w:r w:rsidRPr="004F2E06">
        <w:rPr>
          <w:rFonts w:ascii="Times New Roman" w:hAnsi="Times New Roman" w:cs="Times New Roman"/>
          <w:sz w:val="24"/>
          <w:szCs w:val="24"/>
        </w:rPr>
        <w:t>, 177-190.</w:t>
      </w:r>
    </w:p>
    <w:p w14:paraId="630CF7AA"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4F2E06">
        <w:rPr>
          <w:rFonts w:ascii="Times New Roman" w:hAnsi="Times New Roman" w:cs="Times New Roman"/>
          <w:sz w:val="24"/>
          <w:szCs w:val="24"/>
        </w:rPr>
        <w:t xml:space="preserve">Sherwin, R., </w:t>
      </w:r>
      <w:proofErr w:type="spellStart"/>
      <w:r w:rsidRPr="004F2E06">
        <w:rPr>
          <w:rFonts w:ascii="Times New Roman" w:hAnsi="Times New Roman" w:cs="Times New Roman"/>
          <w:sz w:val="24"/>
          <w:szCs w:val="24"/>
        </w:rPr>
        <w:t>Feigenson</w:t>
      </w:r>
      <w:proofErr w:type="spellEnd"/>
      <w:r w:rsidRPr="004F2E06">
        <w:rPr>
          <w:rFonts w:ascii="Times New Roman" w:hAnsi="Times New Roman" w:cs="Times New Roman"/>
          <w:sz w:val="24"/>
          <w:szCs w:val="24"/>
        </w:rPr>
        <w:t xml:space="preserve">, N., &amp; </w:t>
      </w:r>
      <w:proofErr w:type="spellStart"/>
      <w:r w:rsidRPr="004F2E06">
        <w:rPr>
          <w:rFonts w:ascii="Times New Roman" w:hAnsi="Times New Roman" w:cs="Times New Roman"/>
          <w:sz w:val="24"/>
          <w:szCs w:val="24"/>
        </w:rPr>
        <w:t>Spiesel</w:t>
      </w:r>
      <w:proofErr w:type="spellEnd"/>
      <w:r w:rsidRPr="004F2E06">
        <w:rPr>
          <w:rFonts w:ascii="Times New Roman" w:hAnsi="Times New Roman" w:cs="Times New Roman"/>
          <w:sz w:val="24"/>
          <w:szCs w:val="24"/>
        </w:rPr>
        <w:t xml:space="preserve">, C. (2006). </w:t>
      </w:r>
      <w:r w:rsidRPr="00530A8A">
        <w:rPr>
          <w:rFonts w:ascii="Times New Roman" w:hAnsi="Times New Roman" w:cs="Times New Roman"/>
          <w:sz w:val="24"/>
          <w:szCs w:val="24"/>
        </w:rPr>
        <w:t>Law in the digital age: how visual communication</w:t>
      </w:r>
      <w:r>
        <w:rPr>
          <w:rFonts w:ascii="Times New Roman" w:hAnsi="Times New Roman" w:cs="Times New Roman"/>
          <w:sz w:val="24"/>
          <w:szCs w:val="24"/>
        </w:rPr>
        <w:t xml:space="preserve"> </w:t>
      </w:r>
      <w:r w:rsidRPr="00530A8A">
        <w:rPr>
          <w:rFonts w:ascii="Times New Roman" w:hAnsi="Times New Roman" w:cs="Times New Roman"/>
          <w:sz w:val="24"/>
          <w:szCs w:val="24"/>
        </w:rPr>
        <w:t xml:space="preserve">technologies are transforming the practice, theory, and teaching of law. </w:t>
      </w:r>
      <w:r w:rsidRPr="00530A8A">
        <w:rPr>
          <w:rFonts w:ascii="Times New Roman" w:hAnsi="Times New Roman" w:cs="Times New Roman"/>
          <w:i/>
          <w:iCs/>
          <w:sz w:val="24"/>
          <w:szCs w:val="24"/>
        </w:rPr>
        <w:t>Boston University Journal of Science &amp; Technology Law, (12)</w:t>
      </w:r>
      <w:r>
        <w:rPr>
          <w:rFonts w:ascii="Times New Roman" w:hAnsi="Times New Roman" w:cs="Times New Roman"/>
          <w:sz w:val="24"/>
          <w:szCs w:val="24"/>
        </w:rPr>
        <w:t xml:space="preserve">, </w:t>
      </w:r>
      <w:r w:rsidRPr="00530A8A">
        <w:rPr>
          <w:rFonts w:ascii="Times New Roman" w:hAnsi="Times New Roman" w:cs="Times New Roman"/>
          <w:sz w:val="24"/>
          <w:szCs w:val="24"/>
        </w:rPr>
        <w:t>227–270</w:t>
      </w:r>
      <w:r>
        <w:rPr>
          <w:rFonts w:ascii="Times New Roman" w:hAnsi="Times New Roman" w:cs="Times New Roman"/>
          <w:sz w:val="24"/>
          <w:szCs w:val="24"/>
        </w:rPr>
        <w:t>.</w:t>
      </w:r>
    </w:p>
    <w:p w14:paraId="03862395"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B2792A">
        <w:rPr>
          <w:rFonts w:ascii="Times New Roman" w:hAnsi="Times New Roman" w:cs="Times New Roman"/>
          <w:sz w:val="24"/>
          <w:szCs w:val="24"/>
        </w:rPr>
        <w:t xml:space="preserve">Shin, S. Y., &amp; Lee, J. (2022). The Effect of Deepfake Video on News Credibility and Corrective Influence of Cost-Based Knowledge about Deepfakes. </w:t>
      </w:r>
      <w:r w:rsidRPr="00B2792A">
        <w:rPr>
          <w:rFonts w:ascii="Times New Roman" w:hAnsi="Times New Roman" w:cs="Times New Roman"/>
          <w:i/>
          <w:iCs/>
          <w:sz w:val="24"/>
          <w:szCs w:val="24"/>
        </w:rPr>
        <w:t>Digital Journalism</w:t>
      </w:r>
      <w:r w:rsidRPr="00B2792A">
        <w:rPr>
          <w:rFonts w:ascii="Times New Roman" w:hAnsi="Times New Roman" w:cs="Times New Roman"/>
          <w:sz w:val="24"/>
          <w:szCs w:val="24"/>
        </w:rPr>
        <w:t>, 1-21.</w:t>
      </w:r>
    </w:p>
    <w:p w14:paraId="4C0FB10B"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4F2E06">
        <w:rPr>
          <w:rFonts w:ascii="Times New Roman" w:hAnsi="Times New Roman" w:cs="Times New Roman"/>
          <w:sz w:val="24"/>
          <w:szCs w:val="24"/>
        </w:rPr>
        <w:t>Sindermann</w:t>
      </w:r>
      <w:proofErr w:type="spellEnd"/>
      <w:r w:rsidRPr="004F2E06">
        <w:rPr>
          <w:rFonts w:ascii="Times New Roman" w:hAnsi="Times New Roman" w:cs="Times New Roman"/>
          <w:sz w:val="24"/>
          <w:szCs w:val="24"/>
        </w:rPr>
        <w:t xml:space="preserve">, C., Cooper, A., &amp; Montag, C. (2020). </w:t>
      </w:r>
      <w:r w:rsidRPr="002B6C7D">
        <w:rPr>
          <w:rFonts w:ascii="Times New Roman" w:hAnsi="Times New Roman" w:cs="Times New Roman"/>
          <w:sz w:val="24"/>
          <w:szCs w:val="24"/>
        </w:rPr>
        <w:t xml:space="preserve">A short review on susceptibility to falling for fake political news. </w:t>
      </w:r>
      <w:r w:rsidRPr="002B6C7D">
        <w:rPr>
          <w:rFonts w:ascii="Times New Roman" w:hAnsi="Times New Roman" w:cs="Times New Roman"/>
          <w:i/>
          <w:iCs/>
          <w:sz w:val="24"/>
          <w:szCs w:val="24"/>
        </w:rPr>
        <w:t>Current Opinion in Psychology, 36</w:t>
      </w:r>
      <w:r w:rsidRPr="002B6C7D">
        <w:rPr>
          <w:rFonts w:ascii="Times New Roman" w:hAnsi="Times New Roman" w:cs="Times New Roman"/>
          <w:sz w:val="24"/>
          <w:szCs w:val="24"/>
        </w:rPr>
        <w:t>, 44-48.</w:t>
      </w:r>
    </w:p>
    <w:p w14:paraId="1107C964" w14:textId="77777777" w:rsidR="004F2E06" w:rsidRPr="003370F3" w:rsidRDefault="004F2E06" w:rsidP="004F2E06">
      <w:pPr>
        <w:pStyle w:val="references"/>
        <w:spacing w:line="480" w:lineRule="auto"/>
        <w:ind w:left="680" w:hanging="680"/>
        <w:rPr>
          <w:rFonts w:ascii="Times New Roman" w:hAnsi="Times New Roman" w:cs="Times New Roman"/>
          <w:sz w:val="24"/>
          <w:szCs w:val="24"/>
          <w:lang w:val="de-DE"/>
        </w:rPr>
      </w:pPr>
      <w:r w:rsidRPr="00DF36CA">
        <w:rPr>
          <w:rFonts w:ascii="Times New Roman" w:hAnsi="Times New Roman" w:cs="Times New Roman"/>
          <w:sz w:val="24"/>
          <w:szCs w:val="24"/>
        </w:rPr>
        <w:t xml:space="preserve">Smith, T. (2019, December 9). </w:t>
      </w:r>
      <w:r w:rsidRPr="00DF36CA">
        <w:rPr>
          <w:rFonts w:ascii="Times New Roman" w:hAnsi="Times New Roman" w:cs="Times New Roman"/>
          <w:i/>
          <w:iCs/>
          <w:sz w:val="24"/>
          <w:szCs w:val="24"/>
        </w:rPr>
        <w:t>The Neuroscience of Deepfakes</w:t>
      </w:r>
      <w:r w:rsidRPr="00DF36CA">
        <w:rPr>
          <w:rFonts w:ascii="Times New Roman" w:hAnsi="Times New Roman" w:cs="Times New Roman"/>
          <w:sz w:val="24"/>
          <w:szCs w:val="24"/>
        </w:rPr>
        <w:t>.</w:t>
      </w:r>
      <w:r>
        <w:rPr>
          <w:rFonts w:ascii="Times New Roman" w:hAnsi="Times New Roman" w:cs="Times New Roman"/>
          <w:sz w:val="24"/>
          <w:szCs w:val="24"/>
        </w:rPr>
        <w:t xml:space="preserve"> </w:t>
      </w:r>
      <w:r w:rsidRPr="004F2E06">
        <w:rPr>
          <w:rFonts w:ascii="Times New Roman" w:hAnsi="Times New Roman" w:cs="Times New Roman"/>
          <w:sz w:val="24"/>
          <w:szCs w:val="24"/>
          <w:lang w:val="de-DE"/>
        </w:rPr>
        <w:t xml:space="preserve">Medium. </w:t>
      </w:r>
      <w:hyperlink r:id="rId58" w:history="1">
        <w:r w:rsidRPr="003370F3">
          <w:rPr>
            <w:rStyle w:val="Hyperlink"/>
            <w:rFonts w:ascii="Times New Roman" w:hAnsi="Times New Roman" w:cs="Times New Roman"/>
            <w:sz w:val="24"/>
            <w:szCs w:val="24"/>
            <w:lang w:val="de-DE"/>
          </w:rPr>
          <w:t>https://medium.com/swlh/its-easier-to-fake-a-face-than-a-cat-cfeeccdf0c0d</w:t>
        </w:r>
      </w:hyperlink>
      <w:r w:rsidRPr="003370F3">
        <w:rPr>
          <w:rFonts w:ascii="Times New Roman" w:hAnsi="Times New Roman" w:cs="Times New Roman"/>
          <w:sz w:val="24"/>
          <w:szCs w:val="24"/>
          <w:lang w:val="de-DE"/>
        </w:rPr>
        <w:t xml:space="preserve"> </w:t>
      </w:r>
    </w:p>
    <w:p w14:paraId="72C5C55C" w14:textId="77777777" w:rsidR="004F2E06" w:rsidRDefault="004F2E06" w:rsidP="004F2E06">
      <w:pPr>
        <w:pStyle w:val="references"/>
        <w:spacing w:line="480" w:lineRule="auto"/>
        <w:rPr>
          <w:rFonts w:ascii="Times New Roman" w:hAnsi="Times New Roman" w:cs="Times New Roman"/>
          <w:sz w:val="24"/>
          <w:szCs w:val="24"/>
        </w:rPr>
      </w:pPr>
      <w:proofErr w:type="spellStart"/>
      <w:r w:rsidRPr="003370F3">
        <w:rPr>
          <w:rFonts w:ascii="Times New Roman" w:hAnsi="Times New Roman" w:cs="Times New Roman"/>
          <w:sz w:val="24"/>
          <w:szCs w:val="24"/>
          <w:lang w:val="de-DE"/>
        </w:rPr>
        <w:t>Stenberg</w:t>
      </w:r>
      <w:proofErr w:type="spellEnd"/>
      <w:r w:rsidRPr="003370F3">
        <w:rPr>
          <w:rFonts w:ascii="Times New Roman" w:hAnsi="Times New Roman" w:cs="Times New Roman"/>
          <w:sz w:val="24"/>
          <w:szCs w:val="24"/>
          <w:lang w:val="de-DE"/>
        </w:rPr>
        <w:t xml:space="preserve">, G. (2006). </w:t>
      </w:r>
      <w:r w:rsidRPr="00472A15">
        <w:rPr>
          <w:rFonts w:ascii="Times New Roman" w:hAnsi="Times New Roman" w:cs="Times New Roman"/>
          <w:sz w:val="24"/>
          <w:szCs w:val="24"/>
        </w:rPr>
        <w:t xml:space="preserve">Conceptual and perceptual factors in the picture superiority effect. </w:t>
      </w:r>
      <w:r w:rsidRPr="00472A15">
        <w:rPr>
          <w:rFonts w:ascii="Times New Roman" w:hAnsi="Times New Roman" w:cs="Times New Roman"/>
          <w:i/>
          <w:iCs/>
          <w:sz w:val="24"/>
          <w:szCs w:val="24"/>
        </w:rPr>
        <w:t>European Journal of Cognitive Psychology, 18(6)</w:t>
      </w:r>
      <w:r w:rsidRPr="00472A15">
        <w:rPr>
          <w:rFonts w:ascii="Times New Roman" w:hAnsi="Times New Roman" w:cs="Times New Roman"/>
          <w:sz w:val="24"/>
          <w:szCs w:val="24"/>
        </w:rPr>
        <w:t>, 813-847.</w:t>
      </w:r>
    </w:p>
    <w:p w14:paraId="283157EE" w14:textId="77777777" w:rsidR="004F2E06" w:rsidRDefault="004F2E06" w:rsidP="004F2E06">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lastRenderedPageBreak/>
        <w:t>Stupp.</w:t>
      </w:r>
      <w:r w:rsidRPr="006C0404">
        <w:rPr>
          <w:rFonts w:ascii="Times New Roman" w:hAnsi="Times New Roman" w:cs="Times New Roman"/>
          <w:sz w:val="24"/>
          <w:szCs w:val="24"/>
        </w:rPr>
        <w:t xml:space="preserve"> C. </w:t>
      </w:r>
      <w:r>
        <w:rPr>
          <w:rFonts w:ascii="Times New Roman" w:hAnsi="Times New Roman" w:cs="Times New Roman"/>
          <w:sz w:val="24"/>
          <w:szCs w:val="24"/>
        </w:rPr>
        <w:t xml:space="preserve">(2019, August, 30). </w:t>
      </w:r>
      <w:r w:rsidRPr="0080474A">
        <w:rPr>
          <w:rFonts w:ascii="Times New Roman" w:hAnsi="Times New Roman" w:cs="Times New Roman"/>
          <w:i/>
          <w:iCs/>
          <w:sz w:val="24"/>
          <w:szCs w:val="24"/>
        </w:rPr>
        <w:t>Fraudsters used AI to mimic CEO’s voice in unusual cybercrime case</w:t>
      </w:r>
      <w:r w:rsidRPr="006C0404">
        <w:rPr>
          <w:rFonts w:ascii="Times New Roman" w:hAnsi="Times New Roman" w:cs="Times New Roman"/>
          <w:sz w:val="24"/>
          <w:szCs w:val="24"/>
        </w:rPr>
        <w:t xml:space="preserve">. </w:t>
      </w:r>
      <w:r w:rsidRPr="0080474A">
        <w:rPr>
          <w:rFonts w:ascii="Times New Roman" w:hAnsi="Times New Roman" w:cs="Times New Roman"/>
          <w:iCs/>
          <w:sz w:val="24"/>
          <w:szCs w:val="24"/>
        </w:rPr>
        <w:t>The Wall Street Journal</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59" w:history="1">
        <w:r w:rsidRPr="00511DBA">
          <w:rPr>
            <w:rStyle w:val="Hyperlink"/>
            <w:rFonts w:ascii="Times New Roman" w:hAnsi="Times New Roman" w:cs="Times New Roman"/>
            <w:sz w:val="24"/>
            <w:szCs w:val="24"/>
          </w:rPr>
          <w:t>https://www.wsj.com/articles/fraudsters-use-ai-to-mimic-ceos-voice-in-unusual-cybercrime-case-11567157402</w:t>
        </w:r>
      </w:hyperlink>
    </w:p>
    <w:p w14:paraId="08070288"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CB0DBD">
        <w:rPr>
          <w:rFonts w:ascii="Times New Roman" w:hAnsi="Times New Roman" w:cs="Times New Roman"/>
          <w:sz w:val="24"/>
          <w:szCs w:val="24"/>
        </w:rPr>
        <w:t xml:space="preserve">Sundar, S. S. (2008). </w:t>
      </w:r>
      <w:r w:rsidRPr="00CB0DBD">
        <w:rPr>
          <w:rFonts w:ascii="Times New Roman" w:hAnsi="Times New Roman" w:cs="Times New Roman"/>
          <w:i/>
          <w:iCs/>
          <w:sz w:val="24"/>
          <w:szCs w:val="24"/>
        </w:rPr>
        <w:t>The MAIN model: A heuristic approach to understanding technology effects on credibility</w:t>
      </w:r>
      <w:r w:rsidRPr="00CB0DBD">
        <w:rPr>
          <w:rFonts w:ascii="Times New Roman" w:hAnsi="Times New Roman" w:cs="Times New Roman"/>
          <w:sz w:val="24"/>
          <w:szCs w:val="24"/>
        </w:rPr>
        <w:t xml:space="preserve"> (pp. 73-100). </w:t>
      </w:r>
      <w:r w:rsidRPr="004F2E06">
        <w:rPr>
          <w:rFonts w:ascii="Times New Roman" w:hAnsi="Times New Roman" w:cs="Times New Roman"/>
          <w:sz w:val="24"/>
          <w:szCs w:val="24"/>
        </w:rPr>
        <w:t>Cambridge, MA: MacArthur Foundation Digital Media and Learning Initiative.</w:t>
      </w:r>
    </w:p>
    <w:p w14:paraId="0FF8D04F"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4F2E06">
        <w:rPr>
          <w:rFonts w:ascii="Times New Roman" w:hAnsi="Times New Roman" w:cs="Times New Roman"/>
          <w:sz w:val="24"/>
          <w:szCs w:val="24"/>
        </w:rPr>
        <w:t>Sütterlin</w:t>
      </w:r>
      <w:proofErr w:type="spellEnd"/>
      <w:r w:rsidRPr="004F2E06">
        <w:rPr>
          <w:rFonts w:ascii="Times New Roman" w:hAnsi="Times New Roman" w:cs="Times New Roman"/>
          <w:sz w:val="24"/>
          <w:szCs w:val="24"/>
        </w:rPr>
        <w:t xml:space="preserve">, S., Ask, T. F., </w:t>
      </w:r>
      <w:proofErr w:type="spellStart"/>
      <w:r w:rsidRPr="004F2E06">
        <w:rPr>
          <w:rFonts w:ascii="Times New Roman" w:hAnsi="Times New Roman" w:cs="Times New Roman"/>
          <w:sz w:val="24"/>
          <w:szCs w:val="24"/>
        </w:rPr>
        <w:t>Mägerle</w:t>
      </w:r>
      <w:proofErr w:type="spellEnd"/>
      <w:r w:rsidRPr="004F2E06">
        <w:rPr>
          <w:rFonts w:ascii="Times New Roman" w:hAnsi="Times New Roman" w:cs="Times New Roman"/>
          <w:sz w:val="24"/>
          <w:szCs w:val="24"/>
        </w:rPr>
        <w:t xml:space="preserve">, S., </w:t>
      </w:r>
      <w:proofErr w:type="spellStart"/>
      <w:r w:rsidRPr="004F2E06">
        <w:rPr>
          <w:rFonts w:ascii="Times New Roman" w:hAnsi="Times New Roman" w:cs="Times New Roman"/>
          <w:sz w:val="24"/>
          <w:szCs w:val="24"/>
        </w:rPr>
        <w:t>Glöckler</w:t>
      </w:r>
      <w:proofErr w:type="spellEnd"/>
      <w:r w:rsidRPr="004F2E06">
        <w:rPr>
          <w:rFonts w:ascii="Times New Roman" w:hAnsi="Times New Roman" w:cs="Times New Roman"/>
          <w:sz w:val="24"/>
          <w:szCs w:val="24"/>
        </w:rPr>
        <w:t xml:space="preserve">, S., Wolf, L., </w:t>
      </w:r>
      <w:proofErr w:type="spellStart"/>
      <w:r w:rsidRPr="004F2E06">
        <w:rPr>
          <w:rFonts w:ascii="Times New Roman" w:hAnsi="Times New Roman" w:cs="Times New Roman"/>
          <w:sz w:val="24"/>
          <w:szCs w:val="24"/>
        </w:rPr>
        <w:t>Schray</w:t>
      </w:r>
      <w:proofErr w:type="spellEnd"/>
      <w:r w:rsidRPr="004F2E06">
        <w:rPr>
          <w:rFonts w:ascii="Times New Roman" w:hAnsi="Times New Roman" w:cs="Times New Roman"/>
          <w:sz w:val="24"/>
          <w:szCs w:val="24"/>
        </w:rPr>
        <w:t xml:space="preserve">, J., ... </w:t>
      </w:r>
      <w:r w:rsidRPr="00451E33">
        <w:rPr>
          <w:rFonts w:ascii="Times New Roman" w:hAnsi="Times New Roman" w:cs="Times New Roman"/>
          <w:sz w:val="24"/>
          <w:szCs w:val="24"/>
        </w:rPr>
        <w:t>&amp; Lugo, R. (2021). Individual Deep Fake Recognition Skills Are Affected by Viewers’ Political Orientation, Agreement with Content and Device Used.</w:t>
      </w:r>
      <w:r>
        <w:rPr>
          <w:rFonts w:ascii="Times New Roman" w:hAnsi="Times New Roman" w:cs="Times New Roman"/>
          <w:sz w:val="24"/>
          <w:szCs w:val="24"/>
        </w:rPr>
        <w:t xml:space="preserve"> Retrieved from </w:t>
      </w:r>
      <w:hyperlink r:id="rId60" w:history="1">
        <w:r w:rsidRPr="00CF2CD2">
          <w:rPr>
            <w:rStyle w:val="Hyperlink"/>
            <w:rFonts w:ascii="Times New Roman" w:hAnsi="Times New Roman" w:cs="Times New Roman"/>
            <w:sz w:val="24"/>
            <w:szCs w:val="24"/>
          </w:rPr>
          <w:t>https://psyarxiv.com/hwujb/download/?format=pdf</w:t>
        </w:r>
      </w:hyperlink>
      <w:r>
        <w:rPr>
          <w:rFonts w:ascii="Times New Roman" w:hAnsi="Times New Roman" w:cs="Times New Roman"/>
          <w:sz w:val="24"/>
          <w:szCs w:val="24"/>
        </w:rPr>
        <w:t xml:space="preserve"> </w:t>
      </w:r>
    </w:p>
    <w:p w14:paraId="575C2351"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4F2E06">
        <w:rPr>
          <w:rFonts w:ascii="Times New Roman" w:hAnsi="Times New Roman" w:cs="Times New Roman"/>
          <w:sz w:val="24"/>
          <w:szCs w:val="24"/>
        </w:rPr>
        <w:t>Sütterlin</w:t>
      </w:r>
      <w:proofErr w:type="spellEnd"/>
      <w:r w:rsidRPr="004F2E06">
        <w:rPr>
          <w:rFonts w:ascii="Times New Roman" w:hAnsi="Times New Roman" w:cs="Times New Roman"/>
          <w:sz w:val="24"/>
          <w:szCs w:val="24"/>
        </w:rPr>
        <w:t xml:space="preserve">, S., Lugo, R. G., Ask, T. F., Veng, K., Eck, J., </w:t>
      </w:r>
      <w:proofErr w:type="spellStart"/>
      <w:r w:rsidRPr="004F2E06">
        <w:rPr>
          <w:rFonts w:ascii="Times New Roman" w:hAnsi="Times New Roman" w:cs="Times New Roman"/>
          <w:sz w:val="24"/>
          <w:szCs w:val="24"/>
        </w:rPr>
        <w:t>Fritschi</w:t>
      </w:r>
      <w:proofErr w:type="spellEnd"/>
      <w:r w:rsidRPr="004F2E06">
        <w:rPr>
          <w:rFonts w:ascii="Times New Roman" w:hAnsi="Times New Roman" w:cs="Times New Roman"/>
          <w:sz w:val="24"/>
          <w:szCs w:val="24"/>
        </w:rPr>
        <w:t xml:space="preserve">, J., ... </w:t>
      </w:r>
      <w:r w:rsidRPr="00451E33">
        <w:rPr>
          <w:rFonts w:ascii="Times New Roman" w:hAnsi="Times New Roman" w:cs="Times New Roman"/>
          <w:sz w:val="24"/>
          <w:szCs w:val="24"/>
        </w:rPr>
        <w:t>&amp; Knox, B. J. The Role of IT Background for Metacognitive Accuracy, Confidence and Overestimation of Deep Fake Recognition Skills.</w:t>
      </w:r>
      <w:r>
        <w:rPr>
          <w:rFonts w:ascii="Times New Roman" w:hAnsi="Times New Roman" w:cs="Times New Roman"/>
          <w:sz w:val="24"/>
          <w:szCs w:val="24"/>
        </w:rPr>
        <w:t xml:space="preserve"> Retrieved from </w:t>
      </w:r>
      <w:hyperlink r:id="rId61" w:history="1">
        <w:r w:rsidRPr="00CF2CD2">
          <w:rPr>
            <w:rStyle w:val="Hyperlink"/>
            <w:rFonts w:ascii="Times New Roman" w:hAnsi="Times New Roman" w:cs="Times New Roman"/>
            <w:sz w:val="24"/>
            <w:szCs w:val="24"/>
          </w:rPr>
          <w:t>https://www.researchgate.net/profile/Stefan-Suetterlin/publication/358550628_The_Role_of_IT_Background_for_Metacognitive_Accuracy_Confidence_and_Overestimation_of_Deep_Fake_Recognition_Skills/links/62164d7a791f4437f158c8e2/The-Role-of-IT-Background-for-Metacognitive-Accuracy-Confidence-and-Overestimation-of-Deep-Fake-Recognition-Skills.pdf</w:t>
        </w:r>
      </w:hyperlink>
      <w:r>
        <w:rPr>
          <w:rFonts w:ascii="Times New Roman" w:hAnsi="Times New Roman" w:cs="Times New Roman"/>
          <w:sz w:val="24"/>
          <w:szCs w:val="24"/>
        </w:rPr>
        <w:t xml:space="preserve"> </w:t>
      </w:r>
    </w:p>
    <w:p w14:paraId="04C3B23F"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A53517">
        <w:rPr>
          <w:rFonts w:ascii="Times New Roman" w:hAnsi="Times New Roman" w:cs="Times New Roman"/>
          <w:sz w:val="24"/>
          <w:szCs w:val="24"/>
        </w:rPr>
        <w:t xml:space="preserve">Thaw, N. N., July, T., Wai, A. N., Goh, D. H. L., &amp; Chua, A. Y. (2021, July). How Are Deepfake Videos Detected? An Initial User Study. In </w:t>
      </w:r>
      <w:r w:rsidRPr="00A53517">
        <w:rPr>
          <w:rFonts w:ascii="Times New Roman" w:hAnsi="Times New Roman" w:cs="Times New Roman"/>
          <w:i/>
          <w:iCs/>
          <w:sz w:val="24"/>
          <w:szCs w:val="24"/>
        </w:rPr>
        <w:t>International Conference on Human-Computer Interaction</w:t>
      </w:r>
      <w:r w:rsidRPr="00A53517">
        <w:rPr>
          <w:rFonts w:ascii="Times New Roman" w:hAnsi="Times New Roman" w:cs="Times New Roman"/>
          <w:sz w:val="24"/>
          <w:szCs w:val="24"/>
        </w:rPr>
        <w:t xml:space="preserve"> (pp. 631-636). Springer, Cham.</w:t>
      </w:r>
    </w:p>
    <w:p w14:paraId="6299C9DD"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25214A">
        <w:rPr>
          <w:rFonts w:ascii="Times New Roman" w:hAnsi="Times New Roman" w:cs="Times New Roman"/>
          <w:sz w:val="24"/>
          <w:szCs w:val="24"/>
        </w:rPr>
        <w:t>Tolosana</w:t>
      </w:r>
      <w:proofErr w:type="spellEnd"/>
      <w:r w:rsidRPr="0025214A">
        <w:rPr>
          <w:rFonts w:ascii="Times New Roman" w:hAnsi="Times New Roman" w:cs="Times New Roman"/>
          <w:sz w:val="24"/>
          <w:szCs w:val="24"/>
        </w:rPr>
        <w:t xml:space="preserve">, R., Vera-Rodriguez, R., </w:t>
      </w:r>
      <w:proofErr w:type="spellStart"/>
      <w:r w:rsidRPr="0025214A">
        <w:rPr>
          <w:rFonts w:ascii="Times New Roman" w:hAnsi="Times New Roman" w:cs="Times New Roman"/>
          <w:sz w:val="24"/>
          <w:szCs w:val="24"/>
        </w:rPr>
        <w:t>Fierrez</w:t>
      </w:r>
      <w:proofErr w:type="spellEnd"/>
      <w:r w:rsidRPr="0025214A">
        <w:rPr>
          <w:rFonts w:ascii="Times New Roman" w:hAnsi="Times New Roman" w:cs="Times New Roman"/>
          <w:sz w:val="24"/>
          <w:szCs w:val="24"/>
        </w:rPr>
        <w:t xml:space="preserve">, J., Morales, A., &amp; Ortega-Garcia, J. (2020). Deepfakes and beyond: A survey of face manipulation and fake detection. </w:t>
      </w:r>
      <w:r w:rsidRPr="004F2E06">
        <w:rPr>
          <w:rFonts w:ascii="Times New Roman" w:hAnsi="Times New Roman" w:cs="Times New Roman"/>
          <w:i/>
          <w:iCs/>
          <w:sz w:val="24"/>
          <w:szCs w:val="24"/>
        </w:rPr>
        <w:t>Information Fusion, 64</w:t>
      </w:r>
      <w:r w:rsidRPr="004F2E06">
        <w:rPr>
          <w:rFonts w:ascii="Times New Roman" w:hAnsi="Times New Roman" w:cs="Times New Roman"/>
          <w:sz w:val="24"/>
          <w:szCs w:val="24"/>
        </w:rPr>
        <w:t>, 131-148.</w:t>
      </w:r>
    </w:p>
    <w:p w14:paraId="40E21F38"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6E4524">
        <w:rPr>
          <w:rFonts w:ascii="Times New Roman" w:hAnsi="Times New Roman" w:cs="Times New Roman"/>
          <w:sz w:val="24"/>
          <w:szCs w:val="24"/>
        </w:rPr>
        <w:lastRenderedPageBreak/>
        <w:t xml:space="preserve">Tran, T. (2021, October 17). </w:t>
      </w:r>
      <w:r w:rsidRPr="006E4524">
        <w:rPr>
          <w:rFonts w:ascii="Times New Roman" w:hAnsi="Times New Roman" w:cs="Times New Roman"/>
          <w:i/>
          <w:iCs/>
          <w:sz w:val="24"/>
          <w:szCs w:val="24"/>
        </w:rPr>
        <w:t>Bank robbers steal $35 million by Deepfaking bosses voice</w:t>
      </w:r>
      <w:r>
        <w:rPr>
          <w:rFonts w:ascii="Times New Roman" w:hAnsi="Times New Roman" w:cs="Times New Roman"/>
          <w:sz w:val="24"/>
          <w:szCs w:val="24"/>
        </w:rPr>
        <w:t xml:space="preserve">. </w:t>
      </w:r>
      <w:r w:rsidRPr="004F2E06">
        <w:rPr>
          <w:rFonts w:ascii="Times New Roman" w:hAnsi="Times New Roman" w:cs="Times New Roman"/>
          <w:sz w:val="24"/>
          <w:szCs w:val="24"/>
        </w:rPr>
        <w:t xml:space="preserve">The Byte. </w:t>
      </w:r>
      <w:hyperlink r:id="rId62" w:history="1">
        <w:r w:rsidRPr="004F2E06">
          <w:rPr>
            <w:rStyle w:val="Hyperlink"/>
            <w:rFonts w:ascii="Times New Roman" w:hAnsi="Times New Roman" w:cs="Times New Roman"/>
            <w:sz w:val="24"/>
            <w:szCs w:val="24"/>
          </w:rPr>
          <w:t>https://futurism.com/the-byte/bank-robbers-deepfaking-voice</w:t>
        </w:r>
      </w:hyperlink>
      <w:r w:rsidRPr="004F2E06">
        <w:rPr>
          <w:rFonts w:ascii="Times New Roman" w:hAnsi="Times New Roman" w:cs="Times New Roman"/>
          <w:sz w:val="24"/>
          <w:szCs w:val="24"/>
        </w:rPr>
        <w:t xml:space="preserve"> </w:t>
      </w:r>
    </w:p>
    <w:p w14:paraId="3DD46B74" w14:textId="77777777" w:rsidR="004F2E06" w:rsidRPr="004F2E06" w:rsidRDefault="004F2E06" w:rsidP="004F2E06">
      <w:pPr>
        <w:pStyle w:val="references"/>
        <w:spacing w:line="480" w:lineRule="auto"/>
        <w:ind w:left="680" w:hanging="680"/>
        <w:rPr>
          <w:rFonts w:ascii="Times New Roman" w:hAnsi="Times New Roman" w:cs="Times New Roman"/>
          <w:i/>
          <w:iCs/>
          <w:sz w:val="24"/>
          <w:szCs w:val="24"/>
        </w:rPr>
      </w:pPr>
      <w:proofErr w:type="spellStart"/>
      <w:r w:rsidRPr="004F2E06">
        <w:rPr>
          <w:rFonts w:ascii="Times New Roman" w:hAnsi="Times New Roman" w:cs="Times New Roman"/>
          <w:sz w:val="24"/>
          <w:szCs w:val="24"/>
        </w:rPr>
        <w:t>Vaccari</w:t>
      </w:r>
      <w:proofErr w:type="spellEnd"/>
      <w:r w:rsidRPr="004F2E06">
        <w:rPr>
          <w:rFonts w:ascii="Times New Roman" w:hAnsi="Times New Roman" w:cs="Times New Roman"/>
          <w:sz w:val="24"/>
          <w:szCs w:val="24"/>
        </w:rPr>
        <w:t xml:space="preserve">, C., &amp; Chadwick, A. (2020). </w:t>
      </w:r>
      <w:r w:rsidRPr="00016324">
        <w:rPr>
          <w:rFonts w:ascii="Times New Roman" w:hAnsi="Times New Roman" w:cs="Times New Roman"/>
          <w:sz w:val="24"/>
          <w:szCs w:val="24"/>
        </w:rPr>
        <w:t>Deepfakes and Disinformation: Exploring the</w:t>
      </w:r>
      <w:r>
        <w:rPr>
          <w:rFonts w:ascii="Times New Roman" w:hAnsi="Times New Roman" w:cs="Times New Roman"/>
          <w:sz w:val="24"/>
          <w:szCs w:val="24"/>
        </w:rPr>
        <w:tab/>
      </w:r>
      <w:r>
        <w:rPr>
          <w:rFonts w:ascii="Times New Roman" w:hAnsi="Times New Roman" w:cs="Times New Roman"/>
          <w:sz w:val="24"/>
          <w:szCs w:val="24"/>
        </w:rPr>
        <w:tab/>
      </w:r>
      <w:r w:rsidRPr="00016324">
        <w:rPr>
          <w:rFonts w:ascii="Times New Roman" w:hAnsi="Times New Roman" w:cs="Times New Roman"/>
          <w:sz w:val="24"/>
          <w:szCs w:val="24"/>
        </w:rPr>
        <w:t>Impact of Synthetic Political Video on Deception, Uncertainty, and Trust in News.</w:t>
      </w:r>
      <w:r>
        <w:rPr>
          <w:rFonts w:ascii="Times New Roman" w:hAnsi="Times New Roman" w:cs="Times New Roman"/>
          <w:sz w:val="24"/>
          <w:szCs w:val="24"/>
        </w:rPr>
        <w:t xml:space="preserve"> </w:t>
      </w:r>
      <w:r w:rsidRPr="004F2E06">
        <w:rPr>
          <w:rFonts w:ascii="Times New Roman" w:hAnsi="Times New Roman" w:cs="Times New Roman"/>
          <w:i/>
          <w:iCs/>
          <w:sz w:val="24"/>
          <w:szCs w:val="24"/>
        </w:rPr>
        <w:t>Social Media &amp; Society, 6</w:t>
      </w:r>
      <w:r w:rsidRPr="004F2E06">
        <w:rPr>
          <w:rFonts w:ascii="Times New Roman" w:hAnsi="Times New Roman" w:cs="Times New Roman"/>
          <w:sz w:val="24"/>
          <w:szCs w:val="24"/>
        </w:rPr>
        <w:t xml:space="preserve">, 1-13. doi:10.1177/2056305120903408. </w:t>
      </w:r>
    </w:p>
    <w:p w14:paraId="192B1F41"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F15BB6">
        <w:rPr>
          <w:rFonts w:ascii="Times New Roman" w:hAnsi="Times New Roman" w:cs="Times New Roman"/>
          <w:sz w:val="24"/>
          <w:szCs w:val="24"/>
        </w:rPr>
        <w:t xml:space="preserve">van der Linden, S. (2022). Misinformation: susceptibility, spread, and interventions to immunize the public. </w:t>
      </w:r>
      <w:r w:rsidRPr="004F2E06">
        <w:rPr>
          <w:rFonts w:ascii="Times New Roman" w:hAnsi="Times New Roman" w:cs="Times New Roman"/>
          <w:i/>
          <w:iCs/>
          <w:sz w:val="24"/>
          <w:szCs w:val="24"/>
        </w:rPr>
        <w:t>Nature Medicine</w:t>
      </w:r>
      <w:r w:rsidRPr="004F2E06">
        <w:rPr>
          <w:rFonts w:ascii="Times New Roman" w:hAnsi="Times New Roman" w:cs="Times New Roman"/>
          <w:sz w:val="24"/>
          <w:szCs w:val="24"/>
        </w:rPr>
        <w:t>, 1-8.</w:t>
      </w:r>
    </w:p>
    <w:p w14:paraId="265AB97C" w14:textId="77777777" w:rsidR="004F2E06" w:rsidRPr="004F2E06" w:rsidRDefault="004F2E06" w:rsidP="004F2E06">
      <w:pPr>
        <w:pStyle w:val="references"/>
        <w:spacing w:line="480" w:lineRule="auto"/>
        <w:ind w:left="680" w:hanging="680"/>
        <w:rPr>
          <w:rFonts w:ascii="Times New Roman" w:hAnsi="Times New Roman" w:cs="Times New Roman"/>
          <w:sz w:val="24"/>
          <w:szCs w:val="24"/>
          <w:lang w:val="nl-NL"/>
        </w:rPr>
      </w:pPr>
      <w:r w:rsidRPr="004F2E06">
        <w:rPr>
          <w:rFonts w:ascii="Times New Roman" w:hAnsi="Times New Roman" w:cs="Times New Roman"/>
          <w:sz w:val="24"/>
          <w:szCs w:val="24"/>
        </w:rPr>
        <w:t xml:space="preserve">van der Linden, S., &amp; </w:t>
      </w:r>
      <w:proofErr w:type="spellStart"/>
      <w:r w:rsidRPr="004F2E06">
        <w:rPr>
          <w:rFonts w:ascii="Times New Roman" w:hAnsi="Times New Roman" w:cs="Times New Roman"/>
          <w:sz w:val="24"/>
          <w:szCs w:val="24"/>
        </w:rPr>
        <w:t>Roozenbeek</w:t>
      </w:r>
      <w:proofErr w:type="spellEnd"/>
      <w:r w:rsidRPr="004F2E06">
        <w:rPr>
          <w:rFonts w:ascii="Times New Roman" w:hAnsi="Times New Roman" w:cs="Times New Roman"/>
          <w:sz w:val="24"/>
          <w:szCs w:val="24"/>
        </w:rPr>
        <w:t xml:space="preserve">, J. (2020). </w:t>
      </w:r>
      <w:r>
        <w:rPr>
          <w:rFonts w:ascii="Times New Roman" w:hAnsi="Times New Roman" w:cs="Times New Roman"/>
          <w:sz w:val="24"/>
          <w:szCs w:val="24"/>
        </w:rPr>
        <w:t xml:space="preserve">Psychological inoculation </w:t>
      </w:r>
      <w:r w:rsidRPr="00503DF4">
        <w:rPr>
          <w:rFonts w:ascii="Times New Roman" w:hAnsi="Times New Roman" w:cs="Times New Roman"/>
          <w:sz w:val="24"/>
          <w:szCs w:val="24"/>
        </w:rPr>
        <w:t xml:space="preserve">against fake news. In R. </w:t>
      </w:r>
      <w:proofErr w:type="spellStart"/>
      <w:r w:rsidRPr="00503DF4">
        <w:rPr>
          <w:rFonts w:ascii="Times New Roman" w:hAnsi="Times New Roman" w:cs="Times New Roman"/>
          <w:sz w:val="24"/>
          <w:szCs w:val="24"/>
        </w:rPr>
        <w:t>Greifeneder</w:t>
      </w:r>
      <w:proofErr w:type="spellEnd"/>
      <w:r w:rsidRPr="00503DF4">
        <w:rPr>
          <w:rFonts w:ascii="Times New Roman" w:hAnsi="Times New Roman" w:cs="Times New Roman"/>
          <w:sz w:val="24"/>
          <w:szCs w:val="24"/>
        </w:rPr>
        <w:t xml:space="preserve">, M. </w:t>
      </w:r>
      <w:proofErr w:type="spellStart"/>
      <w:r w:rsidRPr="00503DF4">
        <w:rPr>
          <w:rFonts w:ascii="Times New Roman" w:hAnsi="Times New Roman" w:cs="Times New Roman"/>
          <w:sz w:val="24"/>
          <w:szCs w:val="24"/>
        </w:rPr>
        <w:t>Jaffé</w:t>
      </w:r>
      <w:proofErr w:type="spellEnd"/>
      <w:r w:rsidRPr="00503DF4">
        <w:rPr>
          <w:rFonts w:ascii="Times New Roman" w:hAnsi="Times New Roman" w:cs="Times New Roman"/>
          <w:sz w:val="24"/>
          <w:szCs w:val="24"/>
        </w:rPr>
        <w:t xml:space="preserve">, E. J. Newman, &amp; N. Schwarz (Eds.), </w:t>
      </w:r>
      <w:r w:rsidRPr="00503DF4">
        <w:rPr>
          <w:rFonts w:ascii="Times New Roman" w:hAnsi="Times New Roman" w:cs="Times New Roman"/>
          <w:i/>
          <w:sz w:val="24"/>
          <w:szCs w:val="24"/>
        </w:rPr>
        <w:t>The psychology of fake news: Accepting, sharing, and correcting misinformation</w:t>
      </w:r>
      <w:r w:rsidRPr="00503DF4">
        <w:rPr>
          <w:rFonts w:ascii="Times New Roman" w:hAnsi="Times New Roman" w:cs="Times New Roman"/>
          <w:sz w:val="24"/>
          <w:szCs w:val="24"/>
        </w:rPr>
        <w:t xml:space="preserve">. </w:t>
      </w:r>
      <w:r w:rsidRPr="004F2E06">
        <w:rPr>
          <w:rFonts w:ascii="Times New Roman" w:hAnsi="Times New Roman" w:cs="Times New Roman"/>
          <w:sz w:val="24"/>
          <w:szCs w:val="24"/>
          <w:lang w:val="nl-NL"/>
        </w:rPr>
        <w:t xml:space="preserve">London, UK: </w:t>
      </w:r>
      <w:proofErr w:type="spellStart"/>
      <w:r w:rsidRPr="004F2E06">
        <w:rPr>
          <w:rFonts w:ascii="Times New Roman" w:hAnsi="Times New Roman" w:cs="Times New Roman"/>
          <w:sz w:val="24"/>
          <w:szCs w:val="24"/>
          <w:lang w:val="nl-NL"/>
        </w:rPr>
        <w:t>Psychology</w:t>
      </w:r>
      <w:proofErr w:type="spellEnd"/>
      <w:r w:rsidRPr="004F2E06">
        <w:rPr>
          <w:rFonts w:ascii="Times New Roman" w:hAnsi="Times New Roman" w:cs="Times New Roman"/>
          <w:sz w:val="24"/>
          <w:szCs w:val="24"/>
          <w:lang w:val="nl-NL"/>
        </w:rPr>
        <w:t xml:space="preserve"> Press. </w:t>
      </w:r>
      <w:hyperlink r:id="rId63" w:history="1">
        <w:r w:rsidRPr="004F2E06">
          <w:rPr>
            <w:rStyle w:val="Hyperlink"/>
            <w:rFonts w:ascii="Times New Roman" w:hAnsi="Times New Roman" w:cs="Times New Roman"/>
            <w:sz w:val="24"/>
            <w:szCs w:val="24"/>
            <w:lang w:val="nl-NL"/>
          </w:rPr>
          <w:t>http://dx.doi.org/10.4324/9780429295379-11</w:t>
        </w:r>
      </w:hyperlink>
      <w:r w:rsidRPr="004F2E06">
        <w:rPr>
          <w:rFonts w:ascii="Times New Roman" w:hAnsi="Times New Roman" w:cs="Times New Roman"/>
          <w:sz w:val="24"/>
          <w:szCs w:val="24"/>
          <w:lang w:val="nl-NL"/>
        </w:rPr>
        <w:t xml:space="preserve"> </w:t>
      </w:r>
    </w:p>
    <w:p w14:paraId="018A9EB8" w14:textId="77777777" w:rsidR="004F2E06" w:rsidRPr="004F2E06" w:rsidRDefault="004F2E06" w:rsidP="004F2E06">
      <w:pPr>
        <w:pStyle w:val="references"/>
        <w:spacing w:line="480" w:lineRule="auto"/>
        <w:ind w:left="680" w:hanging="680"/>
        <w:rPr>
          <w:rFonts w:ascii="Times New Roman" w:hAnsi="Times New Roman" w:cs="Times New Roman"/>
          <w:sz w:val="24"/>
          <w:szCs w:val="24"/>
        </w:rPr>
      </w:pPr>
      <w:r w:rsidRPr="00343A1A">
        <w:rPr>
          <w:rFonts w:ascii="Times New Roman" w:hAnsi="Times New Roman" w:cs="Times New Roman"/>
          <w:sz w:val="24"/>
          <w:szCs w:val="24"/>
          <w:lang w:val="nl-NL"/>
        </w:rPr>
        <w:t xml:space="preserve">Van </w:t>
      </w:r>
      <w:proofErr w:type="spellStart"/>
      <w:r w:rsidRPr="00343A1A">
        <w:rPr>
          <w:rFonts w:ascii="Times New Roman" w:hAnsi="Times New Roman" w:cs="Times New Roman"/>
          <w:sz w:val="24"/>
          <w:szCs w:val="24"/>
          <w:lang w:val="nl-NL"/>
        </w:rPr>
        <w:t>Huijstee</w:t>
      </w:r>
      <w:proofErr w:type="spellEnd"/>
      <w:r w:rsidRPr="00343A1A">
        <w:rPr>
          <w:rFonts w:ascii="Times New Roman" w:hAnsi="Times New Roman" w:cs="Times New Roman"/>
          <w:sz w:val="24"/>
          <w:szCs w:val="24"/>
          <w:lang w:val="nl-NL"/>
        </w:rPr>
        <w:t xml:space="preserve">, M., Van </w:t>
      </w:r>
      <w:proofErr w:type="spellStart"/>
      <w:r w:rsidRPr="00343A1A">
        <w:rPr>
          <w:rFonts w:ascii="Times New Roman" w:hAnsi="Times New Roman" w:cs="Times New Roman"/>
          <w:sz w:val="24"/>
          <w:szCs w:val="24"/>
          <w:lang w:val="nl-NL"/>
        </w:rPr>
        <w:t>Boheemen</w:t>
      </w:r>
      <w:proofErr w:type="spellEnd"/>
      <w:r w:rsidRPr="00343A1A">
        <w:rPr>
          <w:rFonts w:ascii="Times New Roman" w:hAnsi="Times New Roman" w:cs="Times New Roman"/>
          <w:sz w:val="24"/>
          <w:szCs w:val="24"/>
          <w:lang w:val="nl-NL"/>
        </w:rPr>
        <w:t xml:space="preserve">, P., Das, D., </w:t>
      </w:r>
      <w:proofErr w:type="spellStart"/>
      <w:r w:rsidRPr="00343A1A">
        <w:rPr>
          <w:rFonts w:ascii="Times New Roman" w:hAnsi="Times New Roman" w:cs="Times New Roman"/>
          <w:sz w:val="24"/>
          <w:szCs w:val="24"/>
          <w:lang w:val="nl-NL"/>
        </w:rPr>
        <w:t>Nierling</w:t>
      </w:r>
      <w:proofErr w:type="spellEnd"/>
      <w:r w:rsidRPr="00343A1A">
        <w:rPr>
          <w:rFonts w:ascii="Times New Roman" w:hAnsi="Times New Roman" w:cs="Times New Roman"/>
          <w:sz w:val="24"/>
          <w:szCs w:val="24"/>
          <w:lang w:val="nl-NL"/>
        </w:rPr>
        <w:t xml:space="preserve">, L., </w:t>
      </w:r>
      <w:proofErr w:type="spellStart"/>
      <w:r w:rsidRPr="00343A1A">
        <w:rPr>
          <w:rFonts w:ascii="Times New Roman" w:hAnsi="Times New Roman" w:cs="Times New Roman"/>
          <w:sz w:val="24"/>
          <w:szCs w:val="24"/>
          <w:lang w:val="nl-NL"/>
        </w:rPr>
        <w:t>Jahnel</w:t>
      </w:r>
      <w:proofErr w:type="spellEnd"/>
      <w:r w:rsidRPr="00343A1A">
        <w:rPr>
          <w:rFonts w:ascii="Times New Roman" w:hAnsi="Times New Roman" w:cs="Times New Roman"/>
          <w:sz w:val="24"/>
          <w:szCs w:val="24"/>
          <w:lang w:val="nl-NL"/>
        </w:rPr>
        <w:t xml:space="preserve">, J., </w:t>
      </w:r>
      <w:proofErr w:type="spellStart"/>
      <w:r w:rsidRPr="00343A1A">
        <w:rPr>
          <w:rFonts w:ascii="Times New Roman" w:hAnsi="Times New Roman" w:cs="Times New Roman"/>
          <w:sz w:val="24"/>
          <w:szCs w:val="24"/>
          <w:lang w:val="nl-NL"/>
        </w:rPr>
        <w:t>Karaboga</w:t>
      </w:r>
      <w:proofErr w:type="spellEnd"/>
      <w:r w:rsidRPr="00343A1A">
        <w:rPr>
          <w:rFonts w:ascii="Times New Roman" w:hAnsi="Times New Roman" w:cs="Times New Roman"/>
          <w:sz w:val="24"/>
          <w:szCs w:val="24"/>
          <w:lang w:val="nl-NL"/>
        </w:rPr>
        <w:t xml:space="preserve">, M., &amp; </w:t>
      </w:r>
      <w:proofErr w:type="spellStart"/>
      <w:r w:rsidRPr="00343A1A">
        <w:rPr>
          <w:rFonts w:ascii="Times New Roman" w:hAnsi="Times New Roman" w:cs="Times New Roman"/>
          <w:sz w:val="24"/>
          <w:szCs w:val="24"/>
          <w:lang w:val="nl-NL"/>
        </w:rPr>
        <w:t>Fatun</w:t>
      </w:r>
      <w:proofErr w:type="spellEnd"/>
      <w:r w:rsidRPr="00343A1A">
        <w:rPr>
          <w:rFonts w:ascii="Times New Roman" w:hAnsi="Times New Roman" w:cs="Times New Roman"/>
          <w:sz w:val="24"/>
          <w:szCs w:val="24"/>
          <w:lang w:val="nl-NL"/>
        </w:rPr>
        <w:t>, M</w:t>
      </w:r>
      <w:r>
        <w:rPr>
          <w:rFonts w:ascii="Times New Roman" w:hAnsi="Times New Roman" w:cs="Times New Roman"/>
          <w:sz w:val="24"/>
          <w:szCs w:val="24"/>
          <w:lang w:val="nl-NL"/>
        </w:rPr>
        <w:t xml:space="preserve">. </w:t>
      </w:r>
      <w:r w:rsidRPr="00343A1A">
        <w:rPr>
          <w:rFonts w:ascii="Times New Roman" w:hAnsi="Times New Roman" w:cs="Times New Roman"/>
          <w:sz w:val="24"/>
          <w:szCs w:val="24"/>
          <w:lang w:val="nl-NL"/>
        </w:rPr>
        <w:t xml:space="preserve">(2021). </w:t>
      </w:r>
      <w:r w:rsidRPr="00343A1A">
        <w:rPr>
          <w:rFonts w:ascii="Times New Roman" w:hAnsi="Times New Roman" w:cs="Times New Roman"/>
          <w:i/>
          <w:iCs/>
          <w:sz w:val="24"/>
          <w:szCs w:val="24"/>
        </w:rPr>
        <w:t>Tackling deepfakes in European policy</w:t>
      </w:r>
      <w:r w:rsidRPr="00343A1A">
        <w:rPr>
          <w:rFonts w:ascii="Times New Roman" w:hAnsi="Times New Roman" w:cs="Times New Roman"/>
          <w:sz w:val="24"/>
          <w:szCs w:val="24"/>
        </w:rPr>
        <w:t>. Accessed via:</w:t>
      </w:r>
    </w:p>
    <w:p w14:paraId="3DF7B610" w14:textId="77777777" w:rsidR="004F2E06" w:rsidRDefault="004F2E06" w:rsidP="004F2E06">
      <w:pPr>
        <w:pStyle w:val="references"/>
        <w:spacing w:line="480" w:lineRule="auto"/>
        <w:ind w:left="680" w:hanging="680"/>
        <w:rPr>
          <w:rFonts w:ascii="Times New Roman" w:hAnsi="Times New Roman" w:cs="Times New Roman"/>
          <w:sz w:val="24"/>
          <w:szCs w:val="24"/>
        </w:rPr>
      </w:pPr>
      <w:hyperlink r:id="rId64" w:history="1">
        <w:r w:rsidRPr="00CF2CD2">
          <w:rPr>
            <w:rStyle w:val="Hyperlink"/>
            <w:rFonts w:ascii="Times New Roman" w:hAnsi="Times New Roman" w:cs="Times New Roman"/>
            <w:sz w:val="24"/>
            <w:szCs w:val="24"/>
          </w:rPr>
          <w:t>https://www.europarl.europa.eu/RegData/etudes/STUD/2021/690039/EPRS_STU(2021)690039_EN.pdf</w:t>
        </w:r>
      </w:hyperlink>
    </w:p>
    <w:p w14:paraId="631046A6" w14:textId="77777777" w:rsidR="004F2E06" w:rsidRPr="004F2E06" w:rsidRDefault="004F2E06" w:rsidP="004F2E06">
      <w:pPr>
        <w:pStyle w:val="references"/>
        <w:spacing w:line="480" w:lineRule="auto"/>
        <w:ind w:left="680" w:hanging="680"/>
        <w:rPr>
          <w:rFonts w:ascii="Times New Roman" w:hAnsi="Times New Roman" w:cs="Times New Roman"/>
          <w:sz w:val="24"/>
          <w:szCs w:val="24"/>
          <w:lang w:val="fr-BE"/>
        </w:rPr>
      </w:pPr>
      <w:r w:rsidRPr="00C22BCB">
        <w:rPr>
          <w:rFonts w:ascii="Times New Roman" w:hAnsi="Times New Roman" w:cs="Times New Roman"/>
          <w:sz w:val="24"/>
          <w:szCs w:val="24"/>
        </w:rPr>
        <w:t>Vincent, J. (2020</w:t>
      </w:r>
      <w:r>
        <w:rPr>
          <w:rFonts w:ascii="Times New Roman" w:hAnsi="Times New Roman" w:cs="Times New Roman"/>
          <w:sz w:val="24"/>
          <w:szCs w:val="24"/>
        </w:rPr>
        <w:t>, July 7</w:t>
      </w:r>
      <w:r w:rsidRPr="00C22BCB">
        <w:rPr>
          <w:rFonts w:ascii="Times New Roman" w:hAnsi="Times New Roman" w:cs="Times New Roman"/>
          <w:sz w:val="24"/>
          <w:szCs w:val="24"/>
        </w:rPr>
        <w:t xml:space="preserve">). </w:t>
      </w:r>
      <w:r w:rsidRPr="00C22BCB">
        <w:rPr>
          <w:rFonts w:ascii="Times New Roman" w:hAnsi="Times New Roman" w:cs="Times New Roman"/>
          <w:i/>
          <w:iCs/>
          <w:sz w:val="24"/>
          <w:szCs w:val="24"/>
        </w:rPr>
        <w:t>An online propaganda campaign used AI-generated headshots to create fake journalists</w:t>
      </w:r>
      <w:r w:rsidRPr="00C22BCB">
        <w:rPr>
          <w:rFonts w:ascii="Times New Roman" w:hAnsi="Times New Roman" w:cs="Times New Roman"/>
          <w:sz w:val="24"/>
          <w:szCs w:val="24"/>
        </w:rPr>
        <w:t xml:space="preserve">. </w:t>
      </w:r>
      <w:r w:rsidRPr="004F2E06">
        <w:rPr>
          <w:rFonts w:ascii="Times New Roman" w:hAnsi="Times New Roman" w:cs="Times New Roman"/>
          <w:sz w:val="24"/>
          <w:szCs w:val="24"/>
          <w:lang w:val="fr-BE"/>
        </w:rPr>
        <w:t xml:space="preserve">Verge. </w:t>
      </w:r>
      <w:r>
        <w:rPr>
          <w:rFonts w:ascii="Times New Roman" w:hAnsi="Times New Roman" w:cs="Times New Roman"/>
          <w:sz w:val="24"/>
          <w:szCs w:val="24"/>
        </w:rPr>
        <w:fldChar w:fldCharType="begin"/>
      </w:r>
      <w:ins w:id="6" w:author="Sean Joseph Hughes" w:date="2022-05-23T12:25:00Z">
        <w:r w:rsidRPr="004F2E06">
          <w:rPr>
            <w:rFonts w:ascii="Times New Roman" w:hAnsi="Times New Roman" w:cs="Times New Roman"/>
            <w:sz w:val="24"/>
            <w:szCs w:val="24"/>
            <w:lang w:val="fr-BE"/>
          </w:rPr>
          <w:instrText xml:space="preserve"> HYPERLINK "</w:instrText>
        </w:r>
      </w:ins>
      <w:r w:rsidRPr="004F2E06">
        <w:rPr>
          <w:rFonts w:ascii="Times New Roman" w:hAnsi="Times New Roman" w:cs="Times New Roman"/>
          <w:sz w:val="24"/>
          <w:szCs w:val="24"/>
          <w:lang w:val="fr-BE"/>
        </w:rPr>
        <w:instrText>https://www.theverge.com/2020/7/7/21315861/ai-generated-headshots-profile-pictures-fake-journalists-daily-beast-investigation</w:instrText>
      </w:r>
      <w:ins w:id="7" w:author="Sean Joseph Hughes" w:date="2022-05-23T12:25:00Z">
        <w:r w:rsidRPr="004F2E06">
          <w:rPr>
            <w:rFonts w:ascii="Times New Roman" w:hAnsi="Times New Roman" w:cs="Times New Roman"/>
            <w:sz w:val="24"/>
            <w:szCs w:val="24"/>
            <w:lang w:val="fr-BE"/>
          </w:rPr>
          <w:instrText xml:space="preserve">" </w:instrText>
        </w:r>
      </w:ins>
      <w:r>
        <w:rPr>
          <w:rFonts w:ascii="Times New Roman" w:hAnsi="Times New Roman" w:cs="Times New Roman"/>
          <w:sz w:val="24"/>
          <w:szCs w:val="24"/>
        </w:rPr>
        <w:fldChar w:fldCharType="separate"/>
      </w:r>
      <w:r w:rsidRPr="004F2E06">
        <w:rPr>
          <w:rStyle w:val="Hyperlink"/>
          <w:rFonts w:ascii="Times New Roman" w:hAnsi="Times New Roman" w:cs="Times New Roman"/>
          <w:sz w:val="24"/>
          <w:szCs w:val="24"/>
          <w:lang w:val="fr-BE"/>
        </w:rPr>
        <w:t>https://www.theverge.com/2020/7/7/21315861/ai-generated-headshots-profile-pictures-fake-journalists-daily-beast-investigation</w:t>
      </w:r>
      <w:r>
        <w:rPr>
          <w:rFonts w:ascii="Times New Roman" w:hAnsi="Times New Roman" w:cs="Times New Roman"/>
          <w:sz w:val="24"/>
          <w:szCs w:val="24"/>
        </w:rPr>
        <w:fldChar w:fldCharType="end"/>
      </w:r>
      <w:r w:rsidRPr="004F2E06">
        <w:rPr>
          <w:rFonts w:ascii="Times New Roman" w:hAnsi="Times New Roman" w:cs="Times New Roman"/>
          <w:sz w:val="24"/>
          <w:szCs w:val="24"/>
          <w:lang w:val="fr-BE"/>
        </w:rPr>
        <w:t xml:space="preserve"> </w:t>
      </w:r>
    </w:p>
    <w:p w14:paraId="02733483"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4F2E06">
        <w:rPr>
          <w:rFonts w:ascii="Times New Roman" w:hAnsi="Times New Roman" w:cs="Times New Roman"/>
          <w:sz w:val="24"/>
          <w:szCs w:val="24"/>
          <w:lang w:val="fr-BE"/>
        </w:rPr>
        <w:t>Vosoughi</w:t>
      </w:r>
      <w:proofErr w:type="spellEnd"/>
      <w:r w:rsidRPr="004F2E06">
        <w:rPr>
          <w:rFonts w:ascii="Times New Roman" w:hAnsi="Times New Roman" w:cs="Times New Roman"/>
          <w:sz w:val="24"/>
          <w:szCs w:val="24"/>
          <w:lang w:val="fr-BE"/>
        </w:rPr>
        <w:t xml:space="preserve">, S., Roy, D., &amp; Aral, S. (2018). </w:t>
      </w:r>
      <w:r w:rsidRPr="008472B1">
        <w:rPr>
          <w:rFonts w:ascii="Times New Roman" w:hAnsi="Times New Roman" w:cs="Times New Roman"/>
          <w:sz w:val="24"/>
          <w:szCs w:val="24"/>
        </w:rPr>
        <w:t xml:space="preserve">The spread of true and false news online. </w:t>
      </w:r>
      <w:r w:rsidRPr="008472B1">
        <w:rPr>
          <w:rFonts w:ascii="Times New Roman" w:hAnsi="Times New Roman" w:cs="Times New Roman"/>
          <w:i/>
          <w:iCs/>
          <w:sz w:val="24"/>
          <w:szCs w:val="24"/>
        </w:rPr>
        <w:t>Science, 359(6380)</w:t>
      </w:r>
      <w:r w:rsidRPr="008472B1">
        <w:rPr>
          <w:rFonts w:ascii="Times New Roman" w:hAnsi="Times New Roman" w:cs="Times New Roman"/>
          <w:sz w:val="24"/>
          <w:szCs w:val="24"/>
        </w:rPr>
        <w:t>, 1146-1151.</w:t>
      </w:r>
    </w:p>
    <w:p w14:paraId="18B22FC7" w14:textId="77777777" w:rsidR="004F2E06" w:rsidRDefault="004F2E06" w:rsidP="004F2E06">
      <w:pPr>
        <w:pStyle w:val="references"/>
        <w:spacing w:line="480" w:lineRule="auto"/>
        <w:ind w:left="680" w:hanging="680"/>
        <w:rPr>
          <w:rFonts w:ascii="Times New Roman" w:hAnsi="Times New Roman" w:cs="Times New Roman"/>
          <w:sz w:val="24"/>
          <w:szCs w:val="24"/>
        </w:rPr>
      </w:pPr>
      <w:proofErr w:type="spellStart"/>
      <w:r w:rsidRPr="005F1E9C">
        <w:rPr>
          <w:rFonts w:ascii="Times New Roman" w:hAnsi="Times New Roman" w:cs="Times New Roman"/>
          <w:sz w:val="24"/>
          <w:szCs w:val="24"/>
        </w:rPr>
        <w:t>Westerlund</w:t>
      </w:r>
      <w:proofErr w:type="spellEnd"/>
      <w:r w:rsidRPr="005F1E9C">
        <w:rPr>
          <w:rFonts w:ascii="Times New Roman" w:hAnsi="Times New Roman" w:cs="Times New Roman"/>
          <w:sz w:val="24"/>
          <w:szCs w:val="24"/>
        </w:rPr>
        <w:t xml:space="preserve">, M. (2019). The emergence of deepfake technology: A review. </w:t>
      </w:r>
      <w:r w:rsidRPr="005F1E9C">
        <w:rPr>
          <w:rFonts w:ascii="Times New Roman" w:hAnsi="Times New Roman" w:cs="Times New Roman"/>
          <w:i/>
          <w:iCs/>
          <w:sz w:val="24"/>
          <w:szCs w:val="24"/>
        </w:rPr>
        <w:t>Technology Innovation Management Review</w:t>
      </w:r>
      <w:r w:rsidRPr="005F1E9C">
        <w:rPr>
          <w:rFonts w:ascii="Times New Roman" w:hAnsi="Times New Roman" w:cs="Times New Roman"/>
          <w:sz w:val="24"/>
          <w:szCs w:val="24"/>
        </w:rPr>
        <w:t>, 9(11)</w:t>
      </w:r>
      <w:r>
        <w:rPr>
          <w:rFonts w:ascii="Times New Roman" w:hAnsi="Times New Roman" w:cs="Times New Roman"/>
          <w:sz w:val="24"/>
          <w:szCs w:val="24"/>
        </w:rPr>
        <w:t>, 39-52.</w:t>
      </w:r>
    </w:p>
    <w:p w14:paraId="06DFA2E4" w14:textId="77777777" w:rsidR="004F2E06" w:rsidRDefault="004F2E06" w:rsidP="004F2E06">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Yao, X.</w:t>
      </w:r>
      <w:r>
        <w:rPr>
          <w:rFonts w:ascii="Times New Roman" w:hAnsi="Times New Roman" w:cs="Times New Roman"/>
          <w:sz w:val="24"/>
          <w:szCs w:val="24"/>
        </w:rPr>
        <w:t>,</w:t>
      </w:r>
      <w:r w:rsidRPr="006C0404">
        <w:rPr>
          <w:rFonts w:ascii="Times New Roman" w:hAnsi="Times New Roman" w:cs="Times New Roman"/>
          <w:sz w:val="24"/>
          <w:szCs w:val="24"/>
        </w:rPr>
        <w:t xml:space="preserve"> Fried, O.</w:t>
      </w:r>
      <w:r>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Fatahalian</w:t>
      </w:r>
      <w:proofErr w:type="spellEnd"/>
      <w:r w:rsidRPr="006C0404">
        <w:rPr>
          <w:rFonts w:ascii="Times New Roman" w:hAnsi="Times New Roman" w:cs="Times New Roman"/>
          <w:sz w:val="24"/>
          <w:szCs w:val="24"/>
        </w:rPr>
        <w:t>, K.</w:t>
      </w:r>
      <w:r>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proofErr w:type="spellStart"/>
      <w:r w:rsidRPr="006C0404">
        <w:rPr>
          <w:rFonts w:ascii="Times New Roman" w:hAnsi="Times New Roman" w:cs="Times New Roman"/>
          <w:sz w:val="24"/>
          <w:szCs w:val="24"/>
        </w:rPr>
        <w:t>Agrawala</w:t>
      </w:r>
      <w:proofErr w:type="spellEnd"/>
      <w:r w:rsidRPr="006C0404">
        <w:rPr>
          <w:rFonts w:ascii="Times New Roman" w:hAnsi="Times New Roman" w:cs="Times New Roman"/>
          <w:sz w:val="24"/>
          <w:szCs w:val="24"/>
        </w:rPr>
        <w:t xml:space="preserve">, M. </w:t>
      </w:r>
      <w:r>
        <w:rPr>
          <w:rFonts w:ascii="Times New Roman" w:hAnsi="Times New Roman" w:cs="Times New Roman"/>
          <w:sz w:val="24"/>
          <w:szCs w:val="24"/>
        </w:rPr>
        <w:t xml:space="preserve">(2020). </w:t>
      </w:r>
      <w:r w:rsidRPr="00503DF4">
        <w:rPr>
          <w:rFonts w:ascii="Times New Roman" w:hAnsi="Times New Roman" w:cs="Times New Roman"/>
          <w:i/>
          <w:sz w:val="24"/>
          <w:szCs w:val="24"/>
        </w:rPr>
        <w:t>Iterative text-based editing of talking-heads using neural retargeting</w:t>
      </w:r>
      <w:r>
        <w:rPr>
          <w:rFonts w:ascii="Times New Roman" w:hAnsi="Times New Roman" w:cs="Times New Roman"/>
          <w:sz w:val="24"/>
          <w:szCs w:val="24"/>
        </w:rPr>
        <w:t xml:space="preserve">. </w:t>
      </w:r>
      <w:hyperlink r:id="rId65" w:history="1">
        <w:r w:rsidRPr="00511DBA">
          <w:rPr>
            <w:rStyle w:val="Hyperlink"/>
            <w:rFonts w:ascii="Times New Roman" w:hAnsi="Times New Roman" w:cs="Times New Roman"/>
            <w:sz w:val="24"/>
            <w:szCs w:val="24"/>
          </w:rPr>
          <w:t>https://arxiv.org/abs/2011.10688</w:t>
        </w:r>
      </w:hyperlink>
      <w:r>
        <w:rPr>
          <w:rFonts w:ascii="Times New Roman" w:hAnsi="Times New Roman" w:cs="Times New Roman"/>
          <w:sz w:val="24"/>
          <w:szCs w:val="24"/>
        </w:rPr>
        <w:t xml:space="preserve"> </w:t>
      </w:r>
    </w:p>
    <w:p w14:paraId="4C78B4C8" w14:textId="77777777" w:rsidR="004F2E06" w:rsidRPr="006C0404" w:rsidRDefault="004F2E06" w:rsidP="004F2E06">
      <w:pPr>
        <w:pStyle w:val="references"/>
        <w:spacing w:line="480" w:lineRule="auto"/>
        <w:ind w:left="680" w:hanging="680"/>
        <w:rPr>
          <w:rFonts w:ascii="Times New Roman" w:hAnsi="Times New Roman" w:cs="Times New Roman"/>
          <w:sz w:val="24"/>
          <w:szCs w:val="24"/>
        </w:rPr>
      </w:pPr>
      <w:r w:rsidRPr="00AC157E">
        <w:rPr>
          <w:rFonts w:ascii="Times New Roman" w:hAnsi="Times New Roman" w:cs="Times New Roman"/>
          <w:sz w:val="24"/>
          <w:szCs w:val="24"/>
        </w:rPr>
        <w:lastRenderedPageBreak/>
        <w:t xml:space="preserve">Yao, Y., Viswanath, B., </w:t>
      </w:r>
      <w:proofErr w:type="spellStart"/>
      <w:r w:rsidRPr="00AC157E">
        <w:rPr>
          <w:rFonts w:ascii="Times New Roman" w:hAnsi="Times New Roman" w:cs="Times New Roman"/>
          <w:sz w:val="24"/>
          <w:szCs w:val="24"/>
        </w:rPr>
        <w:t>Cryan</w:t>
      </w:r>
      <w:proofErr w:type="spellEnd"/>
      <w:r w:rsidRPr="00AC157E">
        <w:rPr>
          <w:rFonts w:ascii="Times New Roman" w:hAnsi="Times New Roman" w:cs="Times New Roman"/>
          <w:sz w:val="24"/>
          <w:szCs w:val="24"/>
        </w:rPr>
        <w:t xml:space="preserve">, J., Zheng, H., &amp; Zhao, B. Y. (2017, October). Automated </w:t>
      </w:r>
      <w:proofErr w:type="spellStart"/>
      <w:r w:rsidRPr="00AC157E">
        <w:rPr>
          <w:rFonts w:ascii="Times New Roman" w:hAnsi="Times New Roman" w:cs="Times New Roman"/>
          <w:sz w:val="24"/>
          <w:szCs w:val="24"/>
        </w:rPr>
        <w:t>crowdturfing</w:t>
      </w:r>
      <w:proofErr w:type="spellEnd"/>
      <w:r w:rsidRPr="00AC157E">
        <w:rPr>
          <w:rFonts w:ascii="Times New Roman" w:hAnsi="Times New Roman" w:cs="Times New Roman"/>
          <w:sz w:val="24"/>
          <w:szCs w:val="24"/>
        </w:rPr>
        <w:t xml:space="preserve"> attacks and defenses in online review systems. In </w:t>
      </w:r>
      <w:r w:rsidRPr="00AC157E">
        <w:rPr>
          <w:rFonts w:ascii="Times New Roman" w:hAnsi="Times New Roman" w:cs="Times New Roman"/>
          <w:i/>
          <w:iCs/>
          <w:sz w:val="24"/>
          <w:szCs w:val="24"/>
        </w:rPr>
        <w:t>Proceedings of the 2017 ACM SIGSAC conference on computer and communications security</w:t>
      </w:r>
      <w:r w:rsidRPr="00AC157E">
        <w:rPr>
          <w:rFonts w:ascii="Times New Roman" w:hAnsi="Times New Roman" w:cs="Times New Roman"/>
          <w:sz w:val="24"/>
          <w:szCs w:val="24"/>
        </w:rPr>
        <w:t xml:space="preserve"> (pp. 1143-1158).</w:t>
      </w:r>
    </w:p>
    <w:p w14:paraId="4DBC4016" w14:textId="77777777" w:rsidR="004F2E06" w:rsidRDefault="004F2E06" w:rsidP="004F2E06"/>
    <w:p w14:paraId="2FDC683A" w14:textId="1C7A70E4" w:rsidR="001D68A2" w:rsidRPr="006C0404" w:rsidRDefault="00503DF4" w:rsidP="00503DF4">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t xml:space="preserve"> </w:t>
      </w:r>
    </w:p>
    <w:sectPr w:rsidR="001D68A2" w:rsidRPr="006C0404" w:rsidSect="00CA12A5">
      <w:headerReference w:type="default" r:id="rId66"/>
      <w:footerReference w:type="default" r:id="rId67"/>
      <w:type w:val="continuous"/>
      <w:pgSz w:w="11900" w:h="16840"/>
      <w:pgMar w:top="1440" w:right="1440" w:bottom="1440" w:left="1440" w:header="720" w:footer="720" w:gutter="0"/>
      <w:cols w:space="38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C7AFF" w14:textId="77777777" w:rsidR="00940492" w:rsidRDefault="00940492" w:rsidP="00F73E26">
      <w:r>
        <w:separator/>
      </w:r>
    </w:p>
  </w:endnote>
  <w:endnote w:type="continuationSeparator" w:id="0">
    <w:p w14:paraId="5E3A0B03" w14:textId="77777777" w:rsidR="00940492" w:rsidRDefault="00940492" w:rsidP="00F73E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Serif Roman">
    <w:altName w:val="Mongolian Baiti"/>
    <w:charset w:val="00"/>
    <w:family w:val="auto"/>
    <w:pitch w:val="variable"/>
    <w:sig w:usb0="E10002FF" w:usb1="5201E9EB" w:usb2="02020004" w:usb3="00000000" w:csb0="0000019F" w:csb1="00000000"/>
  </w:font>
  <w:font w:name="Segoe UI">
    <w:panose1 w:val="020B0502040204020203"/>
    <w:charset w:val="00"/>
    <w:family w:val="swiss"/>
    <w:pitch w:val="variable"/>
    <w:sig w:usb0="E4002EFF" w:usb1="C000E47F" w:usb2="00000009" w:usb3="00000000" w:csb0="000001FF" w:csb1="00000000"/>
  </w:font>
  <w:font w:name="LiberationSerif">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embedRegular r:id="rId1" w:fontKey="{34C5DA99-F99D-470E-BB7A-73A4ABF5A53C}"/>
    <w:embedItalic r:id="rId2" w:fontKey="{6AE26193-4D53-46C3-956E-B6089D6F3FB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491F55B1" w:rsidR="008B7EC4" w:rsidRDefault="008B7EC4" w:rsidP="00B45DB7">
    <w:pPr>
      <w:ind w:firstLine="0"/>
      <w:jc w:val="center"/>
    </w:pPr>
  </w:p>
  <w:p w14:paraId="5346F214" w14:textId="77777777" w:rsidR="008B7EC4" w:rsidRDefault="008B7EC4" w:rsidP="00F73E2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884B3" w14:textId="77777777" w:rsidR="00940492" w:rsidRDefault="00940492" w:rsidP="00F73E26">
      <w:r>
        <w:separator/>
      </w:r>
    </w:p>
  </w:footnote>
  <w:footnote w:type="continuationSeparator" w:id="0">
    <w:p w14:paraId="33786B08" w14:textId="77777777" w:rsidR="00940492" w:rsidRDefault="00940492" w:rsidP="00F73E26">
      <w:r>
        <w:continuationSeparator/>
      </w:r>
    </w:p>
  </w:footnote>
  <w:footnote w:id="1">
    <w:p w14:paraId="5EE76140" w14:textId="5405E7EA" w:rsidR="001542DE" w:rsidRPr="00862FAC" w:rsidRDefault="001542DE" w:rsidP="001542DE">
      <w:pPr>
        <w:pStyle w:val="FootnoteText"/>
        <w:ind w:firstLine="0"/>
        <w:rPr>
          <w:rFonts w:ascii="Times New Roman" w:hAnsi="Times New Roman" w:cs="Times New Roman"/>
        </w:rPr>
      </w:pPr>
      <w:r>
        <w:rPr>
          <w:rStyle w:val="FootnoteReference"/>
        </w:rPr>
        <w:footnoteRef/>
      </w:r>
      <w:r>
        <w:t xml:space="preserve"> </w:t>
      </w:r>
      <w:r w:rsidR="00BD59FF">
        <w:rPr>
          <w:rFonts w:ascii="Times New Roman" w:hAnsi="Times New Roman" w:cs="Times New Roman"/>
        </w:rPr>
        <w:t xml:space="preserve">Deepfakes are a sub-category of AI-generated media that involve altering image, video, audio, or text to mimic and manipulate </w:t>
      </w:r>
      <w:r w:rsidR="00BD59FF" w:rsidRPr="0051790B">
        <w:rPr>
          <w:rFonts w:ascii="Times New Roman" w:hAnsi="Times New Roman" w:cs="Times New Roman"/>
          <w:i/>
          <w:iCs/>
        </w:rPr>
        <w:t>existing</w:t>
      </w:r>
      <w:r w:rsidR="00BD59FF">
        <w:rPr>
          <w:rFonts w:ascii="Times New Roman" w:hAnsi="Times New Roman" w:cs="Times New Roman"/>
        </w:rPr>
        <w:t xml:space="preserve"> individual</w:t>
      </w:r>
      <w:r w:rsidR="0051790B">
        <w:rPr>
          <w:rFonts w:ascii="Times New Roman" w:hAnsi="Times New Roman" w:cs="Times New Roman"/>
        </w:rPr>
        <w:t>s</w:t>
      </w:r>
      <w:r w:rsidR="00DC0772">
        <w:rPr>
          <w:rFonts w:ascii="Times New Roman" w:hAnsi="Times New Roman" w:cs="Times New Roman"/>
        </w:rPr>
        <w:t xml:space="preserve"> (e.g., a </w:t>
      </w:r>
      <w:r w:rsidR="00862FAC">
        <w:rPr>
          <w:rFonts w:ascii="Times New Roman" w:hAnsi="Times New Roman" w:cs="Times New Roman"/>
        </w:rPr>
        <w:t xml:space="preserve">well-known </w:t>
      </w:r>
      <w:r w:rsidR="00DC0772">
        <w:rPr>
          <w:rFonts w:ascii="Times New Roman" w:hAnsi="Times New Roman" w:cs="Times New Roman"/>
        </w:rPr>
        <w:t xml:space="preserve">politician or a </w:t>
      </w:r>
      <w:r w:rsidR="00862FAC">
        <w:rPr>
          <w:rFonts w:ascii="Times New Roman" w:hAnsi="Times New Roman" w:cs="Times New Roman"/>
        </w:rPr>
        <w:t xml:space="preserve">popular </w:t>
      </w:r>
      <w:r w:rsidR="00DC0772">
        <w:rPr>
          <w:rFonts w:ascii="Times New Roman" w:hAnsi="Times New Roman" w:cs="Times New Roman"/>
        </w:rPr>
        <w:t>celebrity)</w:t>
      </w:r>
      <w:r w:rsidR="006637CF">
        <w:rPr>
          <w:rFonts w:ascii="Times New Roman" w:hAnsi="Times New Roman" w:cs="Times New Roman"/>
        </w:rPr>
        <w:t xml:space="preserve"> (see </w:t>
      </w:r>
      <w:proofErr w:type="spellStart"/>
      <w:r w:rsidR="006637CF" w:rsidRPr="003905C4">
        <w:rPr>
          <w:rFonts w:ascii="Times New Roman" w:hAnsi="Times New Roman" w:cs="Times New Roman"/>
        </w:rPr>
        <w:t>Westerlund</w:t>
      </w:r>
      <w:proofErr w:type="spellEnd"/>
      <w:r w:rsidR="006637CF" w:rsidRPr="003905C4">
        <w:rPr>
          <w:rFonts w:ascii="Times New Roman" w:hAnsi="Times New Roman" w:cs="Times New Roman"/>
        </w:rPr>
        <w:t>, 2019</w:t>
      </w:r>
      <w:r w:rsidR="006637CF">
        <w:rPr>
          <w:rFonts w:ascii="Times New Roman" w:hAnsi="Times New Roman" w:cs="Times New Roman"/>
        </w:rPr>
        <w:t>)</w:t>
      </w:r>
      <w:r w:rsidR="00BD59FF">
        <w:rPr>
          <w:rFonts w:ascii="Times New Roman" w:hAnsi="Times New Roman" w:cs="Times New Roman"/>
        </w:rPr>
        <w:t xml:space="preserve">. </w:t>
      </w:r>
      <w:r w:rsidR="00310BF5">
        <w:rPr>
          <w:rFonts w:ascii="Times New Roman" w:hAnsi="Times New Roman" w:cs="Times New Roman"/>
        </w:rPr>
        <w:t xml:space="preserve">Synthetic media is another sub-category of AI-generated media that involves generating and manipulating content of </w:t>
      </w:r>
      <w:r w:rsidR="00DC0772" w:rsidRPr="0051790B">
        <w:rPr>
          <w:rFonts w:ascii="Times New Roman" w:hAnsi="Times New Roman" w:cs="Times New Roman"/>
          <w:i/>
          <w:iCs/>
        </w:rPr>
        <w:t>non-existing</w:t>
      </w:r>
      <w:r w:rsidR="00DC0772">
        <w:rPr>
          <w:rFonts w:ascii="Times New Roman" w:hAnsi="Times New Roman" w:cs="Times New Roman"/>
        </w:rPr>
        <w:t xml:space="preserve"> </w:t>
      </w:r>
      <w:r w:rsidR="00310BF5">
        <w:rPr>
          <w:rFonts w:ascii="Times New Roman" w:hAnsi="Times New Roman" w:cs="Times New Roman"/>
        </w:rPr>
        <w:t>individuals</w:t>
      </w:r>
      <w:r w:rsidR="005A169B">
        <w:rPr>
          <w:rFonts w:ascii="Times New Roman" w:hAnsi="Times New Roman" w:cs="Times New Roman"/>
        </w:rPr>
        <w:t xml:space="preserve">. </w:t>
      </w:r>
      <w:r w:rsidR="00862FAC" w:rsidRPr="00862FAC">
        <w:rPr>
          <w:rFonts w:ascii="Times New Roman" w:hAnsi="Times New Roman" w:cs="Times New Roman"/>
        </w:rPr>
        <w:t>For instance, the technology can be used to generate images of people who do not exist (</w:t>
      </w:r>
      <w:r w:rsidR="005A169B">
        <w:rPr>
          <w:rFonts w:ascii="Times New Roman" w:hAnsi="Times New Roman" w:cs="Times New Roman"/>
        </w:rPr>
        <w:t>such as Oliver Taylor</w:t>
      </w:r>
      <w:r w:rsidR="008F32AA">
        <w:rPr>
          <w:rFonts w:ascii="Times New Roman" w:hAnsi="Times New Roman" w:cs="Times New Roman"/>
        </w:rPr>
        <w:t xml:space="preserve"> and the fake personas mentioned above</w:t>
      </w:r>
      <w:r w:rsidR="005A169B">
        <w:rPr>
          <w:rFonts w:ascii="Times New Roman" w:hAnsi="Times New Roman" w:cs="Times New Roman"/>
        </w:rPr>
        <w:t xml:space="preserve">; </w:t>
      </w:r>
      <w:r w:rsidR="0015324C">
        <w:rPr>
          <w:rFonts w:ascii="Times New Roman" w:hAnsi="Times New Roman" w:cs="Times New Roman"/>
        </w:rPr>
        <w:t xml:space="preserve">see </w:t>
      </w:r>
      <w:r w:rsidR="0015324C" w:rsidRPr="003905C4">
        <w:rPr>
          <w:rFonts w:ascii="Times New Roman" w:hAnsi="Times New Roman" w:cs="Times New Roman"/>
        </w:rPr>
        <w:t>Hill &amp; White, 2020</w:t>
      </w:r>
      <w:r w:rsidR="00862FAC" w:rsidRPr="00862FAC">
        <w:rPr>
          <w:rFonts w:ascii="Times New Roman" w:hAnsi="Times New Roman" w:cs="Times New Roman"/>
        </w:rPr>
        <w:t>), synthetic voices that belong to no one (</w:t>
      </w:r>
      <w:r w:rsidR="0015324C" w:rsidRPr="00C45F4E">
        <w:t>McDonough, 2020</w:t>
      </w:r>
      <w:r w:rsidR="00862FAC" w:rsidRPr="00862FAC">
        <w:rPr>
          <w:rFonts w:ascii="Times New Roman" w:hAnsi="Times New Roman" w:cs="Times New Roman"/>
        </w:rPr>
        <w:t>), and synthetic text that sounds human-authored (</w:t>
      </w:r>
      <w:r w:rsidR="0015324C" w:rsidRPr="00C45F4E">
        <w:t>GPT3, 2020</w:t>
      </w:r>
      <w:r w:rsidR="00862FAC" w:rsidRPr="00862FAC">
        <w:rPr>
          <w:rFonts w:ascii="Times New Roman" w:hAnsi="Times New Roman" w:cs="Times New Roman"/>
        </w:rPr>
        <w:t>).</w:t>
      </w:r>
      <w:r w:rsidR="00862FAC">
        <w:rPr>
          <w:rFonts w:ascii="Times New Roman" w:hAnsi="Times New Roman" w:cs="Times New Roman"/>
        </w:rPr>
        <w:t xml:space="preserve"> </w:t>
      </w:r>
    </w:p>
  </w:footnote>
  <w:footnote w:id="2">
    <w:p w14:paraId="165E6E10" w14:textId="2560ED42" w:rsidR="00502AA4" w:rsidRPr="002F0038" w:rsidRDefault="00502AA4" w:rsidP="00EC0B74">
      <w:pPr>
        <w:pStyle w:val="FootnoteText"/>
        <w:ind w:firstLine="0"/>
        <w:rPr>
          <w:rFonts w:ascii="Times New Roman" w:hAnsi="Times New Roman" w:cs="Times New Roman"/>
        </w:rPr>
      </w:pPr>
      <w:r w:rsidRPr="002F0038">
        <w:rPr>
          <w:rStyle w:val="FootnoteReference"/>
          <w:rFonts w:ascii="Times New Roman" w:hAnsi="Times New Roman" w:cs="Times New Roman"/>
        </w:rPr>
        <w:footnoteRef/>
      </w:r>
      <w:r w:rsidRPr="002F0038">
        <w:rPr>
          <w:rFonts w:ascii="Times New Roman" w:hAnsi="Times New Roman" w:cs="Times New Roman"/>
        </w:rPr>
        <w:t xml:space="preserve"> </w:t>
      </w:r>
      <w:r>
        <w:rPr>
          <w:rFonts w:ascii="Times New Roman" w:hAnsi="Times New Roman" w:cs="Times New Roman"/>
        </w:rPr>
        <w:t xml:space="preserve">It’s worth noting that the </w:t>
      </w:r>
      <w:r w:rsidRPr="002F0038">
        <w:rPr>
          <w:rFonts w:ascii="Times New Roman" w:hAnsi="Times New Roman" w:cs="Times New Roman"/>
        </w:rPr>
        <w:t>Deepfake videos they selected (</w:t>
      </w:r>
      <w:r>
        <w:rPr>
          <w:rFonts w:ascii="Times New Roman" w:hAnsi="Times New Roman" w:cs="Times New Roman"/>
        </w:rPr>
        <w:t xml:space="preserve">of </w:t>
      </w:r>
      <w:r w:rsidRPr="002F0038">
        <w:rPr>
          <w:rFonts w:ascii="Times New Roman" w:hAnsi="Times New Roman" w:cs="Times New Roman"/>
        </w:rPr>
        <w:t xml:space="preserve">celebrities and politicians) did not consistently increase false memory rates </w:t>
      </w:r>
      <w:r w:rsidR="00EC0B74">
        <w:rPr>
          <w:rFonts w:ascii="Times New Roman" w:hAnsi="Times New Roman" w:cs="Times New Roman"/>
        </w:rPr>
        <w:t xml:space="preserve">relative </w:t>
      </w:r>
      <w:r w:rsidRPr="002F0038">
        <w:rPr>
          <w:rFonts w:ascii="Times New Roman" w:hAnsi="Times New Roman" w:cs="Times New Roman"/>
        </w:rPr>
        <w:t xml:space="preserve">to </w:t>
      </w:r>
      <w:r>
        <w:rPr>
          <w:rFonts w:ascii="Times New Roman" w:hAnsi="Times New Roman" w:cs="Times New Roman"/>
        </w:rPr>
        <w:t xml:space="preserve">misleading </w:t>
      </w:r>
      <w:r w:rsidRPr="002F0038">
        <w:rPr>
          <w:rFonts w:ascii="Times New Roman" w:hAnsi="Times New Roman" w:cs="Times New Roman"/>
        </w:rPr>
        <w:t>text</w:t>
      </w:r>
      <w:r>
        <w:rPr>
          <w:rFonts w:ascii="Times New Roman" w:hAnsi="Times New Roman" w:cs="Times New Roman"/>
        </w:rPr>
        <w:t xml:space="preserve"> </w:t>
      </w:r>
      <w:r w:rsidRPr="002F0038">
        <w:rPr>
          <w:rFonts w:ascii="Times New Roman" w:hAnsi="Times New Roman" w:cs="Times New Roman"/>
        </w:rPr>
        <w:t>or text-with-Deepfaked image</w:t>
      </w:r>
      <w:r w:rsidR="00362874">
        <w:rPr>
          <w:rFonts w:ascii="Times New Roman" w:hAnsi="Times New Roman" w:cs="Times New Roman"/>
        </w:rPr>
        <w:t>s</w:t>
      </w:r>
      <w:r>
        <w:rPr>
          <w:rFonts w:ascii="Times New Roman" w:hAnsi="Times New Roman" w:cs="Times New Roman"/>
        </w:rPr>
        <w:t>.</w:t>
      </w:r>
    </w:p>
  </w:footnote>
  <w:footnote w:id="3">
    <w:p w14:paraId="3FB11B34" w14:textId="77777777" w:rsidR="00502AA4" w:rsidRPr="00BA608B" w:rsidRDefault="00502AA4" w:rsidP="009421B1">
      <w:pPr>
        <w:pStyle w:val="FootnoteText"/>
        <w:ind w:firstLine="0"/>
        <w:rPr>
          <w:rFonts w:ascii="Times New Roman" w:hAnsi="Times New Roman" w:cs="Times New Roman"/>
        </w:rPr>
      </w:pPr>
      <w:r w:rsidRPr="00BA608B">
        <w:rPr>
          <w:rStyle w:val="FootnoteReference"/>
          <w:rFonts w:ascii="Times New Roman" w:hAnsi="Times New Roman" w:cs="Times New Roman"/>
        </w:rPr>
        <w:footnoteRef/>
      </w:r>
      <w:r w:rsidRPr="00BA608B">
        <w:rPr>
          <w:rFonts w:ascii="Times New Roman" w:hAnsi="Times New Roman" w:cs="Times New Roman"/>
        </w:rPr>
        <w:t xml:space="preserve"> </w:t>
      </w:r>
      <w:r>
        <w:rPr>
          <w:rFonts w:ascii="Times New Roman" w:hAnsi="Times New Roman" w:cs="Times New Roman"/>
        </w:rPr>
        <w:t xml:space="preserve">The growing realization that humans are more effective than AI when detecting certain forms of Deepfakes and that the latter are better than the former on others has led to the call for a hybrid </w:t>
      </w:r>
      <w:r w:rsidRPr="00BA608B">
        <w:rPr>
          <w:rFonts w:ascii="Times New Roman" w:hAnsi="Times New Roman" w:cs="Times New Roman"/>
        </w:rPr>
        <w:t>human</w:t>
      </w:r>
      <w:r>
        <w:rPr>
          <w:rFonts w:ascii="Times New Roman" w:hAnsi="Times New Roman" w:cs="Times New Roman"/>
        </w:rPr>
        <w:t>-</w:t>
      </w:r>
      <w:r w:rsidRPr="00BA608B">
        <w:rPr>
          <w:rFonts w:ascii="Times New Roman" w:hAnsi="Times New Roman" w:cs="Times New Roman"/>
        </w:rPr>
        <w:t>machine detection</w:t>
      </w:r>
      <w:r>
        <w:rPr>
          <w:rFonts w:ascii="Times New Roman" w:hAnsi="Times New Roman" w:cs="Times New Roman"/>
        </w:rPr>
        <w:t xml:space="preserve"> system (e.g., </w:t>
      </w:r>
      <w:r w:rsidRPr="00591243">
        <w:rPr>
          <w:rFonts w:ascii="Times New Roman" w:hAnsi="Times New Roman" w:cs="Times New Roman"/>
        </w:rPr>
        <w:t>Muller et al.</w:t>
      </w:r>
      <w:r>
        <w:rPr>
          <w:rFonts w:ascii="Times New Roman" w:hAnsi="Times New Roman" w:cs="Times New Roman"/>
        </w:rPr>
        <w:t xml:space="preserve">, </w:t>
      </w:r>
      <w:r w:rsidRPr="00591243">
        <w:rPr>
          <w:rFonts w:ascii="Times New Roman" w:hAnsi="Times New Roman" w:cs="Times New Roman"/>
        </w:rPr>
        <w:t>2021</w:t>
      </w:r>
      <w:r>
        <w:rPr>
          <w:rFonts w:ascii="Times New Roman" w:hAnsi="Times New Roman" w:cs="Times New Roman"/>
        </w:rPr>
        <w:t xml:space="preserve">; although see </w:t>
      </w:r>
      <w:r w:rsidRPr="006344E3">
        <w:rPr>
          <w:rFonts w:ascii="Times New Roman" w:hAnsi="Times New Roman" w:cs="Times New Roman"/>
        </w:rPr>
        <w:t>Groh et al.</w:t>
      </w:r>
      <w:r>
        <w:rPr>
          <w:rFonts w:ascii="Times New Roman" w:hAnsi="Times New Roman" w:cs="Times New Roman"/>
        </w:rPr>
        <w:t xml:space="preserve">, </w:t>
      </w:r>
      <w:r w:rsidRPr="006344E3">
        <w:rPr>
          <w:rFonts w:ascii="Times New Roman" w:hAnsi="Times New Roman" w:cs="Times New Roman"/>
        </w:rPr>
        <w:t>2021</w:t>
      </w:r>
      <w:r>
        <w:rPr>
          <w:rFonts w:ascii="Times New Roman" w:hAnsi="Times New Roman" w:cs="Times New Roman"/>
        </w:rPr>
        <w:t xml:space="preserve"> for caveats on this)</w:t>
      </w:r>
      <w:r w:rsidRPr="00BA608B">
        <w:rPr>
          <w:rFonts w:ascii="Times New Roman" w:hAnsi="Times New Roman" w:cs="Times New Roman"/>
        </w:rPr>
        <w:t>.</w:t>
      </w:r>
    </w:p>
  </w:footnote>
  <w:footnote w:id="4">
    <w:p w14:paraId="3940D6D6" w14:textId="7C1868AD" w:rsidR="000349EA" w:rsidRPr="000349EA" w:rsidRDefault="000349EA" w:rsidP="000349EA">
      <w:pPr>
        <w:pStyle w:val="FootnoteText"/>
        <w:ind w:firstLine="0"/>
        <w:rPr>
          <w:rFonts w:ascii="Times New Roman" w:hAnsi="Times New Roman" w:cs="Times New Roman"/>
        </w:rPr>
      </w:pPr>
      <w:r w:rsidRPr="000349EA">
        <w:rPr>
          <w:rStyle w:val="FootnoteReference"/>
          <w:rFonts w:ascii="Times New Roman" w:hAnsi="Times New Roman" w:cs="Times New Roman"/>
        </w:rPr>
        <w:footnoteRef/>
      </w:r>
      <w:r w:rsidRPr="000349EA">
        <w:rPr>
          <w:rFonts w:ascii="Times New Roman" w:hAnsi="Times New Roman" w:cs="Times New Roman"/>
        </w:rPr>
        <w:t xml:space="preserve"> </w:t>
      </w:r>
      <w:r>
        <w:rPr>
          <w:rFonts w:ascii="Times New Roman" w:hAnsi="Times New Roman" w:cs="Times New Roman"/>
        </w:rPr>
        <w:t xml:space="preserve">Note that several studies have examined </w:t>
      </w:r>
      <w:r w:rsidR="00BC7305">
        <w:rPr>
          <w:rFonts w:ascii="Times New Roman" w:hAnsi="Times New Roman" w:cs="Times New Roman"/>
        </w:rPr>
        <w:t xml:space="preserve">the public’s </w:t>
      </w:r>
      <w:r>
        <w:rPr>
          <w:rFonts w:ascii="Times New Roman" w:hAnsi="Times New Roman" w:cs="Times New Roman"/>
        </w:rPr>
        <w:t xml:space="preserve">attitudes </w:t>
      </w:r>
      <w:r w:rsidRPr="000349EA">
        <w:rPr>
          <w:rFonts w:ascii="Times New Roman" w:hAnsi="Times New Roman" w:cs="Times New Roman"/>
          <w:i/>
          <w:iCs/>
        </w:rPr>
        <w:t>towards</w:t>
      </w:r>
      <w:r>
        <w:rPr>
          <w:rFonts w:ascii="Times New Roman" w:hAnsi="Times New Roman" w:cs="Times New Roman"/>
        </w:rPr>
        <w:t xml:space="preserve"> Deepfaking as a technology (e.g., </w:t>
      </w:r>
      <w:r w:rsidRPr="000349EA">
        <w:rPr>
          <w:rFonts w:ascii="Times New Roman" w:hAnsi="Times New Roman" w:cs="Times New Roman"/>
        </w:rPr>
        <w:t xml:space="preserve">Murphy </w:t>
      </w:r>
      <w:r>
        <w:rPr>
          <w:rFonts w:ascii="Times New Roman" w:hAnsi="Times New Roman" w:cs="Times New Roman"/>
        </w:rPr>
        <w:t xml:space="preserve">&amp; </w:t>
      </w:r>
      <w:r w:rsidRPr="000349EA">
        <w:rPr>
          <w:rFonts w:ascii="Times New Roman" w:hAnsi="Times New Roman" w:cs="Times New Roman"/>
        </w:rPr>
        <w:t>Flynn</w:t>
      </w:r>
      <w:r>
        <w:rPr>
          <w:rFonts w:ascii="Times New Roman" w:hAnsi="Times New Roman" w:cs="Times New Roman"/>
        </w:rPr>
        <w:t xml:space="preserve">, </w:t>
      </w:r>
      <w:r w:rsidRPr="000349EA">
        <w:rPr>
          <w:rFonts w:ascii="Times New Roman" w:hAnsi="Times New Roman" w:cs="Times New Roman"/>
        </w:rPr>
        <w:t>2021</w:t>
      </w:r>
      <w:r>
        <w:rPr>
          <w:rFonts w:ascii="Times New Roman" w:hAnsi="Times New Roman" w:cs="Times New Roman"/>
        </w:rPr>
        <w:t xml:space="preserve">). However this </w:t>
      </w:r>
      <w:r w:rsidR="00BC7305">
        <w:rPr>
          <w:rFonts w:ascii="Times New Roman" w:hAnsi="Times New Roman" w:cs="Times New Roman"/>
        </w:rPr>
        <w:t xml:space="preserve">is significantly different from </w:t>
      </w:r>
      <w:r>
        <w:rPr>
          <w:rFonts w:ascii="Times New Roman" w:hAnsi="Times New Roman" w:cs="Times New Roman"/>
        </w:rPr>
        <w:t xml:space="preserve">manipulating attitudes using Deepfakes. </w:t>
      </w:r>
    </w:p>
  </w:footnote>
  <w:footnote w:id="5">
    <w:p w14:paraId="16CDE846" w14:textId="666B3F4D" w:rsidR="00351891" w:rsidRDefault="00351891" w:rsidP="00351891">
      <w:pPr>
        <w:pStyle w:val="FootnoteText"/>
        <w:ind w:firstLine="0"/>
        <w:rPr>
          <w:rFonts w:ascii="Times New Roman" w:hAnsi="Times New Roman" w:cs="Times New Roman"/>
        </w:rPr>
      </w:pPr>
      <w:r w:rsidRPr="00833C18">
        <w:rPr>
          <w:rStyle w:val="FootnoteReference"/>
          <w:rFonts w:ascii="Times New Roman" w:hAnsi="Times New Roman" w:cs="Times New Roman"/>
        </w:rPr>
        <w:footnoteRef/>
      </w:r>
      <w:r w:rsidRPr="00833C18">
        <w:rPr>
          <w:rFonts w:ascii="Times New Roman" w:hAnsi="Times New Roman" w:cs="Times New Roman"/>
        </w:rPr>
        <w:t xml:space="preserve"> </w:t>
      </w:r>
      <w:r>
        <w:rPr>
          <w:rFonts w:ascii="Times New Roman" w:hAnsi="Times New Roman" w:cs="Times New Roman"/>
        </w:rPr>
        <w:t xml:space="preserve">Both </w:t>
      </w:r>
      <w:r w:rsidRPr="00833C18">
        <w:rPr>
          <w:rFonts w:ascii="Times New Roman" w:hAnsi="Times New Roman" w:cs="Times New Roman"/>
        </w:rPr>
        <w:t>technique</w:t>
      </w:r>
      <w:r>
        <w:rPr>
          <w:rFonts w:ascii="Times New Roman" w:hAnsi="Times New Roman" w:cs="Times New Roman"/>
        </w:rPr>
        <w:t>s</w:t>
      </w:r>
      <w:r w:rsidRPr="00833C18">
        <w:rPr>
          <w:rFonts w:ascii="Times New Roman" w:hAnsi="Times New Roman" w:cs="Times New Roman"/>
        </w:rPr>
        <w:t xml:space="preserve"> </w:t>
      </w:r>
      <w:r>
        <w:rPr>
          <w:rFonts w:ascii="Times New Roman" w:hAnsi="Times New Roman" w:cs="Times New Roman"/>
        </w:rPr>
        <w:t xml:space="preserve">are </w:t>
      </w:r>
      <w:r w:rsidRPr="00833C18">
        <w:rPr>
          <w:rFonts w:ascii="Times New Roman" w:hAnsi="Times New Roman" w:cs="Times New Roman"/>
        </w:rPr>
        <w:t xml:space="preserve">ripe for abuse. </w:t>
      </w:r>
      <w:r>
        <w:rPr>
          <w:rFonts w:ascii="Times New Roman" w:hAnsi="Times New Roman" w:cs="Times New Roman"/>
        </w:rPr>
        <w:t xml:space="preserve">For instance, the ‘cut-and-paste’ method </w:t>
      </w:r>
      <w:r w:rsidRPr="00833C18">
        <w:rPr>
          <w:rFonts w:ascii="Times New Roman" w:hAnsi="Times New Roman" w:cs="Times New Roman"/>
        </w:rPr>
        <w:t>can be used to extract statements made by a political candidate from one video (e.g., where they genuinely talk about the dangers that climate change pose), modify them, and insert them into a completely different video, where they now appear to warn about the dangers that racial outgroups pose. It can also be used to ‘scrape’ publicly available content from a person’s social media account and Deepfake them for malicious (blackmailing) purposes.</w:t>
      </w:r>
      <w:r>
        <w:rPr>
          <w:rFonts w:ascii="Times New Roman" w:hAnsi="Times New Roman" w:cs="Times New Roman"/>
        </w:rPr>
        <w:t xml:space="preserve"> The ‘fabricate from scratch’ method can </w:t>
      </w:r>
      <w:r w:rsidRPr="00EE3AD2">
        <w:rPr>
          <w:rFonts w:ascii="Times New Roman" w:hAnsi="Times New Roman" w:cs="Times New Roman"/>
        </w:rPr>
        <w:t>be used to place words in the mouth of a political opponent, discredit activists, or for purposes of identity theft or impersonation (e.g., Bateman, 2020).</w:t>
      </w:r>
    </w:p>
    <w:p w14:paraId="74548EA2" w14:textId="77777777" w:rsidR="00351891" w:rsidRPr="00833C18" w:rsidRDefault="00351891" w:rsidP="00351891">
      <w:pPr>
        <w:pStyle w:val="FootnoteText"/>
        <w:ind w:firstLine="0"/>
        <w:rPr>
          <w:rFonts w:ascii="Times New Roman" w:hAnsi="Times New Roman" w:cs="Times New Roman"/>
        </w:rPr>
      </w:pPr>
    </w:p>
  </w:footnote>
  <w:footnote w:id="6">
    <w:p w14:paraId="2722CF02" w14:textId="6ABA3A4E" w:rsidR="000E4A12" w:rsidRPr="000E4A12" w:rsidRDefault="000E4A12" w:rsidP="00177D1E">
      <w:pPr>
        <w:pStyle w:val="FootnoteText"/>
        <w:ind w:firstLine="0"/>
        <w:rPr>
          <w:rFonts w:ascii="Times New Roman" w:hAnsi="Times New Roman" w:cs="Times New Roman"/>
        </w:rPr>
      </w:pPr>
      <w:r w:rsidRPr="000E4A12">
        <w:rPr>
          <w:rStyle w:val="FootnoteReference"/>
          <w:rFonts w:ascii="Times New Roman" w:hAnsi="Times New Roman" w:cs="Times New Roman"/>
        </w:rPr>
        <w:footnoteRef/>
      </w:r>
      <w:r w:rsidRPr="000E4A12">
        <w:rPr>
          <w:rFonts w:ascii="Times New Roman" w:hAnsi="Times New Roman" w:cs="Times New Roman"/>
        </w:rPr>
        <w:t xml:space="preserve"> </w:t>
      </w:r>
      <w:bookmarkStart w:id="3" w:name="_Hlk100754114"/>
      <w:r w:rsidR="00C3721B">
        <w:rPr>
          <w:rFonts w:ascii="Times New Roman" w:hAnsi="Times New Roman" w:cs="Times New Roman"/>
        </w:rPr>
        <w:t xml:space="preserve">Research indicates </w:t>
      </w:r>
      <w:r w:rsidR="00872DAE">
        <w:rPr>
          <w:rFonts w:ascii="Times New Roman" w:hAnsi="Times New Roman" w:cs="Times New Roman"/>
        </w:rPr>
        <w:t xml:space="preserve">that </w:t>
      </w:r>
      <w:r w:rsidR="00723946">
        <w:rPr>
          <w:rFonts w:ascii="Times New Roman" w:hAnsi="Times New Roman" w:cs="Times New Roman"/>
        </w:rPr>
        <w:t xml:space="preserve">media </w:t>
      </w:r>
      <w:r w:rsidR="00872DAE">
        <w:rPr>
          <w:rFonts w:ascii="Times New Roman" w:hAnsi="Times New Roman" w:cs="Times New Roman"/>
        </w:rPr>
        <w:t xml:space="preserve">can exert a psychological influence over the recipient even when cues </w:t>
      </w:r>
      <w:r w:rsidR="003A08A8">
        <w:rPr>
          <w:rFonts w:ascii="Times New Roman" w:hAnsi="Times New Roman" w:cs="Times New Roman"/>
        </w:rPr>
        <w:t xml:space="preserve">are present that </w:t>
      </w:r>
      <w:r w:rsidR="00872DAE">
        <w:rPr>
          <w:rFonts w:ascii="Times New Roman" w:hAnsi="Times New Roman" w:cs="Times New Roman"/>
        </w:rPr>
        <w:t>undermin</w:t>
      </w:r>
      <w:r w:rsidR="003A08A8">
        <w:rPr>
          <w:rFonts w:ascii="Times New Roman" w:hAnsi="Times New Roman" w:cs="Times New Roman"/>
        </w:rPr>
        <w:t>e</w:t>
      </w:r>
      <w:r w:rsidR="00872DAE">
        <w:rPr>
          <w:rFonts w:ascii="Times New Roman" w:hAnsi="Times New Roman" w:cs="Times New Roman"/>
        </w:rPr>
        <w:t xml:space="preserve"> </w:t>
      </w:r>
      <w:r w:rsidR="003A08A8">
        <w:rPr>
          <w:rFonts w:ascii="Times New Roman" w:hAnsi="Times New Roman" w:cs="Times New Roman"/>
        </w:rPr>
        <w:t xml:space="preserve">the </w:t>
      </w:r>
      <w:r w:rsidR="00872DAE">
        <w:rPr>
          <w:rFonts w:ascii="Times New Roman" w:hAnsi="Times New Roman" w:cs="Times New Roman"/>
        </w:rPr>
        <w:t>validity</w:t>
      </w:r>
      <w:r w:rsidR="00231272">
        <w:rPr>
          <w:rFonts w:ascii="Times New Roman" w:hAnsi="Times New Roman" w:cs="Times New Roman"/>
        </w:rPr>
        <w:t xml:space="preserve"> and thus believability</w:t>
      </w:r>
      <w:r w:rsidR="003A08A8">
        <w:rPr>
          <w:rFonts w:ascii="Times New Roman" w:hAnsi="Times New Roman" w:cs="Times New Roman"/>
        </w:rPr>
        <w:t xml:space="preserve"> of what is being communicated</w:t>
      </w:r>
      <w:r w:rsidR="00872DAE">
        <w:rPr>
          <w:rFonts w:ascii="Times New Roman" w:hAnsi="Times New Roman" w:cs="Times New Roman"/>
        </w:rPr>
        <w:t>.</w:t>
      </w:r>
      <w:r w:rsidR="00EB3AB0">
        <w:rPr>
          <w:rFonts w:ascii="Times New Roman" w:hAnsi="Times New Roman" w:cs="Times New Roman"/>
        </w:rPr>
        <w:t xml:space="preserve"> </w:t>
      </w:r>
      <w:r w:rsidR="00723946">
        <w:rPr>
          <w:rFonts w:ascii="Times New Roman" w:hAnsi="Times New Roman" w:cs="Times New Roman"/>
        </w:rPr>
        <w:t>For instance</w:t>
      </w:r>
      <w:r w:rsidR="00C3721B">
        <w:rPr>
          <w:rFonts w:ascii="Times New Roman" w:hAnsi="Times New Roman" w:cs="Times New Roman"/>
        </w:rPr>
        <w:t xml:space="preserve">, </w:t>
      </w:r>
      <w:r w:rsidR="00BD6722">
        <w:rPr>
          <w:rFonts w:ascii="Times New Roman" w:hAnsi="Times New Roman" w:cs="Times New Roman"/>
        </w:rPr>
        <w:t xml:space="preserve">many </w:t>
      </w:r>
      <w:r w:rsidR="00C3721B">
        <w:rPr>
          <w:rFonts w:ascii="Times New Roman" w:hAnsi="Times New Roman" w:cs="Times New Roman"/>
        </w:rPr>
        <w:t xml:space="preserve">social media </w:t>
      </w:r>
      <w:r w:rsidR="003A08A8">
        <w:rPr>
          <w:rFonts w:ascii="Times New Roman" w:hAnsi="Times New Roman" w:cs="Times New Roman"/>
        </w:rPr>
        <w:t xml:space="preserve">images </w:t>
      </w:r>
      <w:r w:rsidR="00C3721B">
        <w:rPr>
          <w:rFonts w:ascii="Times New Roman" w:hAnsi="Times New Roman" w:cs="Times New Roman"/>
        </w:rPr>
        <w:t xml:space="preserve">are edited to create an idealized bodily image and viewing </w:t>
      </w:r>
      <w:r w:rsidR="00BD6722">
        <w:rPr>
          <w:rFonts w:ascii="Times New Roman" w:hAnsi="Times New Roman" w:cs="Times New Roman"/>
        </w:rPr>
        <w:t xml:space="preserve">them </w:t>
      </w:r>
      <w:r w:rsidR="00C3721B">
        <w:rPr>
          <w:rFonts w:ascii="Times New Roman" w:hAnsi="Times New Roman" w:cs="Times New Roman"/>
        </w:rPr>
        <w:t xml:space="preserve">can exert a negative psychological impact on the viewer. </w:t>
      </w:r>
      <w:r w:rsidR="003A08A8">
        <w:rPr>
          <w:rFonts w:ascii="Times New Roman" w:hAnsi="Times New Roman" w:cs="Times New Roman"/>
        </w:rPr>
        <w:t xml:space="preserve">This </w:t>
      </w:r>
      <w:r w:rsidR="00997C47">
        <w:rPr>
          <w:rFonts w:ascii="Times New Roman" w:hAnsi="Times New Roman" w:cs="Times New Roman"/>
        </w:rPr>
        <w:t xml:space="preserve">negative </w:t>
      </w:r>
      <w:r w:rsidR="00C3721B">
        <w:rPr>
          <w:rFonts w:ascii="Times New Roman" w:hAnsi="Times New Roman" w:cs="Times New Roman"/>
        </w:rPr>
        <w:t xml:space="preserve">impact </w:t>
      </w:r>
      <w:r w:rsidR="003A08A8">
        <w:rPr>
          <w:rFonts w:ascii="Times New Roman" w:hAnsi="Times New Roman" w:cs="Times New Roman"/>
        </w:rPr>
        <w:t xml:space="preserve">persists </w:t>
      </w:r>
      <w:r w:rsidR="00C3721B">
        <w:rPr>
          <w:rFonts w:ascii="Times New Roman" w:hAnsi="Times New Roman" w:cs="Times New Roman"/>
        </w:rPr>
        <w:t xml:space="preserve">even when disclaimers </w:t>
      </w:r>
      <w:r w:rsidR="00231272">
        <w:rPr>
          <w:rFonts w:ascii="Times New Roman" w:hAnsi="Times New Roman" w:cs="Times New Roman"/>
        </w:rPr>
        <w:t xml:space="preserve">(cues) </w:t>
      </w:r>
      <w:r w:rsidR="00C3721B">
        <w:rPr>
          <w:rFonts w:ascii="Times New Roman" w:hAnsi="Times New Roman" w:cs="Times New Roman"/>
        </w:rPr>
        <w:t xml:space="preserve">are </w:t>
      </w:r>
      <w:r w:rsidR="00997C47">
        <w:rPr>
          <w:rFonts w:ascii="Times New Roman" w:hAnsi="Times New Roman" w:cs="Times New Roman"/>
        </w:rPr>
        <w:t xml:space="preserve">attached to images </w:t>
      </w:r>
      <w:r w:rsidR="00C3721B">
        <w:rPr>
          <w:rFonts w:ascii="Times New Roman" w:hAnsi="Times New Roman" w:cs="Times New Roman"/>
        </w:rPr>
        <w:t>explicitly call</w:t>
      </w:r>
      <w:r w:rsidR="00997C47">
        <w:rPr>
          <w:rFonts w:ascii="Times New Roman" w:hAnsi="Times New Roman" w:cs="Times New Roman"/>
        </w:rPr>
        <w:t>ing</w:t>
      </w:r>
      <w:r w:rsidR="00C3721B">
        <w:rPr>
          <w:rFonts w:ascii="Times New Roman" w:hAnsi="Times New Roman" w:cs="Times New Roman"/>
        </w:rPr>
        <w:t xml:space="preserve"> into question </w:t>
      </w:r>
      <w:r w:rsidR="00997C47">
        <w:rPr>
          <w:rFonts w:ascii="Times New Roman" w:hAnsi="Times New Roman" w:cs="Times New Roman"/>
        </w:rPr>
        <w:t xml:space="preserve">their </w:t>
      </w:r>
      <w:r w:rsidR="00C3721B">
        <w:rPr>
          <w:rFonts w:ascii="Times New Roman" w:hAnsi="Times New Roman" w:cs="Times New Roman"/>
        </w:rPr>
        <w:t xml:space="preserve">authenticity </w:t>
      </w:r>
      <w:r w:rsidR="0022074F">
        <w:rPr>
          <w:rFonts w:ascii="Times New Roman" w:hAnsi="Times New Roman" w:cs="Times New Roman"/>
        </w:rPr>
        <w:t>(</w:t>
      </w:r>
      <w:r w:rsidR="00177D1E">
        <w:rPr>
          <w:rFonts w:ascii="Times New Roman" w:hAnsi="Times New Roman" w:cs="Times New Roman"/>
        </w:rPr>
        <w:t xml:space="preserve">e.g., </w:t>
      </w:r>
      <w:r w:rsidR="00F63B6A" w:rsidRPr="00F63B6A">
        <w:rPr>
          <w:rFonts w:ascii="Times New Roman" w:hAnsi="Times New Roman" w:cs="Times New Roman"/>
        </w:rPr>
        <w:t>Livingston</w:t>
      </w:r>
      <w:r w:rsidR="00D21620">
        <w:rPr>
          <w:rFonts w:ascii="Times New Roman" w:hAnsi="Times New Roman" w:cs="Times New Roman"/>
        </w:rPr>
        <w:t xml:space="preserve"> et al., </w:t>
      </w:r>
      <w:r w:rsidR="00F63B6A" w:rsidRPr="00F63B6A">
        <w:rPr>
          <w:rFonts w:ascii="Times New Roman" w:hAnsi="Times New Roman" w:cs="Times New Roman"/>
        </w:rPr>
        <w:t>2020</w:t>
      </w:r>
      <w:r w:rsidR="0022074F">
        <w:rPr>
          <w:rFonts w:ascii="Times New Roman" w:hAnsi="Times New Roman" w:cs="Times New Roman"/>
        </w:rPr>
        <w:t>).</w:t>
      </w:r>
      <w:r w:rsidR="00231272">
        <w:rPr>
          <w:rFonts w:ascii="Times New Roman" w:hAnsi="Times New Roman" w:cs="Times New Roman"/>
        </w:rPr>
        <w:t xml:space="preserve"> </w:t>
      </w:r>
      <w:r w:rsidR="003A08A8">
        <w:rPr>
          <w:rFonts w:ascii="Times New Roman" w:hAnsi="Times New Roman" w:cs="Times New Roman"/>
        </w:rPr>
        <w:t>R</w:t>
      </w:r>
      <w:r w:rsidR="00231272">
        <w:rPr>
          <w:rFonts w:ascii="Times New Roman" w:hAnsi="Times New Roman" w:cs="Times New Roman"/>
        </w:rPr>
        <w:t xml:space="preserve">esearch on fake news shows that </w:t>
      </w:r>
      <w:r w:rsidR="00997C47">
        <w:rPr>
          <w:rFonts w:ascii="Times New Roman" w:hAnsi="Times New Roman" w:cs="Times New Roman"/>
        </w:rPr>
        <w:t xml:space="preserve">people </w:t>
      </w:r>
      <w:r w:rsidR="00E705BE">
        <w:rPr>
          <w:rFonts w:ascii="Times New Roman" w:hAnsi="Times New Roman" w:cs="Times New Roman"/>
        </w:rPr>
        <w:t xml:space="preserve">can </w:t>
      </w:r>
      <w:r w:rsidR="00997C47">
        <w:rPr>
          <w:rFonts w:ascii="Times New Roman" w:hAnsi="Times New Roman" w:cs="Times New Roman"/>
        </w:rPr>
        <w:t xml:space="preserve">continue to believe and </w:t>
      </w:r>
      <w:r w:rsidR="003A08A8">
        <w:rPr>
          <w:rFonts w:ascii="Times New Roman" w:hAnsi="Times New Roman" w:cs="Times New Roman"/>
        </w:rPr>
        <w:t xml:space="preserve">intend to </w:t>
      </w:r>
      <w:r w:rsidR="00997C47">
        <w:rPr>
          <w:rFonts w:ascii="Times New Roman" w:hAnsi="Times New Roman" w:cs="Times New Roman"/>
        </w:rPr>
        <w:t xml:space="preserve">share misinformation despite knowing it is </w:t>
      </w:r>
      <w:r w:rsidR="00ED34C2">
        <w:rPr>
          <w:rFonts w:ascii="Times New Roman" w:hAnsi="Times New Roman" w:cs="Times New Roman"/>
        </w:rPr>
        <w:t xml:space="preserve">being </w:t>
      </w:r>
      <w:r w:rsidR="00997C47">
        <w:rPr>
          <w:rFonts w:ascii="Times New Roman" w:hAnsi="Times New Roman" w:cs="Times New Roman"/>
        </w:rPr>
        <w:t xml:space="preserve">communicated by a low quality source (see </w:t>
      </w:r>
      <w:r w:rsidR="00ED34C2" w:rsidRPr="00ED34C2">
        <w:rPr>
          <w:rFonts w:ascii="Times New Roman" w:hAnsi="Times New Roman" w:cs="Times New Roman"/>
        </w:rPr>
        <w:t>Pennycook</w:t>
      </w:r>
      <w:r w:rsidR="00ED34C2">
        <w:rPr>
          <w:rFonts w:ascii="Times New Roman" w:hAnsi="Times New Roman" w:cs="Times New Roman"/>
        </w:rPr>
        <w:t xml:space="preserve"> </w:t>
      </w:r>
      <w:r w:rsidR="00ED34C2" w:rsidRPr="00ED34C2">
        <w:rPr>
          <w:rFonts w:ascii="Times New Roman" w:hAnsi="Times New Roman" w:cs="Times New Roman"/>
        </w:rPr>
        <w:t>&amp; Rand, 2021</w:t>
      </w:r>
      <w:r w:rsidR="00997C47">
        <w:rPr>
          <w:rFonts w:ascii="Times New Roman" w:hAnsi="Times New Roman" w:cs="Times New Roman"/>
        </w:rPr>
        <w:t>).</w:t>
      </w:r>
      <w:r w:rsidR="0055588D">
        <w:rPr>
          <w:rFonts w:ascii="Times New Roman" w:hAnsi="Times New Roman" w:cs="Times New Roman"/>
        </w:rPr>
        <w:t xml:space="preserve"> </w:t>
      </w:r>
      <w:r w:rsidR="00EB69A8">
        <w:rPr>
          <w:rFonts w:ascii="Times New Roman" w:hAnsi="Times New Roman" w:cs="Times New Roman"/>
        </w:rPr>
        <w:t xml:space="preserve">Thus it may be that </w:t>
      </w:r>
      <w:r w:rsidR="0055588D">
        <w:rPr>
          <w:rFonts w:ascii="Times New Roman" w:hAnsi="Times New Roman" w:cs="Times New Roman"/>
        </w:rPr>
        <w:t>Deepfakes also exert an impact on attitudes and intentions</w:t>
      </w:r>
      <w:r w:rsidR="003A08A8">
        <w:rPr>
          <w:rFonts w:ascii="Times New Roman" w:hAnsi="Times New Roman" w:cs="Times New Roman"/>
        </w:rPr>
        <w:t xml:space="preserve"> </w:t>
      </w:r>
      <w:r w:rsidR="0055588D">
        <w:rPr>
          <w:rFonts w:ascii="Times New Roman" w:hAnsi="Times New Roman" w:cs="Times New Roman"/>
        </w:rPr>
        <w:t xml:space="preserve">despite the presence of cues </w:t>
      </w:r>
      <w:r w:rsidR="00BD6722">
        <w:rPr>
          <w:rFonts w:ascii="Times New Roman" w:hAnsi="Times New Roman" w:cs="Times New Roman"/>
        </w:rPr>
        <w:t xml:space="preserve">(artefacts) </w:t>
      </w:r>
      <w:r w:rsidR="0055588D">
        <w:rPr>
          <w:rFonts w:ascii="Times New Roman" w:hAnsi="Times New Roman" w:cs="Times New Roman"/>
        </w:rPr>
        <w:t>call</w:t>
      </w:r>
      <w:r w:rsidR="00BD6722">
        <w:rPr>
          <w:rFonts w:ascii="Times New Roman" w:hAnsi="Times New Roman" w:cs="Times New Roman"/>
        </w:rPr>
        <w:t>ing</w:t>
      </w:r>
      <w:r w:rsidR="0055588D">
        <w:rPr>
          <w:rFonts w:ascii="Times New Roman" w:hAnsi="Times New Roman" w:cs="Times New Roman"/>
        </w:rPr>
        <w:t xml:space="preserve"> their authenticity into question.</w:t>
      </w:r>
      <w:bookmarkEnd w:id="3"/>
    </w:p>
  </w:footnote>
  <w:footnote w:id="7">
    <w:p w14:paraId="03549F6B" w14:textId="78762E7A" w:rsidR="0047714A" w:rsidRDefault="0047714A" w:rsidP="0047714A">
      <w:pPr>
        <w:pStyle w:val="FootnoteText"/>
        <w:ind w:firstLine="0"/>
      </w:pPr>
      <w:r>
        <w:rPr>
          <w:rStyle w:val="FootnoteReference"/>
        </w:rPr>
        <w:footnoteRef/>
      </w:r>
      <w:r>
        <w:t xml:space="preserve"> </w:t>
      </w:r>
      <w:r w:rsidRPr="00D10605">
        <w:t xml:space="preserve">If </w:t>
      </w:r>
      <w:r w:rsidR="000E4A12">
        <w:t xml:space="preserve">Deepfaked audio can manipulate our attitudes and intentions then </w:t>
      </w:r>
      <w:r w:rsidRPr="00D10605">
        <w:t xml:space="preserve">this would provide a cheaper, less resource intensive, and more widely available method of </w:t>
      </w:r>
      <w:r w:rsidR="000E4A12">
        <w:t xml:space="preserve">psychological </w:t>
      </w:r>
      <w:r w:rsidRPr="00D10605">
        <w:t xml:space="preserve">manipulation than video content. </w:t>
      </w:r>
      <w:r w:rsidR="000E4A12">
        <w:t xml:space="preserve">The fact that </w:t>
      </w:r>
      <w:r w:rsidRPr="00D10605">
        <w:t xml:space="preserve">hackers recently Deepfaked a CEO’s voice and used it to trick an employee into initiating a six-figure wire transfer </w:t>
      </w:r>
      <w:r w:rsidR="000E4A12">
        <w:t>support</w:t>
      </w:r>
      <w:r w:rsidR="00AF2934">
        <w:t>s</w:t>
      </w:r>
      <w:r w:rsidR="000E4A12">
        <w:t xml:space="preserve"> the idea that Deepfaked audio </w:t>
      </w:r>
      <w:r w:rsidR="007F1B40">
        <w:t xml:space="preserve">may have such an effect </w:t>
      </w:r>
      <w:r w:rsidRPr="00D10605">
        <w:t>(Stupp, 20</w:t>
      </w:r>
      <w:r w:rsidR="00D21620">
        <w:t>19</w:t>
      </w:r>
      <w:r w:rsidR="00E46EB6">
        <w:t xml:space="preserve">; also see </w:t>
      </w:r>
      <w:r w:rsidR="00E46EB6" w:rsidRPr="00D21620">
        <w:t>Tran, 2021</w:t>
      </w:r>
      <w:r w:rsidRPr="00D10605">
        <w:t>).</w:t>
      </w:r>
    </w:p>
    <w:p w14:paraId="5E1B9D02" w14:textId="77777777" w:rsidR="002E5411" w:rsidRDefault="002E5411" w:rsidP="0047714A">
      <w:pPr>
        <w:pStyle w:val="FootnoteText"/>
        <w:ind w:firstLine="0"/>
      </w:pPr>
    </w:p>
  </w:footnote>
  <w:footnote w:id="8">
    <w:p w14:paraId="519F551E" w14:textId="19D42C04" w:rsidR="007E3A99" w:rsidRDefault="007E3A99" w:rsidP="007E3A99">
      <w:pPr>
        <w:pStyle w:val="FootnoteText"/>
        <w:ind w:firstLine="0"/>
      </w:pPr>
      <w:r>
        <w:rPr>
          <w:rStyle w:val="FootnoteReference"/>
        </w:rPr>
        <w:footnoteRef/>
      </w:r>
      <w:r>
        <w:t xml:space="preserve"> We carried out two additional exploratory studies that are not reported here. These studies were precursors to </w:t>
      </w:r>
      <w:r w:rsidR="00E2591C">
        <w:t xml:space="preserve">Experiments 1-4 </w:t>
      </w:r>
      <w:r>
        <w:t xml:space="preserve">and sought to determine if authentic videos are capable of changing implicit and explicit attitudes towards a target individual. </w:t>
      </w:r>
      <w:r w:rsidR="00E2591C">
        <w:t xml:space="preserve">We found that </w:t>
      </w:r>
      <w:r>
        <w:t xml:space="preserve">authentic videos </w:t>
      </w:r>
      <w:r w:rsidR="00E2591C">
        <w:t xml:space="preserve">indeed </w:t>
      </w:r>
      <w:r>
        <w:t xml:space="preserve">led to strong changes in implicit and explicit attitudes (see </w:t>
      </w:r>
      <w:hyperlink r:id="rId1" w:history="1">
        <w:r w:rsidRPr="00F739AF">
          <w:rPr>
            <w:rStyle w:val="Hyperlink"/>
          </w:rPr>
          <w:t>https://osf.io/f6ajb/</w:t>
        </w:r>
      </w:hyperlink>
      <w:r>
        <w:t xml:space="preserve">). </w:t>
      </w:r>
    </w:p>
  </w:footnote>
  <w:footnote w:id="9">
    <w:p w14:paraId="25B3D0EC" w14:textId="1D315F60" w:rsidR="00DE15A0" w:rsidRPr="00DE15A0" w:rsidRDefault="00DE15A0" w:rsidP="00DE15A0">
      <w:pPr>
        <w:ind w:firstLine="0"/>
        <w:rPr>
          <w:rFonts w:ascii="Times New Roman" w:hAnsi="Times New Roman" w:cs="Times New Roman"/>
          <w:sz w:val="20"/>
          <w:szCs w:val="20"/>
        </w:rPr>
      </w:pPr>
      <w:r w:rsidRPr="00DE15A0">
        <w:rPr>
          <w:rStyle w:val="FootnoteReference"/>
          <w:rFonts w:ascii="Times New Roman" w:hAnsi="Times New Roman" w:cs="Times New Roman"/>
          <w:sz w:val="20"/>
          <w:szCs w:val="20"/>
        </w:rPr>
        <w:footnoteRef/>
      </w:r>
      <w:r w:rsidRPr="00DE15A0">
        <w:rPr>
          <w:rFonts w:ascii="Times New Roman" w:hAnsi="Times New Roman" w:cs="Times New Roman"/>
          <w:sz w:val="20"/>
          <w:szCs w:val="20"/>
        </w:rPr>
        <w:t xml:space="preserve"> </w:t>
      </w:r>
      <w:r w:rsidR="00201053">
        <w:rPr>
          <w:rFonts w:ascii="Times New Roman" w:hAnsi="Times New Roman" w:cs="Times New Roman"/>
          <w:sz w:val="20"/>
          <w:szCs w:val="20"/>
        </w:rPr>
        <w:t>I</w:t>
      </w:r>
      <w:r w:rsidRPr="00DE15A0">
        <w:rPr>
          <w:rFonts w:ascii="Times New Roman" w:hAnsi="Times New Roman" w:cs="Times New Roman"/>
          <w:sz w:val="20"/>
          <w:szCs w:val="20"/>
        </w:rPr>
        <w:t xml:space="preserve">t quickly became apparent that questions about the relationship between demographic, individual difference factors, attitudes, and </w:t>
      </w:r>
      <w:r w:rsidR="008369DF">
        <w:rPr>
          <w:rFonts w:ascii="Times New Roman" w:hAnsi="Times New Roman" w:cs="Times New Roman"/>
          <w:sz w:val="20"/>
          <w:szCs w:val="20"/>
        </w:rPr>
        <w:t>d</w:t>
      </w:r>
      <w:r w:rsidRPr="00DE15A0">
        <w:rPr>
          <w:rFonts w:ascii="Times New Roman" w:hAnsi="Times New Roman" w:cs="Times New Roman"/>
          <w:sz w:val="20"/>
          <w:szCs w:val="20"/>
        </w:rPr>
        <w:t xml:space="preserve">eepfake detection was itself a separate line of work, and one that extended beyond the remit of </w:t>
      </w:r>
      <w:r w:rsidR="00201053">
        <w:rPr>
          <w:rFonts w:ascii="Times New Roman" w:hAnsi="Times New Roman" w:cs="Times New Roman"/>
          <w:sz w:val="20"/>
          <w:szCs w:val="20"/>
        </w:rPr>
        <w:t xml:space="preserve">our </w:t>
      </w:r>
      <w:r w:rsidRPr="00DE15A0">
        <w:rPr>
          <w:rFonts w:ascii="Times New Roman" w:hAnsi="Times New Roman" w:cs="Times New Roman"/>
          <w:sz w:val="20"/>
          <w:szCs w:val="20"/>
        </w:rPr>
        <w:t xml:space="preserve">research agenda. As such, these additional measures were not analyzed in this paper (but </w:t>
      </w:r>
      <w:r w:rsidR="008369DF">
        <w:rPr>
          <w:rFonts w:ascii="Times New Roman" w:hAnsi="Times New Roman" w:cs="Times New Roman"/>
          <w:sz w:val="20"/>
          <w:szCs w:val="20"/>
        </w:rPr>
        <w:t xml:space="preserve">still </w:t>
      </w:r>
      <w:r w:rsidRPr="00DE15A0">
        <w:rPr>
          <w:rFonts w:ascii="Times New Roman" w:hAnsi="Times New Roman" w:cs="Times New Roman"/>
          <w:sz w:val="20"/>
          <w:szCs w:val="20"/>
        </w:rPr>
        <w:t xml:space="preserve">reported for transparency purposes). We have </w:t>
      </w:r>
      <w:r w:rsidR="008D0A4E">
        <w:rPr>
          <w:rFonts w:ascii="Times New Roman" w:hAnsi="Times New Roman" w:cs="Times New Roman"/>
          <w:sz w:val="20"/>
          <w:szCs w:val="20"/>
        </w:rPr>
        <w:t xml:space="preserve">also </w:t>
      </w:r>
      <w:r w:rsidRPr="00DE15A0">
        <w:rPr>
          <w:rFonts w:ascii="Times New Roman" w:hAnsi="Times New Roman" w:cs="Times New Roman"/>
          <w:sz w:val="20"/>
          <w:szCs w:val="20"/>
        </w:rPr>
        <w:t xml:space="preserve">made all data and analyses related to demographic and individual difference factors available to others (see </w:t>
      </w:r>
      <w:hyperlink r:id="rId2" w:history="1">
        <w:r w:rsidRPr="00DE15A0">
          <w:rPr>
            <w:rStyle w:val="Hyperlink"/>
            <w:rFonts w:ascii="Times New Roman" w:hAnsi="Times New Roman" w:cs="Times New Roman"/>
            <w:sz w:val="20"/>
            <w:szCs w:val="20"/>
          </w:rPr>
          <w:t>https://osf.io/f6ajb/</w:t>
        </w:r>
      </w:hyperlink>
      <w:r w:rsidRPr="00DE15A0">
        <w:rPr>
          <w:rFonts w:ascii="Times New Roman" w:hAnsi="Times New Roman" w:cs="Times New Roman"/>
          <w:sz w:val="20"/>
          <w:szCs w:val="20"/>
        </w:rPr>
        <w:t>).</w:t>
      </w:r>
    </w:p>
    <w:p w14:paraId="50BB03AB" w14:textId="7E62B789" w:rsidR="00DE15A0" w:rsidRDefault="00DE15A0">
      <w:pPr>
        <w:pStyle w:val="FootnoteText"/>
      </w:pPr>
    </w:p>
  </w:footnote>
  <w:footnote w:id="10">
    <w:p w14:paraId="555A0762" w14:textId="10DB93FA" w:rsidR="00AB7601" w:rsidRPr="00E27762" w:rsidRDefault="00AB7601" w:rsidP="00AB7601">
      <w:pPr>
        <w:pStyle w:val="FootnoteText"/>
        <w:ind w:firstLine="0"/>
        <w:rPr>
          <w:rFonts w:ascii="Times New Roman" w:hAnsi="Times New Roman" w:cs="Times New Roman"/>
        </w:rPr>
      </w:pPr>
      <w:r w:rsidRPr="00E27762">
        <w:rPr>
          <w:rStyle w:val="FootnoteReference"/>
          <w:rFonts w:ascii="Times New Roman" w:hAnsi="Times New Roman" w:cs="Times New Roman"/>
        </w:rPr>
        <w:footnoteRef/>
      </w:r>
      <w:r w:rsidRPr="00E27762">
        <w:rPr>
          <w:rFonts w:ascii="Times New Roman" w:hAnsi="Times New Roman" w:cs="Times New Roman"/>
        </w:rPr>
        <w:t xml:space="preserve"> </w:t>
      </w:r>
      <w:r w:rsidR="00571986" w:rsidRPr="00E27762">
        <w:rPr>
          <w:rFonts w:ascii="Times New Roman" w:hAnsi="Times New Roman" w:cs="Times New Roman"/>
        </w:rPr>
        <w:t>In o</w:t>
      </w:r>
      <w:r w:rsidRPr="00E27762">
        <w:rPr>
          <w:rFonts w:ascii="Times New Roman" w:hAnsi="Times New Roman" w:cs="Times New Roman"/>
        </w:rPr>
        <w:t>ur pre-registered analy</w:t>
      </w:r>
      <w:r w:rsidR="009D73F6" w:rsidRPr="00E27762">
        <w:rPr>
          <w:rFonts w:ascii="Times New Roman" w:hAnsi="Times New Roman" w:cs="Times New Roman"/>
        </w:rPr>
        <w:t>tic</w:t>
      </w:r>
      <w:r w:rsidRPr="00E27762">
        <w:rPr>
          <w:rFonts w:ascii="Times New Roman" w:hAnsi="Times New Roman" w:cs="Times New Roman"/>
        </w:rPr>
        <w:t xml:space="preserve"> plan </w:t>
      </w:r>
      <w:r w:rsidR="00571986" w:rsidRPr="00E27762">
        <w:rPr>
          <w:rFonts w:ascii="Times New Roman" w:hAnsi="Times New Roman" w:cs="Times New Roman"/>
        </w:rPr>
        <w:t xml:space="preserve">we stated that we would </w:t>
      </w:r>
      <w:r w:rsidRPr="00E27762">
        <w:rPr>
          <w:rFonts w:ascii="Times New Roman" w:hAnsi="Times New Roman" w:cs="Times New Roman"/>
        </w:rPr>
        <w:t xml:space="preserve">carry out a series of </w:t>
      </w:r>
      <w:r w:rsidRPr="00550BF8">
        <w:rPr>
          <w:rFonts w:ascii="Times New Roman" w:hAnsi="Times New Roman" w:cs="Times New Roman"/>
          <w:i/>
          <w:iCs/>
        </w:rPr>
        <w:t>t</w:t>
      </w:r>
      <w:r w:rsidRPr="00E27762">
        <w:rPr>
          <w:rFonts w:ascii="Times New Roman" w:hAnsi="Times New Roman" w:cs="Times New Roman"/>
        </w:rPr>
        <w:t xml:space="preserve">-tests examining </w:t>
      </w:r>
      <w:r w:rsidR="009D73F6" w:rsidRPr="00E27762">
        <w:rPr>
          <w:rFonts w:ascii="Times New Roman" w:hAnsi="Times New Roman" w:cs="Times New Roman"/>
        </w:rPr>
        <w:t xml:space="preserve">for </w:t>
      </w:r>
      <w:r w:rsidRPr="00E27762">
        <w:rPr>
          <w:rFonts w:ascii="Times New Roman" w:hAnsi="Times New Roman" w:cs="Times New Roman"/>
        </w:rPr>
        <w:t xml:space="preserve">a difference in attitudes as a function of </w:t>
      </w:r>
      <w:r w:rsidR="00793C3D">
        <w:rPr>
          <w:rFonts w:ascii="Times New Roman" w:hAnsi="Times New Roman" w:cs="Times New Roman"/>
        </w:rPr>
        <w:t>I</w:t>
      </w:r>
      <w:r w:rsidRPr="00E27762">
        <w:rPr>
          <w:rFonts w:ascii="Times New Roman" w:hAnsi="Times New Roman" w:cs="Times New Roman"/>
        </w:rPr>
        <w:t xml:space="preserve">nformational </w:t>
      </w:r>
      <w:r w:rsidRPr="00E27762">
        <w:rPr>
          <w:rFonts w:ascii="Times New Roman" w:hAnsi="Times New Roman" w:cs="Times New Roman"/>
          <w:i/>
          <w:iCs/>
        </w:rPr>
        <w:t>Content</w:t>
      </w:r>
      <w:r w:rsidRPr="00E27762">
        <w:rPr>
          <w:rFonts w:ascii="Times New Roman" w:hAnsi="Times New Roman" w:cs="Times New Roman"/>
        </w:rPr>
        <w:t xml:space="preserve"> or </w:t>
      </w:r>
      <w:r w:rsidR="00793C3D" w:rsidRPr="00793C3D">
        <w:rPr>
          <w:rFonts w:ascii="Times New Roman" w:hAnsi="Times New Roman" w:cs="Times New Roman"/>
          <w:i/>
          <w:iCs/>
        </w:rPr>
        <w:t>C</w:t>
      </w:r>
      <w:r w:rsidR="00550BF8" w:rsidRPr="00793C3D">
        <w:rPr>
          <w:rFonts w:ascii="Times New Roman" w:hAnsi="Times New Roman" w:cs="Times New Roman"/>
          <w:i/>
          <w:iCs/>
        </w:rPr>
        <w:t>ontent</w:t>
      </w:r>
      <w:r w:rsidR="00550BF8">
        <w:rPr>
          <w:rFonts w:ascii="Times New Roman" w:hAnsi="Times New Roman" w:cs="Times New Roman"/>
        </w:rPr>
        <w:t xml:space="preserve"> </w:t>
      </w:r>
      <w:r w:rsidRPr="00E27762">
        <w:rPr>
          <w:rFonts w:ascii="Times New Roman" w:hAnsi="Times New Roman" w:cs="Times New Roman"/>
          <w:i/>
          <w:iCs/>
        </w:rPr>
        <w:t>Type</w:t>
      </w:r>
      <w:r w:rsidRPr="00E27762">
        <w:rPr>
          <w:rFonts w:ascii="Times New Roman" w:hAnsi="Times New Roman" w:cs="Times New Roman"/>
        </w:rPr>
        <w:t xml:space="preserve">. </w:t>
      </w:r>
      <w:r w:rsidR="009D73F6" w:rsidRPr="00E27762">
        <w:rPr>
          <w:rFonts w:ascii="Times New Roman" w:hAnsi="Times New Roman" w:cs="Times New Roman"/>
        </w:rPr>
        <w:t>However, d</w:t>
      </w:r>
      <w:r w:rsidR="00A4428A" w:rsidRPr="00E27762">
        <w:rPr>
          <w:rFonts w:ascii="Times New Roman" w:hAnsi="Times New Roman" w:cs="Times New Roman"/>
        </w:rPr>
        <w:t>uring the review process</w:t>
      </w:r>
      <w:r w:rsidR="009D73F6" w:rsidRPr="00E27762">
        <w:rPr>
          <w:rFonts w:ascii="Times New Roman" w:hAnsi="Times New Roman" w:cs="Times New Roman"/>
        </w:rPr>
        <w:t>,</w:t>
      </w:r>
      <w:r w:rsidR="00A4428A" w:rsidRPr="00E27762">
        <w:rPr>
          <w:rFonts w:ascii="Times New Roman" w:hAnsi="Times New Roman" w:cs="Times New Roman"/>
        </w:rPr>
        <w:t xml:space="preserve"> </w:t>
      </w:r>
      <w:r w:rsidR="00550BF8">
        <w:rPr>
          <w:rFonts w:ascii="Times New Roman" w:hAnsi="Times New Roman" w:cs="Times New Roman"/>
        </w:rPr>
        <w:t xml:space="preserve">a </w:t>
      </w:r>
      <w:r w:rsidR="00A4428A" w:rsidRPr="00E27762">
        <w:rPr>
          <w:rFonts w:ascii="Times New Roman" w:hAnsi="Times New Roman" w:cs="Times New Roman"/>
        </w:rPr>
        <w:t xml:space="preserve">reviewer asked if we </w:t>
      </w:r>
      <w:r w:rsidR="009D73F6" w:rsidRPr="00E27762">
        <w:rPr>
          <w:rFonts w:ascii="Times New Roman" w:hAnsi="Times New Roman" w:cs="Times New Roman"/>
        </w:rPr>
        <w:t xml:space="preserve">would </w:t>
      </w:r>
      <w:r w:rsidR="00A4428A" w:rsidRPr="00E27762">
        <w:rPr>
          <w:rFonts w:ascii="Times New Roman" w:hAnsi="Times New Roman" w:cs="Times New Roman"/>
        </w:rPr>
        <w:t xml:space="preserve">consider the </w:t>
      </w:r>
      <w:r w:rsidR="009D73F6" w:rsidRPr="00E27762">
        <w:rPr>
          <w:rFonts w:ascii="Times New Roman" w:hAnsi="Times New Roman" w:cs="Times New Roman"/>
        </w:rPr>
        <w:t xml:space="preserve">main and </w:t>
      </w:r>
      <w:r w:rsidR="00A4428A" w:rsidRPr="00E27762">
        <w:rPr>
          <w:rFonts w:ascii="Times New Roman" w:hAnsi="Times New Roman" w:cs="Times New Roman"/>
        </w:rPr>
        <w:t xml:space="preserve">interaction </w:t>
      </w:r>
      <w:r w:rsidR="009D73F6" w:rsidRPr="00E27762">
        <w:rPr>
          <w:rFonts w:ascii="Times New Roman" w:hAnsi="Times New Roman" w:cs="Times New Roman"/>
        </w:rPr>
        <w:t xml:space="preserve">effects </w:t>
      </w:r>
      <w:r w:rsidR="00A4428A" w:rsidRPr="00E27762">
        <w:rPr>
          <w:rFonts w:ascii="Times New Roman" w:hAnsi="Times New Roman" w:cs="Times New Roman"/>
        </w:rPr>
        <w:t xml:space="preserve">between </w:t>
      </w:r>
      <w:r w:rsidR="009D73F6" w:rsidRPr="00E27762">
        <w:rPr>
          <w:rFonts w:ascii="Times New Roman" w:hAnsi="Times New Roman" w:cs="Times New Roman"/>
        </w:rPr>
        <w:t xml:space="preserve">the above </w:t>
      </w:r>
      <w:r w:rsidR="00A4428A" w:rsidRPr="00E27762">
        <w:rPr>
          <w:rFonts w:ascii="Times New Roman" w:hAnsi="Times New Roman" w:cs="Times New Roman"/>
        </w:rPr>
        <w:t>variables.</w:t>
      </w:r>
      <w:r w:rsidR="00E068D3" w:rsidRPr="00E27762">
        <w:rPr>
          <w:rFonts w:ascii="Times New Roman" w:hAnsi="Times New Roman" w:cs="Times New Roman"/>
        </w:rPr>
        <w:t xml:space="preserve"> With this in mind, we conducted a 2 (</w:t>
      </w:r>
      <w:r w:rsidR="00E068D3" w:rsidRPr="00E27762">
        <w:rPr>
          <w:rFonts w:ascii="Times New Roman" w:hAnsi="Times New Roman" w:cs="Times New Roman"/>
          <w:i/>
          <w:iCs/>
        </w:rPr>
        <w:t>Content</w:t>
      </w:r>
      <w:r w:rsidR="00E068D3" w:rsidRPr="00E27762">
        <w:rPr>
          <w:rFonts w:ascii="Times New Roman" w:hAnsi="Times New Roman" w:cs="Times New Roman"/>
        </w:rPr>
        <w:t>: positive vs. negative) x 2 (</w:t>
      </w:r>
      <w:r w:rsidR="00793C3D" w:rsidRPr="00793C3D">
        <w:rPr>
          <w:rFonts w:ascii="Times New Roman" w:hAnsi="Times New Roman" w:cs="Times New Roman"/>
          <w:i/>
          <w:iCs/>
        </w:rPr>
        <w:t>Content</w:t>
      </w:r>
      <w:r w:rsidR="00793C3D">
        <w:rPr>
          <w:rFonts w:ascii="Times New Roman" w:hAnsi="Times New Roman" w:cs="Times New Roman"/>
        </w:rPr>
        <w:t xml:space="preserve"> </w:t>
      </w:r>
      <w:r w:rsidR="00550BF8">
        <w:rPr>
          <w:rFonts w:ascii="Times New Roman" w:hAnsi="Times New Roman" w:cs="Times New Roman"/>
          <w:i/>
          <w:iCs/>
        </w:rPr>
        <w:t>Type</w:t>
      </w:r>
      <w:r w:rsidR="00E068D3" w:rsidRPr="00E27762">
        <w:rPr>
          <w:rFonts w:ascii="Times New Roman" w:hAnsi="Times New Roman" w:cs="Times New Roman"/>
        </w:rPr>
        <w:t xml:space="preserve">: authentic vs. Deepfake) ANOVA on the ratings and IAT scores. </w:t>
      </w:r>
      <w:r w:rsidR="00550BF8">
        <w:rPr>
          <w:rFonts w:ascii="Times New Roman" w:hAnsi="Times New Roman" w:cs="Times New Roman"/>
        </w:rPr>
        <w:t>A</w:t>
      </w:r>
      <w:r w:rsidR="00E068D3" w:rsidRPr="00E27762">
        <w:rPr>
          <w:rFonts w:ascii="Times New Roman" w:hAnsi="Times New Roman" w:cs="Times New Roman"/>
        </w:rPr>
        <w:t xml:space="preserve">nalyses from Experiments 1-3 mirrored those reported above: a main effect </w:t>
      </w:r>
      <w:r w:rsidR="00571986" w:rsidRPr="00E27762">
        <w:rPr>
          <w:rFonts w:ascii="Times New Roman" w:hAnsi="Times New Roman" w:cs="Times New Roman"/>
        </w:rPr>
        <w:t xml:space="preserve">emerged for </w:t>
      </w:r>
      <w:r w:rsidR="00793C3D">
        <w:rPr>
          <w:rFonts w:ascii="Times New Roman" w:hAnsi="Times New Roman" w:cs="Times New Roman"/>
        </w:rPr>
        <w:t xml:space="preserve">Informational </w:t>
      </w:r>
      <w:r w:rsidR="00E068D3" w:rsidRPr="00E27762">
        <w:rPr>
          <w:rFonts w:ascii="Times New Roman" w:hAnsi="Times New Roman" w:cs="Times New Roman"/>
          <w:i/>
          <w:iCs/>
        </w:rPr>
        <w:t>Content</w:t>
      </w:r>
      <w:r w:rsidR="00E068D3" w:rsidRPr="00E27762">
        <w:rPr>
          <w:rFonts w:ascii="Times New Roman" w:hAnsi="Times New Roman" w:cs="Times New Roman"/>
        </w:rPr>
        <w:t xml:space="preserve">, but no main effect for </w:t>
      </w:r>
      <w:r w:rsidR="00793C3D" w:rsidRPr="00793C3D">
        <w:rPr>
          <w:rFonts w:ascii="Times New Roman" w:hAnsi="Times New Roman" w:cs="Times New Roman"/>
          <w:i/>
          <w:iCs/>
        </w:rPr>
        <w:t>Content</w:t>
      </w:r>
      <w:r w:rsidR="00793C3D">
        <w:rPr>
          <w:rFonts w:ascii="Times New Roman" w:hAnsi="Times New Roman" w:cs="Times New Roman"/>
        </w:rPr>
        <w:t xml:space="preserve"> </w:t>
      </w:r>
      <w:r w:rsidR="00E068D3" w:rsidRPr="00E27762">
        <w:rPr>
          <w:rFonts w:ascii="Times New Roman" w:hAnsi="Times New Roman" w:cs="Times New Roman"/>
          <w:i/>
          <w:iCs/>
        </w:rPr>
        <w:t>Type</w:t>
      </w:r>
      <w:r w:rsidR="00E068D3" w:rsidRPr="00E27762">
        <w:rPr>
          <w:rFonts w:ascii="Times New Roman" w:hAnsi="Times New Roman" w:cs="Times New Roman"/>
        </w:rPr>
        <w:t xml:space="preserve"> </w:t>
      </w:r>
      <w:r w:rsidR="00E27762">
        <w:rPr>
          <w:rFonts w:ascii="Times New Roman" w:hAnsi="Times New Roman" w:cs="Times New Roman"/>
        </w:rPr>
        <w:t>n</w:t>
      </w:r>
      <w:r w:rsidR="00E068D3" w:rsidRPr="00E27762">
        <w:rPr>
          <w:rFonts w:ascii="Times New Roman" w:hAnsi="Times New Roman" w:cs="Times New Roman"/>
        </w:rPr>
        <w:t xml:space="preserve">or </w:t>
      </w:r>
      <w:r w:rsidR="00E27762">
        <w:rPr>
          <w:rFonts w:ascii="Times New Roman" w:hAnsi="Times New Roman" w:cs="Times New Roman"/>
        </w:rPr>
        <w:t xml:space="preserve">an </w:t>
      </w:r>
      <w:r w:rsidR="00E068D3" w:rsidRPr="00E27762">
        <w:rPr>
          <w:rFonts w:ascii="Times New Roman" w:hAnsi="Times New Roman" w:cs="Times New Roman"/>
        </w:rPr>
        <w:t xml:space="preserve">interaction </w:t>
      </w:r>
      <w:r w:rsidR="00E27762">
        <w:rPr>
          <w:rFonts w:ascii="Times New Roman" w:hAnsi="Times New Roman" w:cs="Times New Roman"/>
        </w:rPr>
        <w:t>between the two</w:t>
      </w:r>
      <w:r w:rsidR="00E068D3" w:rsidRPr="00E27762">
        <w:rPr>
          <w:rFonts w:ascii="Times New Roman" w:hAnsi="Times New Roman" w:cs="Times New Roman"/>
        </w:rPr>
        <w:t xml:space="preserve">. </w:t>
      </w:r>
      <w:r w:rsidR="00571986" w:rsidRPr="00E27762">
        <w:rPr>
          <w:rFonts w:ascii="Times New Roman" w:hAnsi="Times New Roman" w:cs="Times New Roman"/>
        </w:rPr>
        <w:t xml:space="preserve">In Experiment 4 the interaction </w:t>
      </w:r>
      <w:r w:rsidR="00E27762">
        <w:rPr>
          <w:rFonts w:ascii="Times New Roman" w:hAnsi="Times New Roman" w:cs="Times New Roman"/>
        </w:rPr>
        <w:t xml:space="preserve">term </w:t>
      </w:r>
      <w:r w:rsidR="00571986" w:rsidRPr="00E27762">
        <w:rPr>
          <w:rFonts w:ascii="Times New Roman" w:hAnsi="Times New Roman" w:cs="Times New Roman"/>
        </w:rPr>
        <w:t>was significant</w:t>
      </w:r>
      <w:r w:rsidR="00E36440" w:rsidRPr="00E27762">
        <w:rPr>
          <w:rFonts w:ascii="Times New Roman" w:hAnsi="Times New Roman" w:cs="Times New Roman"/>
        </w:rPr>
        <w:t xml:space="preserve"> for explicit attitudes</w:t>
      </w:r>
      <w:r w:rsidR="00571986" w:rsidRPr="00E27762">
        <w:rPr>
          <w:rFonts w:ascii="Times New Roman" w:hAnsi="Times New Roman" w:cs="Times New Roman"/>
        </w:rPr>
        <w:t xml:space="preserve">, </w:t>
      </w:r>
      <w:r w:rsidR="00571986" w:rsidRPr="00E27762">
        <w:rPr>
          <w:rFonts w:ascii="Times New Roman" w:hAnsi="Times New Roman" w:cs="Times New Roman"/>
          <w:i/>
          <w:iCs/>
        </w:rPr>
        <w:t>F</w:t>
      </w:r>
      <w:r w:rsidR="00571986" w:rsidRPr="00E27762">
        <w:rPr>
          <w:rFonts w:ascii="Times New Roman" w:hAnsi="Times New Roman" w:cs="Times New Roman"/>
        </w:rPr>
        <w:t xml:space="preserve">(1, 214) = 9.97, </w:t>
      </w:r>
      <w:r w:rsidR="00571986" w:rsidRPr="00E27762">
        <w:rPr>
          <w:rFonts w:ascii="Times New Roman" w:hAnsi="Times New Roman" w:cs="Times New Roman"/>
          <w:i/>
          <w:iCs/>
        </w:rPr>
        <w:t>p</w:t>
      </w:r>
      <w:r w:rsidR="00571986" w:rsidRPr="00E27762">
        <w:rPr>
          <w:rFonts w:ascii="Times New Roman" w:hAnsi="Times New Roman" w:cs="Times New Roman"/>
        </w:rPr>
        <w:t xml:space="preserve"> = .002, </w:t>
      </w:r>
      <w:r w:rsidR="00E36440" w:rsidRPr="00E27762">
        <w:rPr>
          <w:rFonts w:ascii="Times New Roman" w:hAnsi="Times New Roman" w:cs="Times New Roman"/>
          <w:i/>
          <w:iCs/>
        </w:rPr>
        <w:t>η</w:t>
      </w:r>
      <w:r w:rsidR="00E36440" w:rsidRPr="00E27762">
        <w:rPr>
          <w:rFonts w:ascii="Times New Roman" w:hAnsi="Times New Roman" w:cs="Times New Roman"/>
          <w:i/>
          <w:iCs/>
          <w:vertAlign w:val="subscript"/>
        </w:rPr>
        <w:t>p</w:t>
      </w:r>
      <w:r w:rsidR="00E36440" w:rsidRPr="00E27762">
        <w:rPr>
          <w:rFonts w:ascii="Times New Roman" w:hAnsi="Times New Roman" w:cs="Times New Roman"/>
          <w:i/>
          <w:iCs/>
          <w:vertAlign w:val="superscript"/>
        </w:rPr>
        <w:t>2</w:t>
      </w:r>
      <w:r w:rsidR="00E36440" w:rsidRPr="00E27762">
        <w:rPr>
          <w:rFonts w:ascii="Times New Roman" w:hAnsi="Times New Roman" w:cs="Times New Roman"/>
          <w:vertAlign w:val="superscript"/>
        </w:rPr>
        <w:t xml:space="preserve"> </w:t>
      </w:r>
      <w:r w:rsidR="00E36440" w:rsidRPr="00E27762">
        <w:rPr>
          <w:rFonts w:ascii="Times New Roman" w:hAnsi="Times New Roman" w:cs="Times New Roman"/>
        </w:rPr>
        <w:t xml:space="preserve">= 0.05, with follow-up tests indicating that negative attitudes were stronger in the Deepfake than authentic condition. </w:t>
      </w:r>
      <w:r w:rsidR="00E27762">
        <w:rPr>
          <w:rFonts w:ascii="Times New Roman" w:hAnsi="Times New Roman" w:cs="Times New Roman"/>
        </w:rPr>
        <w:t xml:space="preserve">A main effect also emerged for </w:t>
      </w:r>
      <w:r w:rsidR="00793C3D" w:rsidRPr="00793C3D">
        <w:rPr>
          <w:rFonts w:ascii="Times New Roman" w:hAnsi="Times New Roman" w:cs="Times New Roman"/>
          <w:i/>
          <w:iCs/>
        </w:rPr>
        <w:t>Content</w:t>
      </w:r>
      <w:r w:rsidR="00793C3D">
        <w:rPr>
          <w:rFonts w:ascii="Times New Roman" w:hAnsi="Times New Roman" w:cs="Times New Roman"/>
        </w:rPr>
        <w:t xml:space="preserve"> </w:t>
      </w:r>
      <w:r w:rsidR="00E27762" w:rsidRPr="00707CCA">
        <w:rPr>
          <w:rFonts w:ascii="Times New Roman" w:hAnsi="Times New Roman" w:cs="Times New Roman"/>
          <w:i/>
          <w:iCs/>
        </w:rPr>
        <w:t>Type</w:t>
      </w:r>
      <w:r w:rsidR="00E27762">
        <w:rPr>
          <w:rFonts w:ascii="Times New Roman" w:hAnsi="Times New Roman" w:cs="Times New Roman"/>
        </w:rPr>
        <w:t xml:space="preserve"> in Experiment 4 for IAT scores, such that automatic evaluations were larger in the Deepfake than authentic content condition.</w:t>
      </w:r>
    </w:p>
  </w:footnote>
  <w:footnote w:id="11">
    <w:p w14:paraId="44A26FFB" w14:textId="2D04B0F4" w:rsidR="008B6B07" w:rsidRPr="008B6B07" w:rsidRDefault="008B6B07" w:rsidP="008B6B07">
      <w:pPr>
        <w:ind w:firstLine="0"/>
        <w:rPr>
          <w:rFonts w:ascii="Times New Roman" w:eastAsia="Calibri" w:hAnsi="Times New Roman" w:cs="Times New Roman"/>
          <w:sz w:val="20"/>
          <w:szCs w:val="20"/>
        </w:rPr>
      </w:pPr>
      <w:r>
        <w:rPr>
          <w:rStyle w:val="FootnoteReference"/>
        </w:rPr>
        <w:footnoteRef/>
      </w:r>
      <w:r>
        <w:t xml:space="preserve"> </w:t>
      </w:r>
      <w:r w:rsidRPr="008B6B07">
        <w:rPr>
          <w:rFonts w:ascii="Times New Roman" w:hAnsi="Times New Roman" w:cs="Times New Roman"/>
          <w:sz w:val="20"/>
          <w:szCs w:val="20"/>
        </w:rPr>
        <w:t xml:space="preserve">A similar </w:t>
      </w:r>
      <w:r>
        <w:rPr>
          <w:rFonts w:ascii="Times New Roman" w:hAnsi="Times New Roman" w:cs="Times New Roman"/>
          <w:sz w:val="20"/>
          <w:szCs w:val="20"/>
        </w:rPr>
        <w:t xml:space="preserve">main effect of informational </w:t>
      </w:r>
      <w:r w:rsidRPr="008B6B07">
        <w:rPr>
          <w:rFonts w:ascii="Times New Roman" w:hAnsi="Times New Roman" w:cs="Times New Roman"/>
          <w:i/>
          <w:iCs/>
          <w:sz w:val="20"/>
          <w:szCs w:val="20"/>
        </w:rPr>
        <w:t>Content</w:t>
      </w:r>
      <w:r>
        <w:rPr>
          <w:rFonts w:ascii="Times New Roman" w:hAnsi="Times New Roman" w:cs="Times New Roman"/>
          <w:sz w:val="20"/>
          <w:szCs w:val="20"/>
        </w:rPr>
        <w:t xml:space="preserve"> </w:t>
      </w:r>
      <w:r w:rsidRPr="008B6B07">
        <w:rPr>
          <w:rFonts w:ascii="Times New Roman" w:hAnsi="Times New Roman" w:cs="Times New Roman"/>
          <w:sz w:val="20"/>
          <w:szCs w:val="20"/>
        </w:rPr>
        <w:t xml:space="preserve">emerged for </w:t>
      </w:r>
      <w:r w:rsidRPr="008B6B07">
        <w:rPr>
          <w:rFonts w:ascii="Times New Roman" w:eastAsia="Calibri" w:hAnsi="Times New Roman" w:cs="Times New Roman"/>
          <w:sz w:val="20"/>
          <w:szCs w:val="20"/>
        </w:rPr>
        <w:t>authentic videos</w:t>
      </w:r>
      <w:r>
        <w:rPr>
          <w:rFonts w:ascii="Times New Roman" w:eastAsia="Calibri" w:hAnsi="Times New Roman" w:cs="Times New Roman"/>
          <w:sz w:val="20"/>
          <w:szCs w:val="20"/>
        </w:rPr>
        <w:t xml:space="preserve"> as well</w:t>
      </w:r>
      <w:r w:rsidRPr="008B6B07">
        <w:rPr>
          <w:rFonts w:ascii="Times New Roman" w:eastAsia="Calibri" w:hAnsi="Times New Roman" w:cs="Times New Roman"/>
          <w:sz w:val="20"/>
          <w:szCs w:val="20"/>
        </w:rPr>
        <w:t xml:space="preserve">: self-reported attitudes (Standardized effect size </w:t>
      </w:r>
      <w:r w:rsidRPr="008B6B07">
        <w:rPr>
          <w:rFonts w:ascii="Times New Roman" w:eastAsia="Calibri" w:hAnsi="Times New Roman" w:cs="Times New Roman"/>
          <w:i/>
          <w:sz w:val="20"/>
          <w:szCs w:val="20"/>
        </w:rPr>
        <w:t>δ =</w:t>
      </w:r>
      <w:r w:rsidRPr="008B6B07">
        <w:rPr>
          <w:rFonts w:ascii="Times New Roman" w:eastAsia="Calibri" w:hAnsi="Times New Roman" w:cs="Times New Roman"/>
          <w:sz w:val="20"/>
          <w:szCs w:val="20"/>
        </w:rPr>
        <w:t xml:space="preserve"> 2.60, 95% CI [2.37, 2.81], </w:t>
      </w:r>
      <w:r w:rsidRPr="008B6B07">
        <w:rPr>
          <w:rFonts w:ascii="Times New Roman" w:eastAsia="Calibri" w:hAnsi="Times New Roman" w:cs="Times New Roman"/>
          <w:i/>
          <w:sz w:val="20"/>
          <w:szCs w:val="20"/>
        </w:rPr>
        <w:t>p</w:t>
      </w:r>
      <w:r w:rsidRPr="008B6B07">
        <w:rPr>
          <w:rFonts w:ascii="Times New Roman" w:eastAsia="Calibri" w:hAnsi="Times New Roman" w:cs="Times New Roman"/>
          <w:sz w:val="20"/>
          <w:szCs w:val="20"/>
        </w:rPr>
        <w:t xml:space="preserve"> &lt; .0000001), implicit attitudes (</w:t>
      </w:r>
      <w:r w:rsidRPr="008B6B07">
        <w:rPr>
          <w:rFonts w:ascii="Times New Roman" w:eastAsia="Calibri" w:hAnsi="Times New Roman" w:cs="Times New Roman"/>
          <w:i/>
          <w:sz w:val="20"/>
          <w:szCs w:val="20"/>
        </w:rPr>
        <w:t>δ =</w:t>
      </w:r>
      <w:r w:rsidRPr="008B6B07">
        <w:rPr>
          <w:rFonts w:ascii="Times New Roman" w:eastAsia="Calibri" w:hAnsi="Times New Roman" w:cs="Times New Roman"/>
          <w:sz w:val="20"/>
          <w:szCs w:val="20"/>
        </w:rPr>
        <w:t xml:space="preserve"> 1.38, 95% CI [1.16, 1.61], </w:t>
      </w:r>
      <w:r w:rsidRPr="008B6B07">
        <w:rPr>
          <w:rFonts w:ascii="Times New Roman" w:eastAsia="Calibri" w:hAnsi="Times New Roman" w:cs="Times New Roman"/>
          <w:i/>
          <w:sz w:val="20"/>
          <w:szCs w:val="20"/>
        </w:rPr>
        <w:t>p</w:t>
      </w:r>
      <w:r w:rsidRPr="008B6B07">
        <w:rPr>
          <w:rFonts w:ascii="Times New Roman" w:eastAsia="Calibri" w:hAnsi="Times New Roman" w:cs="Times New Roman"/>
          <w:sz w:val="20"/>
          <w:szCs w:val="20"/>
        </w:rPr>
        <w:t xml:space="preserve"> &lt; .0000001), and </w:t>
      </w:r>
      <w:r w:rsidR="00201053">
        <w:rPr>
          <w:rFonts w:ascii="Times New Roman" w:eastAsia="Calibri" w:hAnsi="Times New Roman" w:cs="Times New Roman"/>
          <w:sz w:val="20"/>
          <w:szCs w:val="20"/>
        </w:rPr>
        <w:t xml:space="preserve">sharing </w:t>
      </w:r>
      <w:r w:rsidRPr="008B6B07">
        <w:rPr>
          <w:rFonts w:ascii="Times New Roman" w:eastAsia="Calibri" w:hAnsi="Times New Roman" w:cs="Times New Roman"/>
          <w:sz w:val="20"/>
          <w:szCs w:val="20"/>
        </w:rPr>
        <w:t>intentions (</w:t>
      </w:r>
      <w:r w:rsidRPr="008B6B07">
        <w:rPr>
          <w:rFonts w:ascii="Times New Roman" w:eastAsia="Calibri" w:hAnsi="Times New Roman" w:cs="Times New Roman"/>
          <w:i/>
          <w:sz w:val="20"/>
          <w:szCs w:val="20"/>
        </w:rPr>
        <w:t>δ =</w:t>
      </w:r>
      <w:r w:rsidRPr="008B6B07">
        <w:rPr>
          <w:rFonts w:ascii="Times New Roman" w:eastAsia="Calibri" w:hAnsi="Times New Roman" w:cs="Times New Roman"/>
          <w:sz w:val="20"/>
          <w:szCs w:val="20"/>
        </w:rPr>
        <w:t xml:space="preserve"> 1.72, 95% CI [1.50, 1.95], </w:t>
      </w:r>
      <w:r w:rsidRPr="008B6B07">
        <w:rPr>
          <w:rFonts w:ascii="Times New Roman" w:eastAsia="Calibri" w:hAnsi="Times New Roman" w:cs="Times New Roman"/>
          <w:i/>
          <w:sz w:val="20"/>
          <w:szCs w:val="20"/>
        </w:rPr>
        <w:t>p</w:t>
      </w:r>
      <w:r w:rsidRPr="008B6B07">
        <w:rPr>
          <w:rFonts w:ascii="Times New Roman" w:eastAsia="Calibri" w:hAnsi="Times New Roman" w:cs="Times New Roman"/>
          <w:sz w:val="20"/>
          <w:szCs w:val="20"/>
        </w:rPr>
        <w:t xml:space="preserve"> &lt; .0000001).</w:t>
      </w:r>
    </w:p>
    <w:p w14:paraId="37E5F519" w14:textId="26AED44A" w:rsidR="008B6B07" w:rsidRDefault="008B6B07">
      <w:pPr>
        <w:pStyle w:val="FootnoteText"/>
      </w:pPr>
    </w:p>
  </w:footnote>
  <w:footnote w:id="12">
    <w:p w14:paraId="721A8A84" w14:textId="6EFEFB9B" w:rsidR="005D212A" w:rsidRDefault="005D212A" w:rsidP="005D212A">
      <w:pPr>
        <w:pStyle w:val="FootnoteText"/>
        <w:ind w:firstLine="0"/>
      </w:pPr>
      <w:r>
        <w:rPr>
          <w:rStyle w:val="FootnoteReference"/>
        </w:rPr>
        <w:footnoteRef/>
      </w:r>
      <w:r>
        <w:t xml:space="preserve"> Note that we (a) assessed Deepfake detection using a single post-hoc question at the end of the study, and (b) never informed </w:t>
      </w:r>
      <w:r w:rsidR="00160AD4">
        <w:t xml:space="preserve">participants </w:t>
      </w:r>
      <w:r>
        <w:t xml:space="preserve">about the type of content they </w:t>
      </w:r>
      <w:r w:rsidR="00160AD4">
        <w:t xml:space="preserve">would </w:t>
      </w:r>
      <w:r>
        <w:t xml:space="preserve">encounter </w:t>
      </w:r>
      <w:r w:rsidR="00160AD4">
        <w:t xml:space="preserve">during the study. This </w:t>
      </w:r>
      <w:r w:rsidR="00A16915">
        <w:t xml:space="preserve">strategy </w:t>
      </w:r>
      <w:r w:rsidR="00160AD4">
        <w:t xml:space="preserve">differs from how detection has been studied in other studies (e.g., asking participants to determine whether a series of images, videos, or audio clips are authentic or Deepfaked). </w:t>
      </w:r>
    </w:p>
  </w:footnote>
  <w:footnote w:id="13">
    <w:p w14:paraId="14947921" w14:textId="712DAD9C" w:rsidR="00184443" w:rsidRPr="00E12D17" w:rsidRDefault="00184443" w:rsidP="00A31C70">
      <w:pPr>
        <w:pStyle w:val="FootnoteText"/>
        <w:ind w:firstLine="0"/>
        <w:rPr>
          <w:rFonts w:ascii="Times New Roman" w:hAnsi="Times New Roman" w:cs="Times New Roman"/>
        </w:rPr>
      </w:pPr>
      <w:r w:rsidRPr="00E12D17">
        <w:rPr>
          <w:rStyle w:val="FootnoteReference"/>
        </w:rPr>
        <w:footnoteRef/>
      </w:r>
      <w:r w:rsidRPr="00E12D17">
        <w:rPr>
          <w:rFonts w:ascii="Times New Roman" w:hAnsi="Times New Roman" w:cs="Times New Roman"/>
        </w:rPr>
        <w:t xml:space="preserve"> </w:t>
      </w:r>
      <w:r w:rsidR="00A31C70">
        <w:rPr>
          <w:rFonts w:ascii="Times New Roman" w:hAnsi="Times New Roman" w:cs="Times New Roman"/>
        </w:rPr>
        <w:t xml:space="preserve">Despite its popularity the </w:t>
      </w:r>
      <w:r w:rsidRPr="00E12D17">
        <w:rPr>
          <w:rFonts w:ascii="Times New Roman" w:hAnsi="Times New Roman" w:cs="Times New Roman"/>
        </w:rPr>
        <w:t xml:space="preserve">System 1 </w:t>
      </w:r>
      <w:r w:rsidR="00A31C70">
        <w:rPr>
          <w:rFonts w:ascii="Times New Roman" w:hAnsi="Times New Roman" w:cs="Times New Roman"/>
        </w:rPr>
        <w:t xml:space="preserve">vs. </w:t>
      </w:r>
      <w:r w:rsidRPr="00E12D17">
        <w:rPr>
          <w:rFonts w:ascii="Times New Roman" w:hAnsi="Times New Roman" w:cs="Times New Roman"/>
        </w:rPr>
        <w:t xml:space="preserve">2 </w:t>
      </w:r>
      <w:r>
        <w:rPr>
          <w:rFonts w:ascii="Times New Roman" w:hAnsi="Times New Roman" w:cs="Times New Roman"/>
        </w:rPr>
        <w:t xml:space="preserve">dichotomy </w:t>
      </w:r>
      <w:r w:rsidRPr="00E12D17">
        <w:rPr>
          <w:rFonts w:ascii="Times New Roman" w:hAnsi="Times New Roman" w:cs="Times New Roman"/>
        </w:rPr>
        <w:t xml:space="preserve">has </w:t>
      </w:r>
      <w:r>
        <w:rPr>
          <w:rFonts w:ascii="Times New Roman" w:hAnsi="Times New Roman" w:cs="Times New Roman"/>
        </w:rPr>
        <w:t xml:space="preserve">increasingly </w:t>
      </w:r>
      <w:r w:rsidRPr="00E12D17">
        <w:rPr>
          <w:rFonts w:ascii="Times New Roman" w:hAnsi="Times New Roman" w:cs="Times New Roman"/>
        </w:rPr>
        <w:t xml:space="preserve">been challenged </w:t>
      </w:r>
      <w:r>
        <w:rPr>
          <w:rFonts w:ascii="Times New Roman" w:hAnsi="Times New Roman" w:cs="Times New Roman"/>
        </w:rPr>
        <w:t xml:space="preserve">as an </w:t>
      </w:r>
      <w:r w:rsidRPr="00E12D17">
        <w:rPr>
          <w:rFonts w:ascii="Times New Roman" w:hAnsi="Times New Roman" w:cs="Times New Roman"/>
        </w:rPr>
        <w:t>over simplif</w:t>
      </w:r>
      <w:r>
        <w:rPr>
          <w:rFonts w:ascii="Times New Roman" w:hAnsi="Times New Roman" w:cs="Times New Roman"/>
        </w:rPr>
        <w:t>ication of</w:t>
      </w:r>
      <w:r w:rsidRPr="00E12D17">
        <w:rPr>
          <w:rFonts w:ascii="Times New Roman" w:hAnsi="Times New Roman" w:cs="Times New Roman"/>
        </w:rPr>
        <w:t xml:space="preserve"> </w:t>
      </w:r>
      <w:r>
        <w:rPr>
          <w:rFonts w:ascii="Times New Roman" w:hAnsi="Times New Roman" w:cs="Times New Roman"/>
        </w:rPr>
        <w:t xml:space="preserve">human cognition and the conditions under which it occurs (for more see De </w:t>
      </w:r>
      <w:proofErr w:type="spellStart"/>
      <w:r>
        <w:rPr>
          <w:rFonts w:ascii="Times New Roman" w:hAnsi="Times New Roman" w:cs="Times New Roman"/>
        </w:rPr>
        <w:t>Houwer</w:t>
      </w:r>
      <w:proofErr w:type="spellEnd"/>
      <w:r>
        <w:rPr>
          <w:rFonts w:ascii="Times New Roman" w:hAnsi="Times New Roman" w:cs="Times New Roman"/>
        </w:rPr>
        <w:t xml:space="preserve">, 2019; De </w:t>
      </w:r>
      <w:proofErr w:type="spellStart"/>
      <w:r>
        <w:rPr>
          <w:rFonts w:ascii="Times New Roman" w:hAnsi="Times New Roman" w:cs="Times New Roman"/>
        </w:rPr>
        <w:t>Neys</w:t>
      </w:r>
      <w:proofErr w:type="spellEnd"/>
      <w:r>
        <w:rPr>
          <w:rFonts w:ascii="Times New Roman" w:hAnsi="Times New Roman" w:cs="Times New Roman"/>
        </w:rPr>
        <w:t xml:space="preserve">, 2021). </w:t>
      </w:r>
    </w:p>
  </w:footnote>
  <w:footnote w:id="14">
    <w:p w14:paraId="3A888534" w14:textId="4009BE26" w:rsidR="00E668CD" w:rsidRDefault="00E668CD" w:rsidP="00E668CD">
      <w:pPr>
        <w:pStyle w:val="FootnoteText"/>
        <w:ind w:firstLine="0"/>
      </w:pPr>
      <w:r>
        <w:rPr>
          <w:rStyle w:val="FootnoteReference"/>
        </w:rPr>
        <w:footnoteRef/>
      </w:r>
      <w:r>
        <w:t xml:space="preserve"> O</w:t>
      </w:r>
      <w:r w:rsidRPr="007A4B92">
        <w:t xml:space="preserve">nly one paper that has empirically examined if Deepfakes can be used to change attitudes </w:t>
      </w:r>
      <w:r w:rsidR="005A05C0">
        <w:t xml:space="preserve">towards a known individual </w:t>
      </w:r>
      <w:r>
        <w:t xml:space="preserve">so </w:t>
      </w:r>
      <w:r w:rsidRPr="007A4B92">
        <w:t>far (</w:t>
      </w:r>
      <w:proofErr w:type="spellStart"/>
      <w:r w:rsidRPr="007A4B92">
        <w:t>Dobber</w:t>
      </w:r>
      <w:proofErr w:type="spellEnd"/>
      <w:r w:rsidRPr="007A4B92">
        <w:t xml:space="preserve"> et al., 2021). The authors of that paper conducted </w:t>
      </w:r>
      <w:r>
        <w:t xml:space="preserve">a single </w:t>
      </w:r>
      <w:r w:rsidRPr="007A4B92">
        <w:t xml:space="preserve">exploratory study, focused solely on self-report measures, induced attitudes in just one (negative) direction, </w:t>
      </w:r>
      <w:r w:rsidR="00733A19">
        <w:t xml:space="preserve">towards </w:t>
      </w:r>
      <w:r w:rsidRPr="007A4B92">
        <w:t xml:space="preserve">a </w:t>
      </w:r>
      <w:r w:rsidR="00733A19">
        <w:t>Dutch politician</w:t>
      </w:r>
      <w:r w:rsidRPr="007A4B92">
        <w:t xml:space="preserve">. </w:t>
      </w:r>
    </w:p>
  </w:footnote>
  <w:footnote w:id="15">
    <w:p w14:paraId="3CA51F01" w14:textId="5A145D52" w:rsidR="00BA19E9" w:rsidRPr="00BA19E9" w:rsidRDefault="00BA19E9" w:rsidP="00BA19E9">
      <w:pPr>
        <w:pStyle w:val="FootnoteText"/>
        <w:ind w:firstLine="0"/>
        <w:rPr>
          <w:rFonts w:ascii="Times New Roman" w:hAnsi="Times New Roman" w:cs="Times New Roman"/>
        </w:rPr>
      </w:pPr>
      <w:r w:rsidRPr="00BA19E9">
        <w:rPr>
          <w:rStyle w:val="FootnoteReference"/>
          <w:rFonts w:ascii="Times New Roman" w:hAnsi="Times New Roman" w:cs="Times New Roman"/>
        </w:rPr>
        <w:footnoteRef/>
      </w:r>
      <w:r w:rsidRPr="00BA19E9">
        <w:rPr>
          <w:rFonts w:ascii="Times New Roman" w:hAnsi="Times New Roman" w:cs="Times New Roman"/>
        </w:rPr>
        <w:t xml:space="preserve"> </w:t>
      </w:r>
      <w:r w:rsidR="00782219">
        <w:rPr>
          <w:rFonts w:ascii="Times New Roman" w:hAnsi="Times New Roman" w:cs="Times New Roman"/>
        </w:rPr>
        <w:t xml:space="preserve">Setting questions about deception and disinformation to the side, </w:t>
      </w:r>
      <w:r w:rsidR="00782219" w:rsidRPr="004A271E">
        <w:rPr>
          <w:rFonts w:ascii="Times New Roman" w:hAnsi="Times New Roman" w:cs="Times New Roman"/>
        </w:rPr>
        <w:t>Deepfak</w:t>
      </w:r>
      <w:r w:rsidR="00782219">
        <w:rPr>
          <w:rFonts w:ascii="Times New Roman" w:hAnsi="Times New Roman" w:cs="Times New Roman"/>
        </w:rPr>
        <w:t>es</w:t>
      </w:r>
      <w:r w:rsidR="00782219" w:rsidRPr="004A271E">
        <w:rPr>
          <w:rFonts w:ascii="Times New Roman" w:hAnsi="Times New Roman" w:cs="Times New Roman"/>
        </w:rPr>
        <w:t xml:space="preserve"> </w:t>
      </w:r>
      <w:r w:rsidR="00782219">
        <w:rPr>
          <w:rFonts w:ascii="Times New Roman" w:hAnsi="Times New Roman" w:cs="Times New Roman"/>
        </w:rPr>
        <w:t xml:space="preserve">also </w:t>
      </w:r>
      <w:r w:rsidR="00782219" w:rsidRPr="004A271E">
        <w:rPr>
          <w:rFonts w:ascii="Times New Roman" w:hAnsi="Times New Roman" w:cs="Times New Roman"/>
        </w:rPr>
        <w:t xml:space="preserve">present attitude researchers a </w:t>
      </w:r>
      <w:r w:rsidR="00782219">
        <w:rPr>
          <w:rFonts w:ascii="Times New Roman" w:hAnsi="Times New Roman" w:cs="Times New Roman"/>
        </w:rPr>
        <w:t xml:space="preserve">with a </w:t>
      </w:r>
      <w:r w:rsidR="00782219" w:rsidRPr="004A271E">
        <w:rPr>
          <w:rFonts w:ascii="Times New Roman" w:hAnsi="Times New Roman" w:cs="Times New Roman"/>
        </w:rPr>
        <w:t xml:space="preserve">flexible new tool that can use to create stimuli </w:t>
      </w:r>
      <w:r w:rsidR="00782219">
        <w:rPr>
          <w:rFonts w:ascii="Times New Roman" w:hAnsi="Times New Roman" w:cs="Times New Roman"/>
        </w:rPr>
        <w:t xml:space="preserve">which </w:t>
      </w:r>
      <w:r w:rsidR="00782219" w:rsidRPr="004A271E">
        <w:rPr>
          <w:rFonts w:ascii="Times New Roman" w:hAnsi="Times New Roman" w:cs="Times New Roman"/>
        </w:rPr>
        <w:t>are perfectly matched and tailored to their experimental needs (e.g., the same target individual can be manipulated into emitting any statement, thus providing sophisticated control over the content they want to investigate).</w:t>
      </w:r>
      <w:r w:rsidR="00782219">
        <w:rPr>
          <w:rFonts w:ascii="Times New Roman" w:hAnsi="Times New Roman" w:cs="Times New Roman"/>
        </w:rPr>
        <w:t xml:space="preserve"> This could be used by those studying any aspect of attitude formation and change wherein the attitude object is a known or novel person, or a message communicated by those individuals.</w:t>
      </w:r>
      <w:r w:rsidR="00F17C78">
        <w:rPr>
          <w:rFonts w:ascii="Times New Roman" w:hAnsi="Times New Roman" w:cs="Times New Roman"/>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C01BE" w14:textId="4FB2566B" w:rsidR="008B7EC4" w:rsidRPr="00393EDA" w:rsidRDefault="008B7EC4" w:rsidP="00823218">
    <w:pPr>
      <w:spacing w:line="480" w:lineRule="auto"/>
      <w:ind w:firstLine="0"/>
      <w:contextualSpacing w:val="0"/>
      <w:jc w:val="left"/>
      <w:rPr>
        <w:rFonts w:ascii="Times New Roman" w:eastAsia="Times New Roman" w:hAnsi="Times New Roman" w:cs="Times New Roman"/>
        <w:sz w:val="24"/>
        <w:szCs w:val="24"/>
        <w:lang w:val="fr-BE"/>
      </w:rPr>
    </w:pPr>
    <w:r w:rsidRPr="00393EDA">
      <w:rPr>
        <w:rFonts w:ascii="Times New Roman" w:eastAsia="Times New Roman" w:hAnsi="Times New Roman" w:cs="Times New Roman"/>
        <w:sz w:val="24"/>
        <w:szCs w:val="24"/>
        <w:lang w:val="fr-BE"/>
      </w:rPr>
      <w:t xml:space="preserve">DEEPFAKES MANIPULATE </w:t>
    </w:r>
    <w:r w:rsidR="00393EDA" w:rsidRPr="00393EDA">
      <w:rPr>
        <w:rFonts w:ascii="Times New Roman" w:eastAsia="Times New Roman" w:hAnsi="Times New Roman" w:cs="Times New Roman"/>
        <w:sz w:val="24"/>
        <w:szCs w:val="24"/>
        <w:lang w:val="fr-BE"/>
      </w:rPr>
      <w:t xml:space="preserve">(IMPLICIT) </w:t>
    </w:r>
    <w:r w:rsidRPr="00393EDA">
      <w:rPr>
        <w:rFonts w:ascii="Times New Roman" w:eastAsia="Times New Roman" w:hAnsi="Times New Roman" w:cs="Times New Roman"/>
        <w:sz w:val="24"/>
        <w:szCs w:val="24"/>
        <w:lang w:val="fr-BE"/>
      </w:rPr>
      <w:t xml:space="preserve">ATTITUDES &amp; INTENTIONS  </w:t>
    </w:r>
    <w:r w:rsidR="00393EDA" w:rsidRPr="00393EDA">
      <w:rPr>
        <w:rFonts w:ascii="Times New Roman" w:eastAsia="Times New Roman" w:hAnsi="Times New Roman" w:cs="Times New Roman"/>
        <w:sz w:val="24"/>
        <w:szCs w:val="24"/>
        <w:lang w:val="fr-BE"/>
      </w:rPr>
      <w:tab/>
    </w:r>
    <w:r w:rsidR="00393EDA" w:rsidRPr="00393EDA">
      <w:rPr>
        <w:rFonts w:ascii="Times New Roman" w:eastAsia="Times New Roman" w:hAnsi="Times New Roman" w:cs="Times New Roman"/>
        <w:sz w:val="24"/>
        <w:szCs w:val="24"/>
        <w:lang w:val="fr-BE"/>
      </w:rPr>
      <w:tab/>
    </w:r>
    <w:r w:rsidRPr="00393EDA">
      <w:rPr>
        <w:rFonts w:ascii="Times New Roman" w:eastAsia="Times New Roman" w:hAnsi="Times New Roman" w:cs="Times New Roman"/>
        <w:sz w:val="24"/>
        <w:szCs w:val="24"/>
        <w:lang w:val="fr-BE"/>
      </w:rPr>
      <w:t xml:space="preserve"> </w:t>
    </w:r>
    <w:sdt>
      <w:sdtPr>
        <w:id w:val="-215735407"/>
        <w:docPartObj>
          <w:docPartGallery w:val="Page Numbers (Top of Page)"/>
          <w:docPartUnique/>
        </w:docPartObj>
      </w:sdtPr>
      <w:sdtEndPr>
        <w:rPr>
          <w:rFonts w:ascii="Times New Roman" w:hAnsi="Times New Roman" w:cs="Times New Roman"/>
          <w:noProof/>
          <w:sz w:val="24"/>
        </w:rPr>
      </w:sdtEndPr>
      <w:sdtContent>
        <w:r w:rsidRPr="00823218">
          <w:rPr>
            <w:rFonts w:ascii="Times New Roman" w:hAnsi="Times New Roman" w:cs="Times New Roman"/>
            <w:sz w:val="24"/>
          </w:rPr>
          <w:fldChar w:fldCharType="begin"/>
        </w:r>
        <w:r w:rsidRPr="00393EDA">
          <w:rPr>
            <w:rFonts w:ascii="Times New Roman" w:hAnsi="Times New Roman" w:cs="Times New Roman"/>
            <w:sz w:val="24"/>
            <w:lang w:val="fr-BE"/>
          </w:rPr>
          <w:instrText xml:space="preserve"> PAGE   \* MERGEFORMAT </w:instrText>
        </w:r>
        <w:r w:rsidRPr="00823218">
          <w:rPr>
            <w:rFonts w:ascii="Times New Roman" w:hAnsi="Times New Roman" w:cs="Times New Roman"/>
            <w:sz w:val="24"/>
          </w:rPr>
          <w:fldChar w:fldCharType="separate"/>
        </w:r>
        <w:r w:rsidR="00DA4F6D" w:rsidRPr="00393EDA">
          <w:rPr>
            <w:rFonts w:ascii="Times New Roman" w:hAnsi="Times New Roman" w:cs="Times New Roman"/>
            <w:noProof/>
            <w:sz w:val="24"/>
            <w:lang w:val="fr-BE"/>
          </w:rPr>
          <w:t>20</w:t>
        </w:r>
        <w:r w:rsidRPr="00823218">
          <w:rPr>
            <w:rFonts w:ascii="Times New Roman" w:hAnsi="Times New Roman" w:cs="Times New Roman"/>
            <w:noProof/>
            <w:sz w:val="24"/>
          </w:rPr>
          <w:fldChar w:fldCharType="end"/>
        </w:r>
      </w:sdtContent>
    </w:sdt>
  </w:p>
  <w:p w14:paraId="186F9857" w14:textId="77777777" w:rsidR="008B7EC4" w:rsidRPr="00393EDA" w:rsidRDefault="008B7EC4" w:rsidP="00F73E26">
    <w:pPr>
      <w:rPr>
        <w:lang w:val="fr-B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B28D0"/>
    <w:multiLevelType w:val="hybridMultilevel"/>
    <w:tmpl w:val="BE06A6B6"/>
    <w:lvl w:ilvl="0" w:tplc="FDB21C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48059C7"/>
    <w:multiLevelType w:val="multilevel"/>
    <w:tmpl w:val="EFA66E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2A36A1"/>
    <w:multiLevelType w:val="hybridMultilevel"/>
    <w:tmpl w:val="C7A8EDD4"/>
    <w:lvl w:ilvl="0" w:tplc="CEA2D862">
      <w:numFmt w:val="bullet"/>
      <w:lvlText w:val="-"/>
      <w:lvlJc w:val="left"/>
      <w:pPr>
        <w:ind w:left="1040" w:hanging="360"/>
      </w:pPr>
      <w:rPr>
        <w:rFonts w:ascii="Times New Roman" w:eastAsiaTheme="minorHAnsi" w:hAnsi="Times New Roman" w:cs="Times New Roman" w:hint="default"/>
      </w:rPr>
    </w:lvl>
    <w:lvl w:ilvl="1" w:tplc="20000003">
      <w:start w:val="1"/>
      <w:numFmt w:val="bullet"/>
      <w:lvlText w:val="o"/>
      <w:lvlJc w:val="left"/>
      <w:pPr>
        <w:ind w:left="1760" w:hanging="360"/>
      </w:pPr>
      <w:rPr>
        <w:rFonts w:ascii="Courier New" w:hAnsi="Courier New" w:cs="Courier New" w:hint="default"/>
      </w:rPr>
    </w:lvl>
    <w:lvl w:ilvl="2" w:tplc="20000005">
      <w:start w:val="1"/>
      <w:numFmt w:val="bullet"/>
      <w:lvlText w:val=""/>
      <w:lvlJc w:val="left"/>
      <w:pPr>
        <w:ind w:left="2480" w:hanging="360"/>
      </w:pPr>
      <w:rPr>
        <w:rFonts w:ascii="Wingdings" w:hAnsi="Wingdings" w:hint="default"/>
      </w:rPr>
    </w:lvl>
    <w:lvl w:ilvl="3" w:tplc="20000001">
      <w:start w:val="1"/>
      <w:numFmt w:val="bullet"/>
      <w:lvlText w:val=""/>
      <w:lvlJc w:val="left"/>
      <w:pPr>
        <w:ind w:left="3200" w:hanging="360"/>
      </w:pPr>
      <w:rPr>
        <w:rFonts w:ascii="Symbol" w:hAnsi="Symbol" w:hint="default"/>
      </w:rPr>
    </w:lvl>
    <w:lvl w:ilvl="4" w:tplc="20000003" w:tentative="1">
      <w:start w:val="1"/>
      <w:numFmt w:val="bullet"/>
      <w:lvlText w:val="o"/>
      <w:lvlJc w:val="left"/>
      <w:pPr>
        <w:ind w:left="3920" w:hanging="360"/>
      </w:pPr>
      <w:rPr>
        <w:rFonts w:ascii="Courier New" w:hAnsi="Courier New" w:cs="Courier New" w:hint="default"/>
      </w:rPr>
    </w:lvl>
    <w:lvl w:ilvl="5" w:tplc="20000005" w:tentative="1">
      <w:start w:val="1"/>
      <w:numFmt w:val="bullet"/>
      <w:lvlText w:val=""/>
      <w:lvlJc w:val="left"/>
      <w:pPr>
        <w:ind w:left="4640" w:hanging="360"/>
      </w:pPr>
      <w:rPr>
        <w:rFonts w:ascii="Wingdings" w:hAnsi="Wingdings" w:hint="default"/>
      </w:rPr>
    </w:lvl>
    <w:lvl w:ilvl="6" w:tplc="20000001" w:tentative="1">
      <w:start w:val="1"/>
      <w:numFmt w:val="bullet"/>
      <w:lvlText w:val=""/>
      <w:lvlJc w:val="left"/>
      <w:pPr>
        <w:ind w:left="5360" w:hanging="360"/>
      </w:pPr>
      <w:rPr>
        <w:rFonts w:ascii="Symbol" w:hAnsi="Symbol" w:hint="default"/>
      </w:rPr>
    </w:lvl>
    <w:lvl w:ilvl="7" w:tplc="20000003" w:tentative="1">
      <w:start w:val="1"/>
      <w:numFmt w:val="bullet"/>
      <w:lvlText w:val="o"/>
      <w:lvlJc w:val="left"/>
      <w:pPr>
        <w:ind w:left="6080" w:hanging="360"/>
      </w:pPr>
      <w:rPr>
        <w:rFonts w:ascii="Courier New" w:hAnsi="Courier New" w:cs="Courier New" w:hint="default"/>
      </w:rPr>
    </w:lvl>
    <w:lvl w:ilvl="8" w:tplc="20000005" w:tentative="1">
      <w:start w:val="1"/>
      <w:numFmt w:val="bullet"/>
      <w:lvlText w:val=""/>
      <w:lvlJc w:val="left"/>
      <w:pPr>
        <w:ind w:left="6800" w:hanging="360"/>
      </w:pPr>
      <w:rPr>
        <w:rFonts w:ascii="Wingdings" w:hAnsi="Wingdings" w:hint="default"/>
      </w:rPr>
    </w:lvl>
  </w:abstractNum>
  <w:num w:numId="1" w16cid:durableId="552810722">
    <w:abstractNumId w:val="1"/>
  </w:num>
  <w:num w:numId="2" w16cid:durableId="1096094905">
    <w:abstractNumId w:val="3"/>
  </w:num>
  <w:num w:numId="3" w16cid:durableId="1571423472">
    <w:abstractNumId w:val="0"/>
  </w:num>
  <w:num w:numId="4" w16cid:durableId="797182215">
    <w:abstractNumId w:val="2"/>
  </w:num>
  <w:num w:numId="5" w16cid:durableId="109821307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an Joseph Hughes">
    <w15:presenceInfo w15:providerId="None" w15:userId="Sean Joseph Hugh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activeWritingStyle w:appName="MSWord" w:lang="fr-BE" w:vendorID="64" w:dllVersion="6" w:nlCheck="1" w:checkStyle="0"/>
  <w:activeWritingStyle w:appName="MSWord" w:lang="en-US" w:vendorID="64" w:dllVersion="6" w:nlCheck="1" w:checkStyle="1"/>
  <w:activeWritingStyle w:appName="MSWord" w:lang="en-US" w:vendorID="64" w:dllVersion="0"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0B1A"/>
    <w:rsid w:val="00003179"/>
    <w:rsid w:val="0000445C"/>
    <w:rsid w:val="00005BED"/>
    <w:rsid w:val="000065CF"/>
    <w:rsid w:val="00012D35"/>
    <w:rsid w:val="00013FD2"/>
    <w:rsid w:val="00014F85"/>
    <w:rsid w:val="00022043"/>
    <w:rsid w:val="0002433E"/>
    <w:rsid w:val="00025014"/>
    <w:rsid w:val="00027986"/>
    <w:rsid w:val="00027A96"/>
    <w:rsid w:val="00032677"/>
    <w:rsid w:val="000349EA"/>
    <w:rsid w:val="00036A1F"/>
    <w:rsid w:val="00037C33"/>
    <w:rsid w:val="00037E28"/>
    <w:rsid w:val="000410ED"/>
    <w:rsid w:val="000452BC"/>
    <w:rsid w:val="00045B1F"/>
    <w:rsid w:val="000475DF"/>
    <w:rsid w:val="00050449"/>
    <w:rsid w:val="00051666"/>
    <w:rsid w:val="00052314"/>
    <w:rsid w:val="00052DA4"/>
    <w:rsid w:val="0005594E"/>
    <w:rsid w:val="00060620"/>
    <w:rsid w:val="000627EB"/>
    <w:rsid w:val="000679A1"/>
    <w:rsid w:val="00070733"/>
    <w:rsid w:val="00072236"/>
    <w:rsid w:val="00072838"/>
    <w:rsid w:val="00072D3E"/>
    <w:rsid w:val="00072DA7"/>
    <w:rsid w:val="0007363F"/>
    <w:rsid w:val="0007566B"/>
    <w:rsid w:val="000760C2"/>
    <w:rsid w:val="00080064"/>
    <w:rsid w:val="00082311"/>
    <w:rsid w:val="0008269D"/>
    <w:rsid w:val="00082BFF"/>
    <w:rsid w:val="000830BC"/>
    <w:rsid w:val="000920BD"/>
    <w:rsid w:val="00094D81"/>
    <w:rsid w:val="000956DA"/>
    <w:rsid w:val="000960B8"/>
    <w:rsid w:val="0009738B"/>
    <w:rsid w:val="000A0648"/>
    <w:rsid w:val="000A382C"/>
    <w:rsid w:val="000A77FC"/>
    <w:rsid w:val="000B00CC"/>
    <w:rsid w:val="000B53E4"/>
    <w:rsid w:val="000C0803"/>
    <w:rsid w:val="000C1050"/>
    <w:rsid w:val="000C3044"/>
    <w:rsid w:val="000C5E48"/>
    <w:rsid w:val="000C67DC"/>
    <w:rsid w:val="000C6C41"/>
    <w:rsid w:val="000D261B"/>
    <w:rsid w:val="000D3F5B"/>
    <w:rsid w:val="000E071A"/>
    <w:rsid w:val="000E3F97"/>
    <w:rsid w:val="000E480B"/>
    <w:rsid w:val="000E486A"/>
    <w:rsid w:val="000E4A12"/>
    <w:rsid w:val="000E4EB1"/>
    <w:rsid w:val="000E5C70"/>
    <w:rsid w:val="000E7139"/>
    <w:rsid w:val="000F2F58"/>
    <w:rsid w:val="00100847"/>
    <w:rsid w:val="00102AE7"/>
    <w:rsid w:val="001054AA"/>
    <w:rsid w:val="00105B22"/>
    <w:rsid w:val="00107805"/>
    <w:rsid w:val="00107EFE"/>
    <w:rsid w:val="00110F92"/>
    <w:rsid w:val="001119A8"/>
    <w:rsid w:val="001147E1"/>
    <w:rsid w:val="00114DA3"/>
    <w:rsid w:val="00115860"/>
    <w:rsid w:val="00120EE3"/>
    <w:rsid w:val="00121899"/>
    <w:rsid w:val="00121BF1"/>
    <w:rsid w:val="00122644"/>
    <w:rsid w:val="001240A7"/>
    <w:rsid w:val="00124C1B"/>
    <w:rsid w:val="00125F69"/>
    <w:rsid w:val="001300A7"/>
    <w:rsid w:val="0013184C"/>
    <w:rsid w:val="001330B5"/>
    <w:rsid w:val="0013340C"/>
    <w:rsid w:val="0013419A"/>
    <w:rsid w:val="001344A8"/>
    <w:rsid w:val="001347BF"/>
    <w:rsid w:val="00134F79"/>
    <w:rsid w:val="00137BE5"/>
    <w:rsid w:val="00137D20"/>
    <w:rsid w:val="00142569"/>
    <w:rsid w:val="00142AB7"/>
    <w:rsid w:val="0014363D"/>
    <w:rsid w:val="0014372C"/>
    <w:rsid w:val="00144498"/>
    <w:rsid w:val="00151A13"/>
    <w:rsid w:val="0015324C"/>
    <w:rsid w:val="00153539"/>
    <w:rsid w:val="001542DE"/>
    <w:rsid w:val="001545E5"/>
    <w:rsid w:val="00160AC5"/>
    <w:rsid w:val="00160AD4"/>
    <w:rsid w:val="00165A20"/>
    <w:rsid w:val="00165A2E"/>
    <w:rsid w:val="00165E87"/>
    <w:rsid w:val="0016659B"/>
    <w:rsid w:val="00170C66"/>
    <w:rsid w:val="00171C2A"/>
    <w:rsid w:val="0017229C"/>
    <w:rsid w:val="001725EF"/>
    <w:rsid w:val="00175605"/>
    <w:rsid w:val="00175BDD"/>
    <w:rsid w:val="00177D1E"/>
    <w:rsid w:val="00181D85"/>
    <w:rsid w:val="00182198"/>
    <w:rsid w:val="001828D9"/>
    <w:rsid w:val="00184443"/>
    <w:rsid w:val="0018543F"/>
    <w:rsid w:val="00185546"/>
    <w:rsid w:val="001871BE"/>
    <w:rsid w:val="00187B5A"/>
    <w:rsid w:val="001917A3"/>
    <w:rsid w:val="00195206"/>
    <w:rsid w:val="001A1C69"/>
    <w:rsid w:val="001A2E03"/>
    <w:rsid w:val="001A4009"/>
    <w:rsid w:val="001A5727"/>
    <w:rsid w:val="001B023F"/>
    <w:rsid w:val="001B05E6"/>
    <w:rsid w:val="001B1C07"/>
    <w:rsid w:val="001B3F21"/>
    <w:rsid w:val="001B4E38"/>
    <w:rsid w:val="001B57D4"/>
    <w:rsid w:val="001B6055"/>
    <w:rsid w:val="001B66C3"/>
    <w:rsid w:val="001B79E5"/>
    <w:rsid w:val="001C4F20"/>
    <w:rsid w:val="001C4FDD"/>
    <w:rsid w:val="001C51D2"/>
    <w:rsid w:val="001D2785"/>
    <w:rsid w:val="001D5D65"/>
    <w:rsid w:val="001D68A2"/>
    <w:rsid w:val="001E0CD1"/>
    <w:rsid w:val="001E1EE9"/>
    <w:rsid w:val="001E466D"/>
    <w:rsid w:val="001E6045"/>
    <w:rsid w:val="001E6A6F"/>
    <w:rsid w:val="001F07A8"/>
    <w:rsid w:val="001F2BC5"/>
    <w:rsid w:val="001F3C03"/>
    <w:rsid w:val="001F4D96"/>
    <w:rsid w:val="001F6537"/>
    <w:rsid w:val="001F676C"/>
    <w:rsid w:val="00201053"/>
    <w:rsid w:val="00202B61"/>
    <w:rsid w:val="00204483"/>
    <w:rsid w:val="0020785B"/>
    <w:rsid w:val="00207AA0"/>
    <w:rsid w:val="00207BA1"/>
    <w:rsid w:val="00211A4B"/>
    <w:rsid w:val="002124FB"/>
    <w:rsid w:val="002132C8"/>
    <w:rsid w:val="0021520C"/>
    <w:rsid w:val="00216A9B"/>
    <w:rsid w:val="00217A3D"/>
    <w:rsid w:val="0022074F"/>
    <w:rsid w:val="002214F8"/>
    <w:rsid w:val="0022245D"/>
    <w:rsid w:val="002238B9"/>
    <w:rsid w:val="00226607"/>
    <w:rsid w:val="00227366"/>
    <w:rsid w:val="002304FF"/>
    <w:rsid w:val="00231272"/>
    <w:rsid w:val="0023597B"/>
    <w:rsid w:val="00235C2C"/>
    <w:rsid w:val="00236C66"/>
    <w:rsid w:val="00236DFC"/>
    <w:rsid w:val="0024116E"/>
    <w:rsid w:val="00241DD0"/>
    <w:rsid w:val="00244EDB"/>
    <w:rsid w:val="00245226"/>
    <w:rsid w:val="002461BB"/>
    <w:rsid w:val="00246CEE"/>
    <w:rsid w:val="00250BDD"/>
    <w:rsid w:val="00253D54"/>
    <w:rsid w:val="00260611"/>
    <w:rsid w:val="00262002"/>
    <w:rsid w:val="0026207B"/>
    <w:rsid w:val="002656FC"/>
    <w:rsid w:val="00265CCE"/>
    <w:rsid w:val="00267783"/>
    <w:rsid w:val="00270945"/>
    <w:rsid w:val="00272E14"/>
    <w:rsid w:val="00272F93"/>
    <w:rsid w:val="00273265"/>
    <w:rsid w:val="0027432A"/>
    <w:rsid w:val="00274C25"/>
    <w:rsid w:val="00276E92"/>
    <w:rsid w:val="002776C2"/>
    <w:rsid w:val="00281262"/>
    <w:rsid w:val="00282A7C"/>
    <w:rsid w:val="002832E1"/>
    <w:rsid w:val="002839EC"/>
    <w:rsid w:val="00290AA8"/>
    <w:rsid w:val="00291D8A"/>
    <w:rsid w:val="002920C0"/>
    <w:rsid w:val="002928CF"/>
    <w:rsid w:val="0029336C"/>
    <w:rsid w:val="00294B2B"/>
    <w:rsid w:val="002959D2"/>
    <w:rsid w:val="00297993"/>
    <w:rsid w:val="002A0048"/>
    <w:rsid w:val="002A3DA8"/>
    <w:rsid w:val="002A6042"/>
    <w:rsid w:val="002A7053"/>
    <w:rsid w:val="002A79EA"/>
    <w:rsid w:val="002B103C"/>
    <w:rsid w:val="002B2848"/>
    <w:rsid w:val="002B6A8A"/>
    <w:rsid w:val="002C071F"/>
    <w:rsid w:val="002C22CD"/>
    <w:rsid w:val="002C4818"/>
    <w:rsid w:val="002C4876"/>
    <w:rsid w:val="002C57F3"/>
    <w:rsid w:val="002C62F1"/>
    <w:rsid w:val="002C7FC4"/>
    <w:rsid w:val="002D1B1D"/>
    <w:rsid w:val="002D3C05"/>
    <w:rsid w:val="002D3C85"/>
    <w:rsid w:val="002D756A"/>
    <w:rsid w:val="002E2E47"/>
    <w:rsid w:val="002E4C81"/>
    <w:rsid w:val="002E5411"/>
    <w:rsid w:val="002F2B9C"/>
    <w:rsid w:val="002F32CA"/>
    <w:rsid w:val="002F4907"/>
    <w:rsid w:val="002F5900"/>
    <w:rsid w:val="002F7917"/>
    <w:rsid w:val="003062E6"/>
    <w:rsid w:val="00306D54"/>
    <w:rsid w:val="00310227"/>
    <w:rsid w:val="00310B77"/>
    <w:rsid w:val="00310BF5"/>
    <w:rsid w:val="00310DE8"/>
    <w:rsid w:val="003167C2"/>
    <w:rsid w:val="00316E74"/>
    <w:rsid w:val="00317185"/>
    <w:rsid w:val="003225DD"/>
    <w:rsid w:val="00324E14"/>
    <w:rsid w:val="003271FC"/>
    <w:rsid w:val="003274DE"/>
    <w:rsid w:val="00327BDB"/>
    <w:rsid w:val="00330B09"/>
    <w:rsid w:val="00331B32"/>
    <w:rsid w:val="00331C3E"/>
    <w:rsid w:val="00332574"/>
    <w:rsid w:val="00333F4D"/>
    <w:rsid w:val="003437FF"/>
    <w:rsid w:val="00351891"/>
    <w:rsid w:val="00353508"/>
    <w:rsid w:val="00353936"/>
    <w:rsid w:val="00354D42"/>
    <w:rsid w:val="003557DE"/>
    <w:rsid w:val="00355A80"/>
    <w:rsid w:val="00356253"/>
    <w:rsid w:val="00357798"/>
    <w:rsid w:val="00361639"/>
    <w:rsid w:val="003624A7"/>
    <w:rsid w:val="00362874"/>
    <w:rsid w:val="00367E55"/>
    <w:rsid w:val="00370ADE"/>
    <w:rsid w:val="003711BD"/>
    <w:rsid w:val="003737CC"/>
    <w:rsid w:val="00374AA6"/>
    <w:rsid w:val="00374CF2"/>
    <w:rsid w:val="003758AF"/>
    <w:rsid w:val="00376697"/>
    <w:rsid w:val="003813E8"/>
    <w:rsid w:val="003818B1"/>
    <w:rsid w:val="003830A5"/>
    <w:rsid w:val="00384FEC"/>
    <w:rsid w:val="003850BA"/>
    <w:rsid w:val="003905C4"/>
    <w:rsid w:val="00392A59"/>
    <w:rsid w:val="00393EDA"/>
    <w:rsid w:val="003A088E"/>
    <w:rsid w:val="003A08A8"/>
    <w:rsid w:val="003A395E"/>
    <w:rsid w:val="003B58FD"/>
    <w:rsid w:val="003B649F"/>
    <w:rsid w:val="003C02E5"/>
    <w:rsid w:val="003C1A57"/>
    <w:rsid w:val="003C3ED2"/>
    <w:rsid w:val="003C49C9"/>
    <w:rsid w:val="003C6392"/>
    <w:rsid w:val="003D10F5"/>
    <w:rsid w:val="003D1C73"/>
    <w:rsid w:val="003D2054"/>
    <w:rsid w:val="003D2F34"/>
    <w:rsid w:val="003D5473"/>
    <w:rsid w:val="003D6792"/>
    <w:rsid w:val="003D7EAA"/>
    <w:rsid w:val="003E07AD"/>
    <w:rsid w:val="003E2085"/>
    <w:rsid w:val="003E249A"/>
    <w:rsid w:val="003E2A0D"/>
    <w:rsid w:val="003E2E79"/>
    <w:rsid w:val="003E3A21"/>
    <w:rsid w:val="003E4AB7"/>
    <w:rsid w:val="003E722B"/>
    <w:rsid w:val="003F28E6"/>
    <w:rsid w:val="00401902"/>
    <w:rsid w:val="00403E66"/>
    <w:rsid w:val="0040695C"/>
    <w:rsid w:val="00412A31"/>
    <w:rsid w:val="0041304D"/>
    <w:rsid w:val="00414AD3"/>
    <w:rsid w:val="0042679C"/>
    <w:rsid w:val="00427DAA"/>
    <w:rsid w:val="004308D8"/>
    <w:rsid w:val="0043482E"/>
    <w:rsid w:val="00436BA1"/>
    <w:rsid w:val="00437963"/>
    <w:rsid w:val="00437B2D"/>
    <w:rsid w:val="00440417"/>
    <w:rsid w:val="00441553"/>
    <w:rsid w:val="00447AC4"/>
    <w:rsid w:val="004510EC"/>
    <w:rsid w:val="004511FF"/>
    <w:rsid w:val="004538A2"/>
    <w:rsid w:val="00461464"/>
    <w:rsid w:val="00464869"/>
    <w:rsid w:val="00467C90"/>
    <w:rsid w:val="00471502"/>
    <w:rsid w:val="004718D6"/>
    <w:rsid w:val="00471DD2"/>
    <w:rsid w:val="00472F83"/>
    <w:rsid w:val="00474D11"/>
    <w:rsid w:val="00475B70"/>
    <w:rsid w:val="004768C8"/>
    <w:rsid w:val="00476C95"/>
    <w:rsid w:val="0047714A"/>
    <w:rsid w:val="00477D22"/>
    <w:rsid w:val="00483D1D"/>
    <w:rsid w:val="0048560C"/>
    <w:rsid w:val="00491655"/>
    <w:rsid w:val="00491CF7"/>
    <w:rsid w:val="0049453F"/>
    <w:rsid w:val="0049581D"/>
    <w:rsid w:val="00496963"/>
    <w:rsid w:val="00496D8F"/>
    <w:rsid w:val="004A3803"/>
    <w:rsid w:val="004A4CEB"/>
    <w:rsid w:val="004A578A"/>
    <w:rsid w:val="004A7D17"/>
    <w:rsid w:val="004B0FBB"/>
    <w:rsid w:val="004B135C"/>
    <w:rsid w:val="004B2993"/>
    <w:rsid w:val="004B3C4C"/>
    <w:rsid w:val="004B45BF"/>
    <w:rsid w:val="004B48B6"/>
    <w:rsid w:val="004B552B"/>
    <w:rsid w:val="004B71B2"/>
    <w:rsid w:val="004B7F90"/>
    <w:rsid w:val="004C08FD"/>
    <w:rsid w:val="004C31C4"/>
    <w:rsid w:val="004C5E61"/>
    <w:rsid w:val="004C7058"/>
    <w:rsid w:val="004C7225"/>
    <w:rsid w:val="004C781D"/>
    <w:rsid w:val="004D04EA"/>
    <w:rsid w:val="004D3DBD"/>
    <w:rsid w:val="004E103F"/>
    <w:rsid w:val="004E5F99"/>
    <w:rsid w:val="004E7297"/>
    <w:rsid w:val="004F20D4"/>
    <w:rsid w:val="004F2E06"/>
    <w:rsid w:val="004F500C"/>
    <w:rsid w:val="004F5E9F"/>
    <w:rsid w:val="005011FC"/>
    <w:rsid w:val="0050177D"/>
    <w:rsid w:val="00502AA4"/>
    <w:rsid w:val="00503DF4"/>
    <w:rsid w:val="005040EC"/>
    <w:rsid w:val="005053C4"/>
    <w:rsid w:val="00507CF9"/>
    <w:rsid w:val="00512D40"/>
    <w:rsid w:val="005159C6"/>
    <w:rsid w:val="00517760"/>
    <w:rsid w:val="0051790B"/>
    <w:rsid w:val="0052284F"/>
    <w:rsid w:val="005230BB"/>
    <w:rsid w:val="005242A9"/>
    <w:rsid w:val="00524C38"/>
    <w:rsid w:val="00526FB8"/>
    <w:rsid w:val="00530E25"/>
    <w:rsid w:val="00534EF0"/>
    <w:rsid w:val="005366DD"/>
    <w:rsid w:val="00537589"/>
    <w:rsid w:val="00540EAB"/>
    <w:rsid w:val="0054200B"/>
    <w:rsid w:val="005449BA"/>
    <w:rsid w:val="00545F9C"/>
    <w:rsid w:val="005466DE"/>
    <w:rsid w:val="00546FF6"/>
    <w:rsid w:val="0054729C"/>
    <w:rsid w:val="00550BF8"/>
    <w:rsid w:val="0055202C"/>
    <w:rsid w:val="00552125"/>
    <w:rsid w:val="00552643"/>
    <w:rsid w:val="0055588D"/>
    <w:rsid w:val="00556008"/>
    <w:rsid w:val="005600A2"/>
    <w:rsid w:val="00561B23"/>
    <w:rsid w:val="005641D7"/>
    <w:rsid w:val="00567815"/>
    <w:rsid w:val="00571986"/>
    <w:rsid w:val="005720EE"/>
    <w:rsid w:val="005727E1"/>
    <w:rsid w:val="00574D9C"/>
    <w:rsid w:val="00577C6D"/>
    <w:rsid w:val="005828BB"/>
    <w:rsid w:val="0058536E"/>
    <w:rsid w:val="00587CB6"/>
    <w:rsid w:val="00593008"/>
    <w:rsid w:val="00593DEF"/>
    <w:rsid w:val="00595A5C"/>
    <w:rsid w:val="005A05C0"/>
    <w:rsid w:val="005A169B"/>
    <w:rsid w:val="005A1871"/>
    <w:rsid w:val="005A3CF3"/>
    <w:rsid w:val="005A4104"/>
    <w:rsid w:val="005A6900"/>
    <w:rsid w:val="005A78D5"/>
    <w:rsid w:val="005A7F0E"/>
    <w:rsid w:val="005B1B3A"/>
    <w:rsid w:val="005B279D"/>
    <w:rsid w:val="005B3742"/>
    <w:rsid w:val="005B4D58"/>
    <w:rsid w:val="005B6D71"/>
    <w:rsid w:val="005C2AF4"/>
    <w:rsid w:val="005C371B"/>
    <w:rsid w:val="005C6FBF"/>
    <w:rsid w:val="005C7DD7"/>
    <w:rsid w:val="005D212A"/>
    <w:rsid w:val="005D2200"/>
    <w:rsid w:val="005D2CE7"/>
    <w:rsid w:val="005D5E8F"/>
    <w:rsid w:val="005D669A"/>
    <w:rsid w:val="005E0464"/>
    <w:rsid w:val="005E1C67"/>
    <w:rsid w:val="005E633E"/>
    <w:rsid w:val="005F0528"/>
    <w:rsid w:val="005F1329"/>
    <w:rsid w:val="005F1D77"/>
    <w:rsid w:val="005F1F4E"/>
    <w:rsid w:val="005F284E"/>
    <w:rsid w:val="005F2BDC"/>
    <w:rsid w:val="005F39C7"/>
    <w:rsid w:val="005F3AAA"/>
    <w:rsid w:val="005F7FCA"/>
    <w:rsid w:val="00600D12"/>
    <w:rsid w:val="0060115E"/>
    <w:rsid w:val="0060515C"/>
    <w:rsid w:val="0060715B"/>
    <w:rsid w:val="006107FB"/>
    <w:rsid w:val="00612760"/>
    <w:rsid w:val="00623630"/>
    <w:rsid w:val="00623869"/>
    <w:rsid w:val="00624FF7"/>
    <w:rsid w:val="00627EBF"/>
    <w:rsid w:val="00630470"/>
    <w:rsid w:val="00634A9F"/>
    <w:rsid w:val="00637DF2"/>
    <w:rsid w:val="0064024B"/>
    <w:rsid w:val="006412C4"/>
    <w:rsid w:val="006422AA"/>
    <w:rsid w:val="00642480"/>
    <w:rsid w:val="00642F78"/>
    <w:rsid w:val="006474A9"/>
    <w:rsid w:val="00647C3B"/>
    <w:rsid w:val="00651D88"/>
    <w:rsid w:val="00652315"/>
    <w:rsid w:val="006548C6"/>
    <w:rsid w:val="0066178C"/>
    <w:rsid w:val="00662828"/>
    <w:rsid w:val="006637CF"/>
    <w:rsid w:val="0066386E"/>
    <w:rsid w:val="006640A5"/>
    <w:rsid w:val="00666C5F"/>
    <w:rsid w:val="006703E3"/>
    <w:rsid w:val="0067120E"/>
    <w:rsid w:val="006764FC"/>
    <w:rsid w:val="00677412"/>
    <w:rsid w:val="00680470"/>
    <w:rsid w:val="0068192B"/>
    <w:rsid w:val="00681C33"/>
    <w:rsid w:val="00682ABB"/>
    <w:rsid w:val="006840F2"/>
    <w:rsid w:val="0068546E"/>
    <w:rsid w:val="00685A4D"/>
    <w:rsid w:val="00695C5C"/>
    <w:rsid w:val="00695D90"/>
    <w:rsid w:val="00697360"/>
    <w:rsid w:val="00697724"/>
    <w:rsid w:val="006A0F7B"/>
    <w:rsid w:val="006A0F80"/>
    <w:rsid w:val="006A1063"/>
    <w:rsid w:val="006A1A03"/>
    <w:rsid w:val="006A3E50"/>
    <w:rsid w:val="006A4504"/>
    <w:rsid w:val="006A4AC4"/>
    <w:rsid w:val="006A5CA3"/>
    <w:rsid w:val="006A6154"/>
    <w:rsid w:val="006B2357"/>
    <w:rsid w:val="006B381F"/>
    <w:rsid w:val="006B6486"/>
    <w:rsid w:val="006B7309"/>
    <w:rsid w:val="006C0011"/>
    <w:rsid w:val="006C0404"/>
    <w:rsid w:val="006C08E9"/>
    <w:rsid w:val="006C17A3"/>
    <w:rsid w:val="006C2486"/>
    <w:rsid w:val="006C2EC8"/>
    <w:rsid w:val="006C4902"/>
    <w:rsid w:val="006C4DA5"/>
    <w:rsid w:val="006C4DDF"/>
    <w:rsid w:val="006C7F89"/>
    <w:rsid w:val="006D0753"/>
    <w:rsid w:val="006D1035"/>
    <w:rsid w:val="006D3219"/>
    <w:rsid w:val="006D3844"/>
    <w:rsid w:val="006D4E65"/>
    <w:rsid w:val="006D62D5"/>
    <w:rsid w:val="006D6880"/>
    <w:rsid w:val="006D73E2"/>
    <w:rsid w:val="006E279F"/>
    <w:rsid w:val="006E3E39"/>
    <w:rsid w:val="006E5CA3"/>
    <w:rsid w:val="006E5FC8"/>
    <w:rsid w:val="006F0CE7"/>
    <w:rsid w:val="006F18B2"/>
    <w:rsid w:val="006F30D1"/>
    <w:rsid w:val="006F40C5"/>
    <w:rsid w:val="00707CCA"/>
    <w:rsid w:val="00710926"/>
    <w:rsid w:val="007152C7"/>
    <w:rsid w:val="0071733C"/>
    <w:rsid w:val="007207AD"/>
    <w:rsid w:val="007222D9"/>
    <w:rsid w:val="007232C4"/>
    <w:rsid w:val="00723699"/>
    <w:rsid w:val="00723946"/>
    <w:rsid w:val="00723EA9"/>
    <w:rsid w:val="00725881"/>
    <w:rsid w:val="007310A8"/>
    <w:rsid w:val="00733A19"/>
    <w:rsid w:val="0073421E"/>
    <w:rsid w:val="0073527C"/>
    <w:rsid w:val="0073628E"/>
    <w:rsid w:val="0074120F"/>
    <w:rsid w:val="00741A5B"/>
    <w:rsid w:val="00741E1F"/>
    <w:rsid w:val="00744ED0"/>
    <w:rsid w:val="007466AB"/>
    <w:rsid w:val="00746CBB"/>
    <w:rsid w:val="007516E3"/>
    <w:rsid w:val="00754F10"/>
    <w:rsid w:val="00755413"/>
    <w:rsid w:val="00756B7E"/>
    <w:rsid w:val="0075782F"/>
    <w:rsid w:val="00763043"/>
    <w:rsid w:val="0076430E"/>
    <w:rsid w:val="007648B3"/>
    <w:rsid w:val="00764D73"/>
    <w:rsid w:val="00765628"/>
    <w:rsid w:val="00770DFE"/>
    <w:rsid w:val="00771B17"/>
    <w:rsid w:val="00772D7D"/>
    <w:rsid w:val="007733CD"/>
    <w:rsid w:val="00773845"/>
    <w:rsid w:val="00775474"/>
    <w:rsid w:val="00782171"/>
    <w:rsid w:val="00782219"/>
    <w:rsid w:val="00784C96"/>
    <w:rsid w:val="007858AA"/>
    <w:rsid w:val="007860D5"/>
    <w:rsid w:val="00786ED1"/>
    <w:rsid w:val="00790065"/>
    <w:rsid w:val="00793C3D"/>
    <w:rsid w:val="00795487"/>
    <w:rsid w:val="007A0866"/>
    <w:rsid w:val="007A0F4E"/>
    <w:rsid w:val="007A24C6"/>
    <w:rsid w:val="007A2A70"/>
    <w:rsid w:val="007A312C"/>
    <w:rsid w:val="007A491C"/>
    <w:rsid w:val="007A4B92"/>
    <w:rsid w:val="007A4F4B"/>
    <w:rsid w:val="007B2D8D"/>
    <w:rsid w:val="007B36D9"/>
    <w:rsid w:val="007B4733"/>
    <w:rsid w:val="007C124F"/>
    <w:rsid w:val="007C36DC"/>
    <w:rsid w:val="007C467D"/>
    <w:rsid w:val="007C4C1D"/>
    <w:rsid w:val="007C5017"/>
    <w:rsid w:val="007C5151"/>
    <w:rsid w:val="007C5B97"/>
    <w:rsid w:val="007C5C3A"/>
    <w:rsid w:val="007D1131"/>
    <w:rsid w:val="007D18C8"/>
    <w:rsid w:val="007D220E"/>
    <w:rsid w:val="007D5C13"/>
    <w:rsid w:val="007D686E"/>
    <w:rsid w:val="007D77A4"/>
    <w:rsid w:val="007D7EF2"/>
    <w:rsid w:val="007E0B4F"/>
    <w:rsid w:val="007E3A99"/>
    <w:rsid w:val="007E45C0"/>
    <w:rsid w:val="007E5DCB"/>
    <w:rsid w:val="007F18A5"/>
    <w:rsid w:val="007F1B40"/>
    <w:rsid w:val="007F2CF2"/>
    <w:rsid w:val="007F496C"/>
    <w:rsid w:val="007F5604"/>
    <w:rsid w:val="007F56CB"/>
    <w:rsid w:val="007F7C6D"/>
    <w:rsid w:val="008005E5"/>
    <w:rsid w:val="00801D0D"/>
    <w:rsid w:val="008022AC"/>
    <w:rsid w:val="00803897"/>
    <w:rsid w:val="0080474A"/>
    <w:rsid w:val="00805CCA"/>
    <w:rsid w:val="00806419"/>
    <w:rsid w:val="00810639"/>
    <w:rsid w:val="00811776"/>
    <w:rsid w:val="00811822"/>
    <w:rsid w:val="00812C37"/>
    <w:rsid w:val="0081600E"/>
    <w:rsid w:val="008161BC"/>
    <w:rsid w:val="008209F0"/>
    <w:rsid w:val="00821F3D"/>
    <w:rsid w:val="008227E0"/>
    <w:rsid w:val="00823218"/>
    <w:rsid w:val="00824272"/>
    <w:rsid w:val="00825ACA"/>
    <w:rsid w:val="008303CB"/>
    <w:rsid w:val="008310AB"/>
    <w:rsid w:val="008311AF"/>
    <w:rsid w:val="00831E90"/>
    <w:rsid w:val="00833C18"/>
    <w:rsid w:val="00835926"/>
    <w:rsid w:val="008369DF"/>
    <w:rsid w:val="00837D14"/>
    <w:rsid w:val="008456AF"/>
    <w:rsid w:val="00846B57"/>
    <w:rsid w:val="00846DCD"/>
    <w:rsid w:val="00850094"/>
    <w:rsid w:val="008502F9"/>
    <w:rsid w:val="00850673"/>
    <w:rsid w:val="00852ED2"/>
    <w:rsid w:val="00857397"/>
    <w:rsid w:val="00857917"/>
    <w:rsid w:val="00857B7C"/>
    <w:rsid w:val="00862706"/>
    <w:rsid w:val="00862FAC"/>
    <w:rsid w:val="008632CC"/>
    <w:rsid w:val="00864107"/>
    <w:rsid w:val="0086418D"/>
    <w:rsid w:val="0086486B"/>
    <w:rsid w:val="008668E5"/>
    <w:rsid w:val="00867564"/>
    <w:rsid w:val="00872DAE"/>
    <w:rsid w:val="00873021"/>
    <w:rsid w:val="00877BB2"/>
    <w:rsid w:val="00884831"/>
    <w:rsid w:val="008856E3"/>
    <w:rsid w:val="00887F8F"/>
    <w:rsid w:val="008934B8"/>
    <w:rsid w:val="008959F3"/>
    <w:rsid w:val="00897C7B"/>
    <w:rsid w:val="008A0EF6"/>
    <w:rsid w:val="008A5BBB"/>
    <w:rsid w:val="008A6E5E"/>
    <w:rsid w:val="008B0907"/>
    <w:rsid w:val="008B271C"/>
    <w:rsid w:val="008B2F88"/>
    <w:rsid w:val="008B5BE3"/>
    <w:rsid w:val="008B6B07"/>
    <w:rsid w:val="008B7B02"/>
    <w:rsid w:val="008B7EC4"/>
    <w:rsid w:val="008C0B3C"/>
    <w:rsid w:val="008C1E55"/>
    <w:rsid w:val="008C2406"/>
    <w:rsid w:val="008C663D"/>
    <w:rsid w:val="008C6FCB"/>
    <w:rsid w:val="008C7238"/>
    <w:rsid w:val="008C7B15"/>
    <w:rsid w:val="008C7E6D"/>
    <w:rsid w:val="008D0A4E"/>
    <w:rsid w:val="008D38D3"/>
    <w:rsid w:val="008D56E1"/>
    <w:rsid w:val="008D6644"/>
    <w:rsid w:val="008D7530"/>
    <w:rsid w:val="008E15E9"/>
    <w:rsid w:val="008E1728"/>
    <w:rsid w:val="008E4B8F"/>
    <w:rsid w:val="008E6DB8"/>
    <w:rsid w:val="008F32AA"/>
    <w:rsid w:val="008F6ABF"/>
    <w:rsid w:val="0090323A"/>
    <w:rsid w:val="0090429D"/>
    <w:rsid w:val="00904FBD"/>
    <w:rsid w:val="00905198"/>
    <w:rsid w:val="0090646C"/>
    <w:rsid w:val="009125AC"/>
    <w:rsid w:val="009126A6"/>
    <w:rsid w:val="009144F3"/>
    <w:rsid w:val="009201A6"/>
    <w:rsid w:val="00922E6E"/>
    <w:rsid w:val="00923B42"/>
    <w:rsid w:val="00923CCC"/>
    <w:rsid w:val="009242DA"/>
    <w:rsid w:val="00924AA7"/>
    <w:rsid w:val="00926031"/>
    <w:rsid w:val="00935F81"/>
    <w:rsid w:val="0093604E"/>
    <w:rsid w:val="00936569"/>
    <w:rsid w:val="0093691D"/>
    <w:rsid w:val="00940492"/>
    <w:rsid w:val="00940638"/>
    <w:rsid w:val="0094087C"/>
    <w:rsid w:val="00940DC7"/>
    <w:rsid w:val="009421B1"/>
    <w:rsid w:val="0094234E"/>
    <w:rsid w:val="00945130"/>
    <w:rsid w:val="00945D3C"/>
    <w:rsid w:val="009460F7"/>
    <w:rsid w:val="009511B9"/>
    <w:rsid w:val="009557D1"/>
    <w:rsid w:val="009559D3"/>
    <w:rsid w:val="00961551"/>
    <w:rsid w:val="00962354"/>
    <w:rsid w:val="00973902"/>
    <w:rsid w:val="00974B93"/>
    <w:rsid w:val="00974D4F"/>
    <w:rsid w:val="00975AE4"/>
    <w:rsid w:val="0097622E"/>
    <w:rsid w:val="0097701C"/>
    <w:rsid w:val="00980C22"/>
    <w:rsid w:val="0099017C"/>
    <w:rsid w:val="00990A83"/>
    <w:rsid w:val="00997C47"/>
    <w:rsid w:val="009A11FF"/>
    <w:rsid w:val="009A14A9"/>
    <w:rsid w:val="009A17C1"/>
    <w:rsid w:val="009A1C98"/>
    <w:rsid w:val="009A628A"/>
    <w:rsid w:val="009B06DF"/>
    <w:rsid w:val="009B1934"/>
    <w:rsid w:val="009B1C4A"/>
    <w:rsid w:val="009B2BB1"/>
    <w:rsid w:val="009B3173"/>
    <w:rsid w:val="009C15BD"/>
    <w:rsid w:val="009C5890"/>
    <w:rsid w:val="009C638A"/>
    <w:rsid w:val="009C7245"/>
    <w:rsid w:val="009D0557"/>
    <w:rsid w:val="009D3C27"/>
    <w:rsid w:val="009D4244"/>
    <w:rsid w:val="009D43B3"/>
    <w:rsid w:val="009D57B1"/>
    <w:rsid w:val="009D63AF"/>
    <w:rsid w:val="009D73F6"/>
    <w:rsid w:val="009E0432"/>
    <w:rsid w:val="009E2A5A"/>
    <w:rsid w:val="009E5F99"/>
    <w:rsid w:val="009E6517"/>
    <w:rsid w:val="009E7252"/>
    <w:rsid w:val="009F03EB"/>
    <w:rsid w:val="009F2345"/>
    <w:rsid w:val="009F3141"/>
    <w:rsid w:val="009F5D1E"/>
    <w:rsid w:val="009F66BE"/>
    <w:rsid w:val="009F6EF0"/>
    <w:rsid w:val="009F7E79"/>
    <w:rsid w:val="00A040B8"/>
    <w:rsid w:val="00A04BAC"/>
    <w:rsid w:val="00A05950"/>
    <w:rsid w:val="00A0641D"/>
    <w:rsid w:val="00A138BA"/>
    <w:rsid w:val="00A1401C"/>
    <w:rsid w:val="00A143F6"/>
    <w:rsid w:val="00A163DD"/>
    <w:rsid w:val="00A16915"/>
    <w:rsid w:val="00A1768A"/>
    <w:rsid w:val="00A177C9"/>
    <w:rsid w:val="00A215E5"/>
    <w:rsid w:val="00A24FD1"/>
    <w:rsid w:val="00A26B17"/>
    <w:rsid w:val="00A31C70"/>
    <w:rsid w:val="00A322A9"/>
    <w:rsid w:val="00A32C1C"/>
    <w:rsid w:val="00A35727"/>
    <w:rsid w:val="00A37679"/>
    <w:rsid w:val="00A40130"/>
    <w:rsid w:val="00A424E3"/>
    <w:rsid w:val="00A43EFD"/>
    <w:rsid w:val="00A4428A"/>
    <w:rsid w:val="00A51125"/>
    <w:rsid w:val="00A53343"/>
    <w:rsid w:val="00A53444"/>
    <w:rsid w:val="00A5503D"/>
    <w:rsid w:val="00A550BF"/>
    <w:rsid w:val="00A55B37"/>
    <w:rsid w:val="00A5764A"/>
    <w:rsid w:val="00A62FE8"/>
    <w:rsid w:val="00A635A9"/>
    <w:rsid w:val="00A650E8"/>
    <w:rsid w:val="00A65889"/>
    <w:rsid w:val="00A66D35"/>
    <w:rsid w:val="00A70861"/>
    <w:rsid w:val="00A71008"/>
    <w:rsid w:val="00A72AF8"/>
    <w:rsid w:val="00A73CAF"/>
    <w:rsid w:val="00A74A43"/>
    <w:rsid w:val="00A75680"/>
    <w:rsid w:val="00A7626B"/>
    <w:rsid w:val="00A76AD8"/>
    <w:rsid w:val="00A77D32"/>
    <w:rsid w:val="00A85CC3"/>
    <w:rsid w:val="00A91A07"/>
    <w:rsid w:val="00A91A3E"/>
    <w:rsid w:val="00A93015"/>
    <w:rsid w:val="00A94BD3"/>
    <w:rsid w:val="00A95DF8"/>
    <w:rsid w:val="00AA0737"/>
    <w:rsid w:val="00AA1AD1"/>
    <w:rsid w:val="00AA1C6A"/>
    <w:rsid w:val="00AA2663"/>
    <w:rsid w:val="00AA4E92"/>
    <w:rsid w:val="00AA79AB"/>
    <w:rsid w:val="00AB1634"/>
    <w:rsid w:val="00AB23B1"/>
    <w:rsid w:val="00AB3BB5"/>
    <w:rsid w:val="00AB514C"/>
    <w:rsid w:val="00AB69CF"/>
    <w:rsid w:val="00AB7601"/>
    <w:rsid w:val="00AC08E5"/>
    <w:rsid w:val="00AC138C"/>
    <w:rsid w:val="00AC359E"/>
    <w:rsid w:val="00AC509E"/>
    <w:rsid w:val="00AD1DFA"/>
    <w:rsid w:val="00AD24C7"/>
    <w:rsid w:val="00AD29EF"/>
    <w:rsid w:val="00AD2D67"/>
    <w:rsid w:val="00AD2F50"/>
    <w:rsid w:val="00AD4670"/>
    <w:rsid w:val="00AD5428"/>
    <w:rsid w:val="00AD5C5A"/>
    <w:rsid w:val="00AD688F"/>
    <w:rsid w:val="00AD7B5C"/>
    <w:rsid w:val="00AE0EB8"/>
    <w:rsid w:val="00AE2499"/>
    <w:rsid w:val="00AE3F2A"/>
    <w:rsid w:val="00AE421D"/>
    <w:rsid w:val="00AE458A"/>
    <w:rsid w:val="00AE5B05"/>
    <w:rsid w:val="00AE60EF"/>
    <w:rsid w:val="00AF2934"/>
    <w:rsid w:val="00AF29C8"/>
    <w:rsid w:val="00B01238"/>
    <w:rsid w:val="00B01AD5"/>
    <w:rsid w:val="00B0237D"/>
    <w:rsid w:val="00B03044"/>
    <w:rsid w:val="00B0561A"/>
    <w:rsid w:val="00B06078"/>
    <w:rsid w:val="00B06D23"/>
    <w:rsid w:val="00B07764"/>
    <w:rsid w:val="00B12329"/>
    <w:rsid w:val="00B12A6C"/>
    <w:rsid w:val="00B1477D"/>
    <w:rsid w:val="00B16822"/>
    <w:rsid w:val="00B21DD9"/>
    <w:rsid w:val="00B21E99"/>
    <w:rsid w:val="00B2277D"/>
    <w:rsid w:val="00B23931"/>
    <w:rsid w:val="00B248C6"/>
    <w:rsid w:val="00B24C03"/>
    <w:rsid w:val="00B26160"/>
    <w:rsid w:val="00B26ABB"/>
    <w:rsid w:val="00B27629"/>
    <w:rsid w:val="00B27CE0"/>
    <w:rsid w:val="00B30D36"/>
    <w:rsid w:val="00B3515E"/>
    <w:rsid w:val="00B370C5"/>
    <w:rsid w:val="00B40586"/>
    <w:rsid w:val="00B40745"/>
    <w:rsid w:val="00B41682"/>
    <w:rsid w:val="00B42812"/>
    <w:rsid w:val="00B4366F"/>
    <w:rsid w:val="00B43B80"/>
    <w:rsid w:val="00B44429"/>
    <w:rsid w:val="00B44E15"/>
    <w:rsid w:val="00B45DB7"/>
    <w:rsid w:val="00B464D1"/>
    <w:rsid w:val="00B469DC"/>
    <w:rsid w:val="00B50146"/>
    <w:rsid w:val="00B51BA4"/>
    <w:rsid w:val="00B5362D"/>
    <w:rsid w:val="00B53909"/>
    <w:rsid w:val="00B555F8"/>
    <w:rsid w:val="00B56765"/>
    <w:rsid w:val="00B56F4A"/>
    <w:rsid w:val="00B57840"/>
    <w:rsid w:val="00B57955"/>
    <w:rsid w:val="00B638A2"/>
    <w:rsid w:val="00B65155"/>
    <w:rsid w:val="00B65B4D"/>
    <w:rsid w:val="00B72DE7"/>
    <w:rsid w:val="00B74551"/>
    <w:rsid w:val="00B75B0F"/>
    <w:rsid w:val="00B84963"/>
    <w:rsid w:val="00B85971"/>
    <w:rsid w:val="00B861E1"/>
    <w:rsid w:val="00B8627E"/>
    <w:rsid w:val="00B868F4"/>
    <w:rsid w:val="00B9147E"/>
    <w:rsid w:val="00B92E7B"/>
    <w:rsid w:val="00BA19E9"/>
    <w:rsid w:val="00BA5069"/>
    <w:rsid w:val="00BB0D08"/>
    <w:rsid w:val="00BB5286"/>
    <w:rsid w:val="00BB7677"/>
    <w:rsid w:val="00BC0277"/>
    <w:rsid w:val="00BC0FA0"/>
    <w:rsid w:val="00BC235A"/>
    <w:rsid w:val="00BC33DD"/>
    <w:rsid w:val="00BC37B3"/>
    <w:rsid w:val="00BC7305"/>
    <w:rsid w:val="00BD0E41"/>
    <w:rsid w:val="00BD1469"/>
    <w:rsid w:val="00BD26A0"/>
    <w:rsid w:val="00BD2A96"/>
    <w:rsid w:val="00BD385F"/>
    <w:rsid w:val="00BD4FD2"/>
    <w:rsid w:val="00BD59FF"/>
    <w:rsid w:val="00BD6722"/>
    <w:rsid w:val="00BD7670"/>
    <w:rsid w:val="00BE0AB3"/>
    <w:rsid w:val="00BE675B"/>
    <w:rsid w:val="00BE77DA"/>
    <w:rsid w:val="00BF1F0C"/>
    <w:rsid w:val="00BF21FE"/>
    <w:rsid w:val="00BF368D"/>
    <w:rsid w:val="00BF44FF"/>
    <w:rsid w:val="00BF7AF7"/>
    <w:rsid w:val="00C006AF"/>
    <w:rsid w:val="00C04D23"/>
    <w:rsid w:val="00C11015"/>
    <w:rsid w:val="00C11B7A"/>
    <w:rsid w:val="00C13205"/>
    <w:rsid w:val="00C13D9A"/>
    <w:rsid w:val="00C15CD9"/>
    <w:rsid w:val="00C15CDD"/>
    <w:rsid w:val="00C17BA9"/>
    <w:rsid w:val="00C22781"/>
    <w:rsid w:val="00C22959"/>
    <w:rsid w:val="00C23329"/>
    <w:rsid w:val="00C23F4C"/>
    <w:rsid w:val="00C241A9"/>
    <w:rsid w:val="00C24467"/>
    <w:rsid w:val="00C25732"/>
    <w:rsid w:val="00C25B6E"/>
    <w:rsid w:val="00C27647"/>
    <w:rsid w:val="00C27BEF"/>
    <w:rsid w:val="00C30030"/>
    <w:rsid w:val="00C31EE0"/>
    <w:rsid w:val="00C3212F"/>
    <w:rsid w:val="00C34635"/>
    <w:rsid w:val="00C35984"/>
    <w:rsid w:val="00C3721B"/>
    <w:rsid w:val="00C40C63"/>
    <w:rsid w:val="00C42ECE"/>
    <w:rsid w:val="00C4304E"/>
    <w:rsid w:val="00C45F4E"/>
    <w:rsid w:val="00C463C1"/>
    <w:rsid w:val="00C47D0E"/>
    <w:rsid w:val="00C523A1"/>
    <w:rsid w:val="00C5284C"/>
    <w:rsid w:val="00C52CC5"/>
    <w:rsid w:val="00C55301"/>
    <w:rsid w:val="00C56E42"/>
    <w:rsid w:val="00C578CA"/>
    <w:rsid w:val="00C618D9"/>
    <w:rsid w:val="00C64424"/>
    <w:rsid w:val="00C64A75"/>
    <w:rsid w:val="00C655F4"/>
    <w:rsid w:val="00C70927"/>
    <w:rsid w:val="00C71719"/>
    <w:rsid w:val="00C7173A"/>
    <w:rsid w:val="00C72AF8"/>
    <w:rsid w:val="00C73444"/>
    <w:rsid w:val="00C7779F"/>
    <w:rsid w:val="00C82EFD"/>
    <w:rsid w:val="00C86426"/>
    <w:rsid w:val="00C90947"/>
    <w:rsid w:val="00C91EC5"/>
    <w:rsid w:val="00C9290C"/>
    <w:rsid w:val="00C92D20"/>
    <w:rsid w:val="00C93559"/>
    <w:rsid w:val="00C96AA2"/>
    <w:rsid w:val="00C96ECF"/>
    <w:rsid w:val="00C97AF8"/>
    <w:rsid w:val="00CA12A5"/>
    <w:rsid w:val="00CA1413"/>
    <w:rsid w:val="00CA4D65"/>
    <w:rsid w:val="00CA693B"/>
    <w:rsid w:val="00CB1141"/>
    <w:rsid w:val="00CB2EE5"/>
    <w:rsid w:val="00CB3199"/>
    <w:rsid w:val="00CB416D"/>
    <w:rsid w:val="00CB5CA7"/>
    <w:rsid w:val="00CC2981"/>
    <w:rsid w:val="00CC4738"/>
    <w:rsid w:val="00CD5BCC"/>
    <w:rsid w:val="00CD79E3"/>
    <w:rsid w:val="00CE0465"/>
    <w:rsid w:val="00CE166A"/>
    <w:rsid w:val="00CE169E"/>
    <w:rsid w:val="00CE2AAA"/>
    <w:rsid w:val="00CE32DE"/>
    <w:rsid w:val="00CE6C4A"/>
    <w:rsid w:val="00CF30D7"/>
    <w:rsid w:val="00CF6F9A"/>
    <w:rsid w:val="00D0010A"/>
    <w:rsid w:val="00D02723"/>
    <w:rsid w:val="00D036ED"/>
    <w:rsid w:val="00D10605"/>
    <w:rsid w:val="00D11F22"/>
    <w:rsid w:val="00D12E70"/>
    <w:rsid w:val="00D133B5"/>
    <w:rsid w:val="00D159F7"/>
    <w:rsid w:val="00D15AEB"/>
    <w:rsid w:val="00D214A4"/>
    <w:rsid w:val="00D21620"/>
    <w:rsid w:val="00D23AB8"/>
    <w:rsid w:val="00D24942"/>
    <w:rsid w:val="00D25553"/>
    <w:rsid w:val="00D26A90"/>
    <w:rsid w:val="00D31EBC"/>
    <w:rsid w:val="00D34F4C"/>
    <w:rsid w:val="00D35D75"/>
    <w:rsid w:val="00D3602A"/>
    <w:rsid w:val="00D37641"/>
    <w:rsid w:val="00D41193"/>
    <w:rsid w:val="00D42A30"/>
    <w:rsid w:val="00D47E52"/>
    <w:rsid w:val="00D51136"/>
    <w:rsid w:val="00D52A84"/>
    <w:rsid w:val="00D539F8"/>
    <w:rsid w:val="00D561B3"/>
    <w:rsid w:val="00D60137"/>
    <w:rsid w:val="00D62FEF"/>
    <w:rsid w:val="00D63FA8"/>
    <w:rsid w:val="00D64CB7"/>
    <w:rsid w:val="00D65D8D"/>
    <w:rsid w:val="00D67039"/>
    <w:rsid w:val="00D67443"/>
    <w:rsid w:val="00D74678"/>
    <w:rsid w:val="00D75772"/>
    <w:rsid w:val="00D75BA4"/>
    <w:rsid w:val="00D80C09"/>
    <w:rsid w:val="00D825E4"/>
    <w:rsid w:val="00D937F7"/>
    <w:rsid w:val="00D94ED7"/>
    <w:rsid w:val="00D95A69"/>
    <w:rsid w:val="00D973F0"/>
    <w:rsid w:val="00DA2D55"/>
    <w:rsid w:val="00DA397D"/>
    <w:rsid w:val="00DA4F6D"/>
    <w:rsid w:val="00DA5B79"/>
    <w:rsid w:val="00DA688C"/>
    <w:rsid w:val="00DA68C5"/>
    <w:rsid w:val="00DA7FED"/>
    <w:rsid w:val="00DB1C5B"/>
    <w:rsid w:val="00DB2F5C"/>
    <w:rsid w:val="00DB3B2E"/>
    <w:rsid w:val="00DB57DA"/>
    <w:rsid w:val="00DB5876"/>
    <w:rsid w:val="00DB7F84"/>
    <w:rsid w:val="00DC0732"/>
    <w:rsid w:val="00DC0772"/>
    <w:rsid w:val="00DC184D"/>
    <w:rsid w:val="00DC227B"/>
    <w:rsid w:val="00DC238D"/>
    <w:rsid w:val="00DC3E63"/>
    <w:rsid w:val="00DC4853"/>
    <w:rsid w:val="00DC520A"/>
    <w:rsid w:val="00DC5EA2"/>
    <w:rsid w:val="00DC7222"/>
    <w:rsid w:val="00DC7E03"/>
    <w:rsid w:val="00DD21FE"/>
    <w:rsid w:val="00DD3D1E"/>
    <w:rsid w:val="00DD49D6"/>
    <w:rsid w:val="00DE06A1"/>
    <w:rsid w:val="00DE15A0"/>
    <w:rsid w:val="00DE3204"/>
    <w:rsid w:val="00DE400E"/>
    <w:rsid w:val="00DE58CE"/>
    <w:rsid w:val="00DE58EF"/>
    <w:rsid w:val="00DE7EA6"/>
    <w:rsid w:val="00DF16A5"/>
    <w:rsid w:val="00DF2B9B"/>
    <w:rsid w:val="00DF2F67"/>
    <w:rsid w:val="00DF4D57"/>
    <w:rsid w:val="00DF53B3"/>
    <w:rsid w:val="00DF541B"/>
    <w:rsid w:val="00DF5F9F"/>
    <w:rsid w:val="00DF64E2"/>
    <w:rsid w:val="00DF6B52"/>
    <w:rsid w:val="00E0084F"/>
    <w:rsid w:val="00E01958"/>
    <w:rsid w:val="00E04106"/>
    <w:rsid w:val="00E05124"/>
    <w:rsid w:val="00E068D3"/>
    <w:rsid w:val="00E06A63"/>
    <w:rsid w:val="00E07116"/>
    <w:rsid w:val="00E109FB"/>
    <w:rsid w:val="00E118C8"/>
    <w:rsid w:val="00E1190A"/>
    <w:rsid w:val="00E12903"/>
    <w:rsid w:val="00E14726"/>
    <w:rsid w:val="00E14B3C"/>
    <w:rsid w:val="00E14E94"/>
    <w:rsid w:val="00E23E7E"/>
    <w:rsid w:val="00E2591C"/>
    <w:rsid w:val="00E27762"/>
    <w:rsid w:val="00E36440"/>
    <w:rsid w:val="00E41500"/>
    <w:rsid w:val="00E41AF3"/>
    <w:rsid w:val="00E43994"/>
    <w:rsid w:val="00E455FA"/>
    <w:rsid w:val="00E46530"/>
    <w:rsid w:val="00E46EB6"/>
    <w:rsid w:val="00E50797"/>
    <w:rsid w:val="00E52C5D"/>
    <w:rsid w:val="00E536F5"/>
    <w:rsid w:val="00E541E2"/>
    <w:rsid w:val="00E6133D"/>
    <w:rsid w:val="00E62275"/>
    <w:rsid w:val="00E62598"/>
    <w:rsid w:val="00E62975"/>
    <w:rsid w:val="00E63733"/>
    <w:rsid w:val="00E668CD"/>
    <w:rsid w:val="00E705BE"/>
    <w:rsid w:val="00E719E1"/>
    <w:rsid w:val="00E73FD5"/>
    <w:rsid w:val="00E76823"/>
    <w:rsid w:val="00E774A2"/>
    <w:rsid w:val="00E8306C"/>
    <w:rsid w:val="00E85225"/>
    <w:rsid w:val="00E86628"/>
    <w:rsid w:val="00E9528A"/>
    <w:rsid w:val="00EA01E8"/>
    <w:rsid w:val="00EA0A48"/>
    <w:rsid w:val="00EA306C"/>
    <w:rsid w:val="00EA4A9C"/>
    <w:rsid w:val="00EA560C"/>
    <w:rsid w:val="00EA5DDF"/>
    <w:rsid w:val="00EB016B"/>
    <w:rsid w:val="00EB1064"/>
    <w:rsid w:val="00EB2FB8"/>
    <w:rsid w:val="00EB3AB0"/>
    <w:rsid w:val="00EB5376"/>
    <w:rsid w:val="00EB6082"/>
    <w:rsid w:val="00EB69A8"/>
    <w:rsid w:val="00EC0B74"/>
    <w:rsid w:val="00EC1B04"/>
    <w:rsid w:val="00EC23BF"/>
    <w:rsid w:val="00EC2700"/>
    <w:rsid w:val="00EC36DF"/>
    <w:rsid w:val="00EC3D0B"/>
    <w:rsid w:val="00EC4B12"/>
    <w:rsid w:val="00EC5AD0"/>
    <w:rsid w:val="00EC6E98"/>
    <w:rsid w:val="00EC72FB"/>
    <w:rsid w:val="00EC7F12"/>
    <w:rsid w:val="00ED2093"/>
    <w:rsid w:val="00ED34C2"/>
    <w:rsid w:val="00ED51D4"/>
    <w:rsid w:val="00ED78CD"/>
    <w:rsid w:val="00ED7F64"/>
    <w:rsid w:val="00EE27EA"/>
    <w:rsid w:val="00EE3626"/>
    <w:rsid w:val="00EE3AD2"/>
    <w:rsid w:val="00EE5616"/>
    <w:rsid w:val="00EF7485"/>
    <w:rsid w:val="00EF7586"/>
    <w:rsid w:val="00F0088D"/>
    <w:rsid w:val="00F039E9"/>
    <w:rsid w:val="00F0550C"/>
    <w:rsid w:val="00F06B72"/>
    <w:rsid w:val="00F1185C"/>
    <w:rsid w:val="00F13FC8"/>
    <w:rsid w:val="00F142B9"/>
    <w:rsid w:val="00F1554B"/>
    <w:rsid w:val="00F1613B"/>
    <w:rsid w:val="00F17C78"/>
    <w:rsid w:val="00F22C09"/>
    <w:rsid w:val="00F233FF"/>
    <w:rsid w:val="00F23D55"/>
    <w:rsid w:val="00F244DE"/>
    <w:rsid w:val="00F302D6"/>
    <w:rsid w:val="00F32576"/>
    <w:rsid w:val="00F3356A"/>
    <w:rsid w:val="00F35819"/>
    <w:rsid w:val="00F35921"/>
    <w:rsid w:val="00F40DAB"/>
    <w:rsid w:val="00F4122A"/>
    <w:rsid w:val="00F4145B"/>
    <w:rsid w:val="00F42A67"/>
    <w:rsid w:val="00F42DF9"/>
    <w:rsid w:val="00F42E54"/>
    <w:rsid w:val="00F43473"/>
    <w:rsid w:val="00F43B96"/>
    <w:rsid w:val="00F447A0"/>
    <w:rsid w:val="00F462EE"/>
    <w:rsid w:val="00F476F5"/>
    <w:rsid w:val="00F4773C"/>
    <w:rsid w:val="00F51079"/>
    <w:rsid w:val="00F52B02"/>
    <w:rsid w:val="00F571F6"/>
    <w:rsid w:val="00F61D1D"/>
    <w:rsid w:val="00F63B6A"/>
    <w:rsid w:val="00F649EE"/>
    <w:rsid w:val="00F64A23"/>
    <w:rsid w:val="00F64BB3"/>
    <w:rsid w:val="00F65D18"/>
    <w:rsid w:val="00F704D5"/>
    <w:rsid w:val="00F70BE4"/>
    <w:rsid w:val="00F71C9D"/>
    <w:rsid w:val="00F72323"/>
    <w:rsid w:val="00F73E26"/>
    <w:rsid w:val="00F74379"/>
    <w:rsid w:val="00F76B30"/>
    <w:rsid w:val="00F77BBA"/>
    <w:rsid w:val="00F77DEA"/>
    <w:rsid w:val="00F8128B"/>
    <w:rsid w:val="00F82083"/>
    <w:rsid w:val="00F828E4"/>
    <w:rsid w:val="00F83B23"/>
    <w:rsid w:val="00F849E0"/>
    <w:rsid w:val="00F876E1"/>
    <w:rsid w:val="00F87A6F"/>
    <w:rsid w:val="00F90F22"/>
    <w:rsid w:val="00F93449"/>
    <w:rsid w:val="00F95CBC"/>
    <w:rsid w:val="00F96594"/>
    <w:rsid w:val="00FA33FD"/>
    <w:rsid w:val="00FA4147"/>
    <w:rsid w:val="00FA7D5C"/>
    <w:rsid w:val="00FB03C9"/>
    <w:rsid w:val="00FB1727"/>
    <w:rsid w:val="00FB57AB"/>
    <w:rsid w:val="00FC0246"/>
    <w:rsid w:val="00FC3139"/>
    <w:rsid w:val="00FC3D0E"/>
    <w:rsid w:val="00FC4385"/>
    <w:rsid w:val="00FC4631"/>
    <w:rsid w:val="00FC471C"/>
    <w:rsid w:val="00FC79BA"/>
    <w:rsid w:val="00FD16E8"/>
    <w:rsid w:val="00FD35E5"/>
    <w:rsid w:val="00FD4524"/>
    <w:rsid w:val="00FD4747"/>
    <w:rsid w:val="00FE3737"/>
    <w:rsid w:val="00FE5197"/>
    <w:rsid w:val="00FE5B2F"/>
    <w:rsid w:val="00FF5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622619"/>
  <w15:chartTrackingRefBased/>
  <w15:docId w15:val="{8A19A666-08EA-434A-9314-9027F1D3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59F7"/>
    <w:pPr>
      <w:spacing w:after="0"/>
      <w:ind w:firstLine="360"/>
      <w:contextualSpacing/>
      <w:jc w:val="both"/>
    </w:pPr>
    <w:rPr>
      <w:rFonts w:ascii="CMU Serif Roman" w:hAnsi="CMU Serif Roman" w:cs="CMU Serif Roman"/>
      <w:sz w:val="18"/>
      <w:szCs w:val="18"/>
    </w:rPr>
  </w:style>
  <w:style w:type="paragraph" w:styleId="Heading1">
    <w:name w:val="heading 1"/>
    <w:basedOn w:val="Normal"/>
    <w:next w:val="Normal"/>
    <w:link w:val="Heading1Char"/>
    <w:uiPriority w:val="9"/>
    <w:qFormat/>
    <w:rsid w:val="00782171"/>
    <w:pPr>
      <w:ind w:firstLine="0"/>
      <w:jc w:val="center"/>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rFonts w:ascii="Times New Roman" w:eastAsia="Times New Roman" w:hAnsi="Times New Roman" w:cs="Times New Roman"/>
      <w:sz w:val="24"/>
      <w:szCs w:val="20"/>
    </w:rPr>
  </w:style>
  <w:style w:type="paragraph" w:styleId="NormalWeb">
    <w:name w:val="Normal (Web)"/>
    <w:basedOn w:val="Normal"/>
    <w:uiPriority w:val="99"/>
    <w:qFormat/>
    <w:rsid w:val="00483D1D"/>
    <w:rPr>
      <w:rFonts w:ascii="Times New Roman" w:eastAsia="Times New Roman" w:hAnsi="Times New Roman" w:cs="Times New Roman"/>
      <w:sz w:val="24"/>
      <w:szCs w:val="24"/>
    </w:rPr>
  </w:style>
  <w:style w:type="paragraph" w:styleId="ListParagraph">
    <w:name w:val="List Paragraph"/>
    <w:basedOn w:val="Normal"/>
    <w:uiPriority w:val="34"/>
    <w:qFormat/>
    <w:rsid w:val="004F5E9F"/>
    <w:pPr>
      <w:ind w:left="720"/>
    </w:pPr>
  </w:style>
  <w:style w:type="character" w:customStyle="1" w:styleId="fontstyle01">
    <w:name w:val="fontstyle01"/>
    <w:basedOn w:val="DefaultParagraphFont"/>
    <w:rsid w:val="004A3803"/>
    <w:rPr>
      <w:rFonts w:ascii="LiberationSerif" w:hAnsi="LiberationSerif" w:hint="default"/>
      <w:b w:val="0"/>
      <w:bCs w:val="0"/>
      <w:i w:val="0"/>
      <w:iCs w:val="0"/>
      <w:color w:val="000000"/>
      <w:sz w:val="30"/>
      <w:szCs w:val="30"/>
    </w:rPr>
  </w:style>
  <w:style w:type="paragraph" w:styleId="Header">
    <w:name w:val="header"/>
    <w:basedOn w:val="Normal"/>
    <w:link w:val="HeaderChar"/>
    <w:uiPriority w:val="99"/>
    <w:unhideWhenUsed/>
    <w:rsid w:val="00B65B4D"/>
    <w:pPr>
      <w:tabs>
        <w:tab w:val="center" w:pos="4680"/>
        <w:tab w:val="right" w:pos="9360"/>
      </w:tabs>
    </w:pPr>
  </w:style>
  <w:style w:type="character" w:customStyle="1" w:styleId="HeaderChar">
    <w:name w:val="Header Char"/>
    <w:basedOn w:val="DefaultParagraphFont"/>
    <w:link w:val="Header"/>
    <w:uiPriority w:val="99"/>
    <w:rsid w:val="00B65B4D"/>
    <w:rPr>
      <w:rFonts w:ascii="CMU Serif Roman" w:hAnsi="CMU Serif Roman" w:cs="CMU Serif Roman"/>
      <w:sz w:val="20"/>
      <w:szCs w:val="20"/>
    </w:rPr>
  </w:style>
  <w:style w:type="paragraph" w:styleId="Footer">
    <w:name w:val="footer"/>
    <w:basedOn w:val="Normal"/>
    <w:link w:val="FooterChar"/>
    <w:uiPriority w:val="99"/>
    <w:unhideWhenUsed/>
    <w:rsid w:val="00B65B4D"/>
    <w:pPr>
      <w:tabs>
        <w:tab w:val="center" w:pos="4680"/>
        <w:tab w:val="right" w:pos="9360"/>
      </w:tabs>
    </w:pPr>
  </w:style>
  <w:style w:type="character" w:customStyle="1" w:styleId="FooterChar">
    <w:name w:val="Footer Char"/>
    <w:basedOn w:val="DefaultParagraphFont"/>
    <w:link w:val="Footer"/>
    <w:uiPriority w:val="99"/>
    <w:rsid w:val="00B65B4D"/>
    <w:rPr>
      <w:rFonts w:ascii="CMU Serif Roman" w:hAnsi="CMU Serif Roman" w:cs="CMU Serif Roman"/>
      <w:sz w:val="20"/>
      <w:szCs w:val="20"/>
    </w:rPr>
  </w:style>
  <w:style w:type="paragraph" w:customStyle="1" w:styleId="abstract">
    <w:name w:val="abstract"/>
    <w:basedOn w:val="Normal"/>
    <w:qFormat/>
    <w:rsid w:val="00F73E26"/>
    <w:pPr>
      <w:ind w:left="720" w:right="740" w:firstLine="0"/>
    </w:pPr>
    <w:rPr>
      <w:sz w:val="20"/>
      <w:szCs w:val="20"/>
    </w:rPr>
  </w:style>
  <w:style w:type="paragraph" w:customStyle="1" w:styleId="authors">
    <w:name w:val="authors"/>
    <w:basedOn w:val="Normal"/>
    <w:qFormat/>
    <w:rsid w:val="00F73E26"/>
    <w:pPr>
      <w:ind w:firstLine="0"/>
      <w:jc w:val="center"/>
    </w:pPr>
    <w:rPr>
      <w:sz w:val="24"/>
      <w:szCs w:val="24"/>
    </w:rPr>
  </w:style>
  <w:style w:type="paragraph" w:customStyle="1" w:styleId="Title1">
    <w:name w:val="Title1"/>
    <w:basedOn w:val="Normal"/>
    <w:qFormat/>
    <w:rsid w:val="00F73E26"/>
    <w:pPr>
      <w:ind w:firstLine="0"/>
      <w:jc w:val="center"/>
    </w:pPr>
    <w:rPr>
      <w:sz w:val="28"/>
      <w:szCs w:val="28"/>
    </w:rPr>
  </w:style>
  <w:style w:type="character" w:customStyle="1" w:styleId="Heading1Char">
    <w:name w:val="Heading 1 Char"/>
    <w:basedOn w:val="DefaultParagraphFont"/>
    <w:link w:val="Heading1"/>
    <w:uiPriority w:val="9"/>
    <w:rsid w:val="00782171"/>
    <w:rPr>
      <w:rFonts w:ascii="CMU Serif Roman" w:hAnsi="CMU Serif Roman" w:cs="CMU Serif Roman"/>
      <w:b/>
      <w:bCs/>
      <w:sz w:val="18"/>
      <w:szCs w:val="18"/>
    </w:rPr>
  </w:style>
  <w:style w:type="paragraph" w:customStyle="1" w:styleId="references">
    <w:name w:val="references"/>
    <w:basedOn w:val="Normal"/>
    <w:qFormat/>
    <w:rsid w:val="00782171"/>
    <w:pPr>
      <w:ind w:left="270" w:hanging="270"/>
      <w:jc w:val="left"/>
    </w:pPr>
  </w:style>
  <w:style w:type="paragraph" w:customStyle="1" w:styleId="Caption1">
    <w:name w:val="Caption1"/>
    <w:basedOn w:val="Normal"/>
    <w:qFormat/>
    <w:rsid w:val="008E1728"/>
    <w:pPr>
      <w:ind w:firstLine="0"/>
    </w:pPr>
    <w:rPr>
      <w:bCs/>
      <w:sz w:val="16"/>
      <w:szCs w:val="16"/>
    </w:rPr>
  </w:style>
  <w:style w:type="character" w:customStyle="1" w:styleId="UnresolvedMention1">
    <w:name w:val="Unresolved Mention1"/>
    <w:basedOn w:val="DefaultParagraphFont"/>
    <w:uiPriority w:val="99"/>
    <w:semiHidden/>
    <w:unhideWhenUsed/>
    <w:rsid w:val="00427DAA"/>
    <w:rPr>
      <w:color w:val="605E5C"/>
      <w:shd w:val="clear" w:color="auto" w:fill="E1DFDD"/>
    </w:rPr>
  </w:style>
  <w:style w:type="character" w:styleId="Strong">
    <w:name w:val="Strong"/>
    <w:basedOn w:val="DefaultParagraphFont"/>
    <w:uiPriority w:val="22"/>
    <w:qFormat/>
    <w:rsid w:val="00922E6E"/>
    <w:rPr>
      <w:b/>
      <w:bCs/>
    </w:rPr>
  </w:style>
  <w:style w:type="character" w:styleId="FollowedHyperlink">
    <w:name w:val="FollowedHyperlink"/>
    <w:basedOn w:val="DefaultParagraphFont"/>
    <w:uiPriority w:val="99"/>
    <w:semiHidden/>
    <w:unhideWhenUsed/>
    <w:rsid w:val="002C22CD"/>
    <w:rPr>
      <w:color w:val="800080" w:themeColor="followedHyperlink"/>
      <w:u w:val="single"/>
    </w:rPr>
  </w:style>
  <w:style w:type="paragraph" w:styleId="FootnoteText">
    <w:name w:val="footnote text"/>
    <w:basedOn w:val="Normal"/>
    <w:link w:val="FootnoteTextChar"/>
    <w:uiPriority w:val="99"/>
    <w:unhideWhenUsed/>
    <w:rsid w:val="009125AC"/>
    <w:rPr>
      <w:sz w:val="20"/>
      <w:szCs w:val="20"/>
    </w:rPr>
  </w:style>
  <w:style w:type="character" w:customStyle="1" w:styleId="FootnoteTextChar">
    <w:name w:val="Footnote Text Char"/>
    <w:basedOn w:val="DefaultParagraphFont"/>
    <w:link w:val="FootnoteText"/>
    <w:uiPriority w:val="99"/>
    <w:rsid w:val="009125AC"/>
    <w:rPr>
      <w:rFonts w:ascii="CMU Serif Roman" w:hAnsi="CMU Serif Roman" w:cs="CMU Serif Roman"/>
      <w:sz w:val="20"/>
      <w:szCs w:val="20"/>
    </w:rPr>
  </w:style>
  <w:style w:type="character" w:styleId="FootnoteReference">
    <w:name w:val="footnote reference"/>
    <w:basedOn w:val="DefaultParagraphFont"/>
    <w:uiPriority w:val="99"/>
    <w:semiHidden/>
    <w:unhideWhenUsed/>
    <w:rsid w:val="009125AC"/>
    <w:rPr>
      <w:vertAlign w:val="superscript"/>
    </w:rPr>
  </w:style>
  <w:style w:type="character" w:styleId="HTMLCite">
    <w:name w:val="HTML Cite"/>
    <w:basedOn w:val="DefaultParagraphFont"/>
    <w:uiPriority w:val="99"/>
    <w:semiHidden/>
    <w:unhideWhenUsed/>
    <w:rsid w:val="005828BB"/>
    <w:rPr>
      <w:i/>
      <w:iCs/>
    </w:rPr>
  </w:style>
  <w:style w:type="character" w:styleId="UnresolvedMention">
    <w:name w:val="Unresolved Mention"/>
    <w:basedOn w:val="DefaultParagraphFont"/>
    <w:uiPriority w:val="99"/>
    <w:semiHidden/>
    <w:unhideWhenUsed/>
    <w:rsid w:val="000F2F58"/>
    <w:rPr>
      <w:color w:val="605E5C"/>
      <w:shd w:val="clear" w:color="auto" w:fill="E1DFDD"/>
    </w:rPr>
  </w:style>
  <w:style w:type="paragraph" w:customStyle="1" w:styleId="text">
    <w:name w:val="text"/>
    <w:basedOn w:val="Normal"/>
    <w:rsid w:val="002E5411"/>
    <w:pPr>
      <w:spacing w:before="100" w:beforeAutospacing="1" w:after="100" w:afterAutospacing="1"/>
      <w:ind w:firstLine="0"/>
      <w:contextualSpacing w:val="0"/>
      <w:jc w:val="left"/>
    </w:pPr>
    <w:rPr>
      <w:rFonts w:ascii="Verdana" w:eastAsia="Times New Roman" w:hAnsi="Verdana" w:cs="Times New Roman"/>
      <w:color w:val="000000"/>
      <w:sz w:val="19"/>
      <w:szCs w:val="19"/>
      <w:lang w:val="nl-BE" w:eastAsia="nl-BE"/>
    </w:rPr>
  </w:style>
  <w:style w:type="table" w:styleId="TableGrid">
    <w:name w:val="Table Grid"/>
    <w:basedOn w:val="TableNormal"/>
    <w:uiPriority w:val="39"/>
    <w:rsid w:val="00B92E7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22874">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243729598">
      <w:bodyDiv w:val="1"/>
      <w:marLeft w:val="0"/>
      <w:marRight w:val="0"/>
      <w:marTop w:val="0"/>
      <w:marBottom w:val="0"/>
      <w:divBdr>
        <w:top w:val="none" w:sz="0" w:space="0" w:color="auto"/>
        <w:left w:val="none" w:sz="0" w:space="0" w:color="auto"/>
        <w:bottom w:val="none" w:sz="0" w:space="0" w:color="auto"/>
        <w:right w:val="none" w:sz="0" w:space="0" w:color="auto"/>
      </w:divBdr>
    </w:div>
    <w:div w:id="326901320">
      <w:bodyDiv w:val="1"/>
      <w:marLeft w:val="0"/>
      <w:marRight w:val="0"/>
      <w:marTop w:val="0"/>
      <w:marBottom w:val="0"/>
      <w:divBdr>
        <w:top w:val="none" w:sz="0" w:space="0" w:color="auto"/>
        <w:left w:val="none" w:sz="0" w:space="0" w:color="auto"/>
        <w:bottom w:val="none" w:sz="0" w:space="0" w:color="auto"/>
        <w:right w:val="none" w:sz="0" w:space="0" w:color="auto"/>
      </w:divBdr>
    </w:div>
    <w:div w:id="388724174">
      <w:bodyDiv w:val="1"/>
      <w:marLeft w:val="0"/>
      <w:marRight w:val="0"/>
      <w:marTop w:val="0"/>
      <w:marBottom w:val="0"/>
      <w:divBdr>
        <w:top w:val="none" w:sz="0" w:space="0" w:color="auto"/>
        <w:left w:val="none" w:sz="0" w:space="0" w:color="auto"/>
        <w:bottom w:val="none" w:sz="0" w:space="0" w:color="auto"/>
        <w:right w:val="none" w:sz="0" w:space="0" w:color="auto"/>
      </w:divBdr>
    </w:div>
    <w:div w:id="651493539">
      <w:bodyDiv w:val="1"/>
      <w:marLeft w:val="0"/>
      <w:marRight w:val="0"/>
      <w:marTop w:val="0"/>
      <w:marBottom w:val="0"/>
      <w:divBdr>
        <w:top w:val="none" w:sz="0" w:space="0" w:color="auto"/>
        <w:left w:val="none" w:sz="0" w:space="0" w:color="auto"/>
        <w:bottom w:val="none" w:sz="0" w:space="0" w:color="auto"/>
        <w:right w:val="none" w:sz="0" w:space="0" w:color="auto"/>
      </w:divBdr>
    </w:div>
    <w:div w:id="769280967">
      <w:bodyDiv w:val="1"/>
      <w:marLeft w:val="0"/>
      <w:marRight w:val="0"/>
      <w:marTop w:val="0"/>
      <w:marBottom w:val="0"/>
      <w:divBdr>
        <w:top w:val="none" w:sz="0" w:space="0" w:color="auto"/>
        <w:left w:val="none" w:sz="0" w:space="0" w:color="auto"/>
        <w:bottom w:val="none" w:sz="0" w:space="0" w:color="auto"/>
        <w:right w:val="none" w:sz="0" w:space="0" w:color="auto"/>
      </w:divBdr>
    </w:div>
    <w:div w:id="986781343">
      <w:bodyDiv w:val="1"/>
      <w:marLeft w:val="0"/>
      <w:marRight w:val="0"/>
      <w:marTop w:val="0"/>
      <w:marBottom w:val="0"/>
      <w:divBdr>
        <w:top w:val="none" w:sz="0" w:space="0" w:color="auto"/>
        <w:left w:val="none" w:sz="0" w:space="0" w:color="auto"/>
        <w:bottom w:val="none" w:sz="0" w:space="0" w:color="auto"/>
        <w:right w:val="none" w:sz="0" w:space="0" w:color="auto"/>
      </w:divBdr>
    </w:div>
    <w:div w:id="1184705480">
      <w:bodyDiv w:val="1"/>
      <w:marLeft w:val="0"/>
      <w:marRight w:val="0"/>
      <w:marTop w:val="0"/>
      <w:marBottom w:val="0"/>
      <w:divBdr>
        <w:top w:val="none" w:sz="0" w:space="0" w:color="auto"/>
        <w:left w:val="none" w:sz="0" w:space="0" w:color="auto"/>
        <w:bottom w:val="none" w:sz="0" w:space="0" w:color="auto"/>
        <w:right w:val="none" w:sz="0" w:space="0" w:color="auto"/>
      </w:divBdr>
    </w:div>
    <w:div w:id="1844471369">
      <w:bodyDiv w:val="1"/>
      <w:marLeft w:val="0"/>
      <w:marRight w:val="0"/>
      <w:marTop w:val="0"/>
      <w:marBottom w:val="0"/>
      <w:divBdr>
        <w:top w:val="none" w:sz="0" w:space="0" w:color="auto"/>
        <w:left w:val="none" w:sz="0" w:space="0" w:color="auto"/>
        <w:bottom w:val="none" w:sz="0" w:space="0" w:color="auto"/>
        <w:right w:val="none" w:sz="0" w:space="0" w:color="auto"/>
      </w:divBdr>
    </w:div>
    <w:div w:id="2059426989">
      <w:bodyDiv w:val="1"/>
      <w:marLeft w:val="0"/>
      <w:marRight w:val="0"/>
      <w:marTop w:val="0"/>
      <w:marBottom w:val="0"/>
      <w:divBdr>
        <w:top w:val="none" w:sz="0" w:space="0" w:color="auto"/>
        <w:left w:val="none" w:sz="0" w:space="0" w:color="auto"/>
        <w:bottom w:val="none" w:sz="0" w:space="0" w:color="auto"/>
        <w:right w:val="none" w:sz="0" w:space="0" w:color="auto"/>
      </w:divBdr>
    </w:div>
    <w:div w:id="2106798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972mag.com/leftists-for-bibi-deepfake-pro-netanyahu-propaganda-exposed/" TargetMode="External"/><Relationship Id="rId21" Type="http://schemas.openxmlformats.org/officeDocument/2006/relationships/hyperlink" Target="file://C:\Users\Sean_\AppData\Roaming\Microsoft\Word\Newman,%20E.%20J.,%20Garry,%20M.,%20Unkelbach,%20C.,%20Bernstein,%20D.%20M.,%20Lindsay,%20D.%20S.,%20&amp;%20Nash,%20R.%20A.%20(2015).%20Truthiness%20and%20falsiness%20of%20trivia%20claims%20depend%20on%20judgmental%20contexts.%20Journal%20of%20Experimental%20Psychology:%20Learning,%20Memory,%20and%20Cognition,%2041(5),%201337." TargetMode="External"/><Relationship Id="rId42" Type="http://schemas.openxmlformats.org/officeDocument/2006/relationships/hyperlink" Target="https://www.nytimes.com/interactive/2020/11/21/science/artificial-intelligence-fake-people-faces.html" TargetMode="External"/><Relationship Id="rId47" Type="http://schemas.openxmlformats.org/officeDocument/2006/relationships/hyperlink" Target="https://www.theverge.com/2019/5/10/18540953/salvador-dali-lives-deepfake-museum" TargetMode="External"/><Relationship Id="rId63" Type="http://schemas.openxmlformats.org/officeDocument/2006/relationships/hyperlink" Target="http://dx.doi.org/10.4324/9780429295379-11"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tiff"/><Relationship Id="rId29" Type="http://schemas.openxmlformats.org/officeDocument/2006/relationships/hyperlink" Target="https://blogs.microsoft.com/on-the-issues/2020/09/01/disinformation-deepfakes-newsguard-video-authenticator/" TargetMode="External"/><Relationship Id="rId11" Type="http://schemas.openxmlformats.org/officeDocument/2006/relationships/hyperlink" Target="https://www.youtube.com/watch?v=oZrukJToryI\" TargetMode="External"/><Relationship Id="rId24" Type="http://schemas.openxmlformats.org/officeDocument/2006/relationships/hyperlink" Target="https://www.huffingtonpost.co.uk/entry/deepfake-porn_uk_5bf2c126e4b0f32bd58ba316" TargetMode="External"/><Relationship Id="rId32" Type="http://schemas.openxmlformats.org/officeDocument/2006/relationships/hyperlink" Target="https://www.europol.europa.eu/publications-documents/malicious-uses-and-abuses-of-artificial-intelligence" TargetMode="External"/><Relationship Id="rId37" Type="http://schemas.openxmlformats.org/officeDocument/2006/relationships/hyperlink" Target="https://eur-lex.europa.eu/legal-content/EN/TXT/?uri=CELEX:52018DC0236" TargetMode="External"/><Relationship Id="rId40" Type="http://schemas.openxmlformats.org/officeDocument/2006/relationships/hyperlink" Target="https://about.fb.com/news/2022/02/security-updates-ukraine/" TargetMode="External"/><Relationship Id="rId45" Type="http://schemas.openxmlformats.org/officeDocument/2006/relationships/hyperlink" Target="https://www.wired.com/story/deepfake-death-grief-hologram-photography-film/" TargetMode="External"/><Relationship Id="rId53" Type="http://schemas.openxmlformats.org/officeDocument/2006/relationships/hyperlink" Target="https://securingdemocracy.gmfus.org/deepfake-myths-common-misconceptions-about-synthetic-media/" TargetMode="External"/><Relationship Id="rId58" Type="http://schemas.openxmlformats.org/officeDocument/2006/relationships/hyperlink" Target="https://medium.com/swlh/its-easier-to-fake-a-face-than-a-cat-cfeeccdf0c0d"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www.researchgate.net/profile/Stefan-Suetterlin/publication/358550628_The_Role_of_IT_Background_for_Metacognitive_Accuracy_Confidence_and_Overestimation_of_Deep_Fake_Recognition_Skills/links/62164d7a791f4437f158c8e2/The-Role-of-IT-Background-for-Metacognitive-Accuracy-Confidence-and-Overestimation-of-Deep-Fake-Recognition-Skills.pdf" TargetMode="External"/><Relationship Id="rId19" Type="http://schemas.openxmlformats.org/officeDocument/2006/relationships/hyperlink" Target="https://osf.io/f6ajb/" TargetMode="External"/><Relationship Id="rId14" Type="http://schemas.openxmlformats.org/officeDocument/2006/relationships/hyperlink" Target="https://prolific.ac" TargetMode="External"/><Relationship Id="rId22" Type="http://schemas.openxmlformats.org/officeDocument/2006/relationships/hyperlink" Target="https://doi.org/10.1080/08838151.2022.2034826" TargetMode="External"/><Relationship Id="rId27" Type="http://schemas.openxmlformats.org/officeDocument/2006/relationships/hyperlink" Target="https://democracy-reporting.org/dri_publications/deepfakes-a-new-disinformation-threat/" TargetMode="External"/><Relationship Id="rId30" Type="http://schemas.openxmlformats.org/officeDocument/2006/relationships/hyperlink" Target="https://ai.facebook.com/blog/deepfake-detection-challenge-results-an-open-initiative-to-advance-ai/" TargetMode="External"/><Relationship Id="rId35" Type="http://schemas.openxmlformats.org/officeDocument/2006/relationships/hyperlink" Target="https://news.stanford.edu/2022/04/21/disinformation-weakening-democracy-barack-obama-said/" TargetMode="External"/><Relationship Id="rId43" Type="http://schemas.openxmlformats.org/officeDocument/2006/relationships/hyperlink" Target="https://www.technologyreview.com/2021/02/12/1018222/deepfake-revenge-porn-coming-ban/" TargetMode="External"/><Relationship Id="rId48" Type="http://schemas.openxmlformats.org/officeDocument/2006/relationships/hyperlink" Target="https://malariamustdie.com/news/david-beckham-launches-worlds-first-voice-petition-end-malaria" TargetMode="External"/><Relationship Id="rId56" Type="http://schemas.openxmlformats.org/officeDocument/2006/relationships/hyperlink" Target="https://www.reuters.com/article/us-cyber-deepfake-activist-idUSKCN24G15E" TargetMode="External"/><Relationship Id="rId64" Type="http://schemas.openxmlformats.org/officeDocument/2006/relationships/hyperlink" Target="https://www.europarl.europa.eu/RegData/etudes/STUD/2021/690039/EPRS_STU(2021)690039_EN.pdf" TargetMode="External"/><Relationship Id="rId69" Type="http://schemas.microsoft.com/office/2011/relationships/people" Target="people.xml"/><Relationship Id="rId8" Type="http://schemas.openxmlformats.org/officeDocument/2006/relationships/hyperlink" Target="https://osf.io/f6ajb/" TargetMode="External"/><Relationship Id="rId51" Type="http://schemas.openxmlformats.org/officeDocument/2006/relationships/hyperlink" Target="https://www.nytimes.com/2021/03/14/us/raffaela-spone-victory-vipers-deepfake.html" TargetMode="External"/><Relationship Id="rId3" Type="http://schemas.openxmlformats.org/officeDocument/2006/relationships/styles" Target="styles.xml"/><Relationship Id="rId12" Type="http://schemas.openxmlformats.org/officeDocument/2006/relationships/hyperlink" Target="https://www.youtube.com/watch?v=BkzcUbwuc24" TargetMode="External"/><Relationship Id="rId17" Type="http://schemas.openxmlformats.org/officeDocument/2006/relationships/image" Target="media/image2.png"/><Relationship Id="rId25" Type="http://schemas.openxmlformats.org/officeDocument/2006/relationships/hyperlink" Target="https://carnegieendowment.org/2020/07/08/deepfakes-and-synthetic-media-in-financial-system-assessing-threat-scenarios-pub-82237" TargetMode="External"/><Relationship Id="rId33" Type="http://schemas.openxmlformats.org/officeDocument/2006/relationships/hyperlink" Target="https://www.congress.gov/bill/116th-congress/senate-bill/2904" TargetMode="External"/><Relationship Id="rId38" Type="http://schemas.openxmlformats.org/officeDocument/2006/relationships/hyperlink" Target="https://www.thetimes.co.uk/article/falling-faker-makers-online-videos-kim-kardashian-p5bjzlwsd" TargetMode="External"/><Relationship Id="rId46" Type="http://schemas.openxmlformats.org/officeDocument/2006/relationships/hyperlink" Target="https://www.forbes.com/sites/johnkoetsier/2020/09/09/fake-video-election-deepfake-videos-grew-20x-since-2019/" TargetMode="External"/><Relationship Id="rId59" Type="http://schemas.openxmlformats.org/officeDocument/2006/relationships/hyperlink" Target="https://www.wsj.com/articles/fraudsters-use-ai-to-mimic-ceos-voice-in-unusual-cybercrime-case-11567157402" TargetMode="External"/><Relationship Id="rId67" Type="http://schemas.openxmlformats.org/officeDocument/2006/relationships/footer" Target="footer1.xml"/><Relationship Id="rId20" Type="http://schemas.openxmlformats.org/officeDocument/2006/relationships/hyperlink" Target="https://github.com/stan-dev/stan/wiki/Prior-Choice-Recommendations" TargetMode="External"/><Relationship Id="rId41" Type="http://schemas.openxmlformats.org/officeDocument/2006/relationships/hyperlink" Target="https://www.telegraph.co.uk/news/2021/10/30/deepfaked-committing-crime-should-worried/" TargetMode="External"/><Relationship Id="rId54" Type="http://schemas.openxmlformats.org/officeDocument/2006/relationships/hyperlink" Target="https://www.politico.com/magazine/story/2015/01/putin-russia-tv-113960/" TargetMode="External"/><Relationship Id="rId62" Type="http://schemas.openxmlformats.org/officeDocument/2006/relationships/hyperlink" Target="https://futurism.com/the-byte/bank-robbers-deepfaking-voice"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sf.io/f6ajb/" TargetMode="External"/><Relationship Id="rId23" Type="http://schemas.openxmlformats.org/officeDocument/2006/relationships/hyperlink" Target="https://sensity.ai/reports/" TargetMode="External"/><Relationship Id="rId28" Type="http://schemas.openxmlformats.org/officeDocument/2006/relationships/hyperlink" Target="https://www.info-res.org/post/revealed-coordinated-attempt-to-push-pro-china-anti-western-narratives-on-social-media" TargetMode="External"/><Relationship Id="rId36" Type="http://schemas.openxmlformats.org/officeDocument/2006/relationships/hyperlink" Target="https://www.scientificamerican.com/article/a-nixon-deepfake-a-moon-disaster-speech-and-an-information-ecosystem-at-risk1/" TargetMode="External"/><Relationship Id="rId49" Type="http://schemas.openxmlformats.org/officeDocument/2006/relationships/hyperlink" Target="https://blog.descript.com/how-imputations-work-the-research-behind-overdub/" TargetMode="External"/><Relationship Id="rId57" Type="http://schemas.openxmlformats.org/officeDocument/2006/relationships/hyperlink" Target="https://crsreports.congress.gov/product/pdf/IF/IF11333" TargetMode="External"/><Relationship Id="rId10" Type="http://schemas.openxmlformats.org/officeDocument/2006/relationships/hyperlink" Target="https://www.youtube.com/watch?v=oxXpB9pSETo" TargetMode="External"/><Relationship Id="rId31" Type="http://schemas.openxmlformats.org/officeDocument/2006/relationships/hyperlink" Target="https://www.blog.google/outreach-initiatives/accessibility/how-tim-shaw-regained-his-voice/" TargetMode="External"/><Relationship Id="rId44" Type="http://schemas.openxmlformats.org/officeDocument/2006/relationships/hyperlink" Target="https://cset.georgetown.edu/research/deepfakes-a-grounded-threat-assessment/" TargetMode="External"/><Relationship Id="rId52" Type="http://schemas.openxmlformats.org/officeDocument/2006/relationships/hyperlink" Target="https://doi.org/10.1080/09658211.2021.1919715" TargetMode="External"/><Relationship Id="rId60" Type="http://schemas.openxmlformats.org/officeDocument/2006/relationships/hyperlink" Target="https://psyarxiv.com/hwujb/download/?format=pdf" TargetMode="External"/><Relationship Id="rId65" Type="http://schemas.openxmlformats.org/officeDocument/2006/relationships/hyperlink" Target="https://arxiv.org/abs/2011.10688" TargetMode="External"/><Relationship Id="rId4" Type="http://schemas.openxmlformats.org/officeDocument/2006/relationships/settings" Target="settings.xml"/><Relationship Id="rId9" Type="http://schemas.openxmlformats.org/officeDocument/2006/relationships/hyperlink" Target="https://www.youtube.com/watch?v=cQ54GDm1eL0" TargetMode="External"/><Relationship Id="rId13" Type="http://schemas.openxmlformats.org/officeDocument/2006/relationships/hyperlink" Target="https://www.youtube.com/watch?v=ykJUtBZgnXk" TargetMode="External"/><Relationship Id="rId18" Type="http://schemas.openxmlformats.org/officeDocument/2006/relationships/hyperlink" Target="https://osf.io/f6ajb/" TargetMode="External"/><Relationship Id="rId39" Type="http://schemas.openxmlformats.org/officeDocument/2006/relationships/hyperlink" Target="https://www.brookings.edu/research/is-seeing-still-believing-the-deepfake-challenge-to-truth-in-politics/" TargetMode="External"/><Relationship Id="rId34" Type="http://schemas.openxmlformats.org/officeDocument/2006/relationships/hyperlink" Target="https://www.forbes.com/sites/forbestechcouncil/2021/05/10/analyzing-the-rise-of-deepfake-voice-technology/?sh=329cd51a6915" TargetMode="External"/><Relationship Id="rId50" Type="http://schemas.openxmlformats.org/officeDocument/2006/relationships/hyperlink" Target="https://www.scientificamerican.com/video/artificial-intelligence-is-now-shockingly-good-at-sounding-human/" TargetMode="External"/><Relationship Id="rId55" Type="http://schemas.openxmlformats.org/officeDocument/2006/relationships/hyperlink" Target="https://www.vox.com/science-and-health/2018/4/20/17109764/deepfake-ai-false-memory-psychology-mandela-effect"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footnotes.xml.rels><?xml version="1.0" encoding="UTF-8" standalone="yes"?>
<Relationships xmlns="http://schemas.openxmlformats.org/package/2006/relationships"><Relationship Id="rId2" Type="http://schemas.openxmlformats.org/officeDocument/2006/relationships/hyperlink" Target="https://osf.io/f6ajb/" TargetMode="External"/><Relationship Id="rId1" Type="http://schemas.openxmlformats.org/officeDocument/2006/relationships/hyperlink" Target="https://osf.io/f6aj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DCEBF-F4A4-4325-A3C0-54787157C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18590</Words>
  <Characters>105967</Characters>
  <Application>Microsoft Office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124309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Sean Joseph Hughes</cp:lastModifiedBy>
  <cp:revision>698</cp:revision>
  <cp:lastPrinted>2021-07-27T10:06:00Z</cp:lastPrinted>
  <dcterms:created xsi:type="dcterms:W3CDTF">2021-03-02T17:29:00Z</dcterms:created>
  <dcterms:modified xsi:type="dcterms:W3CDTF">2022-05-23T14:30:00Z</dcterms:modified>
</cp:coreProperties>
</file>